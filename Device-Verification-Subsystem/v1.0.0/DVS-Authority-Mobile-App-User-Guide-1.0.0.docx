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3FF" w:rsidRDefault="004223FF"/>
    <w:p w:rsidR="004223FF" w:rsidRPr="004223FF" w:rsidRDefault="004223FF" w:rsidP="004223FF"/>
    <w:p w:rsidR="004223FF" w:rsidRPr="004223FF" w:rsidRDefault="004223FF" w:rsidP="004223FF"/>
    <w:p w:rsidR="004223FF" w:rsidRPr="004223FF" w:rsidRDefault="004223FF" w:rsidP="004223FF"/>
    <w:p w:rsidR="004223FF" w:rsidRPr="004223FF" w:rsidRDefault="004223FF" w:rsidP="004223FF"/>
    <w:p w:rsidR="004223FF" w:rsidRPr="004223FF" w:rsidRDefault="004223FF" w:rsidP="004223FF"/>
    <w:p w:rsidR="004223FF" w:rsidRPr="004223FF" w:rsidRDefault="004223FF" w:rsidP="004223FF"/>
    <w:p w:rsidR="00C02B20" w:rsidRPr="00A774DB" w:rsidRDefault="00C02B20" w:rsidP="00C02B20">
      <w:pPr>
        <w:pStyle w:val="ProductName"/>
        <w:spacing w:before="240"/>
      </w:pPr>
      <w:r>
        <w:t>Device Verification Subsystem 1.0.0</w:t>
      </w:r>
    </w:p>
    <w:p w:rsidR="00C02B20" w:rsidRPr="00724C7D" w:rsidRDefault="00C02B20" w:rsidP="00C02B20">
      <w:pPr>
        <w:pStyle w:val="DocumentType"/>
        <w:spacing w:before="240"/>
      </w:pPr>
      <w:r>
        <w:t xml:space="preserve">User </w:t>
      </w:r>
      <w:r w:rsidRPr="00724C7D">
        <w:t>Guide</w:t>
      </w:r>
      <w:r>
        <w:t xml:space="preserve"> (Authority Mobile App)</w:t>
      </w:r>
    </w:p>
    <w:p w:rsidR="00C02B20" w:rsidRPr="00724C7D" w:rsidRDefault="00C02B20" w:rsidP="00C02B20">
      <w:pPr>
        <w:pStyle w:val="docDCN"/>
        <w:spacing w:before="240" w:after="240"/>
      </w:pPr>
      <w:r>
        <w:rPr>
          <w:rStyle w:val="docDCNChar"/>
        </w:rPr>
        <w:t>DVS-User-</w:t>
      </w:r>
      <w:r w:rsidRPr="00724C7D">
        <w:rPr>
          <w:rStyle w:val="docDCNChar"/>
        </w:rPr>
        <w:t>Guide</w:t>
      </w:r>
      <w:r>
        <w:rPr>
          <w:rStyle w:val="docDCNChar"/>
        </w:rPr>
        <w:t>-Authority-Mobile-App-1.0.0</w:t>
      </w:r>
    </w:p>
    <w:p w:rsidR="00C02B20" w:rsidRPr="00724C7D" w:rsidRDefault="00C02B20" w:rsidP="00C02B20">
      <w:pPr>
        <w:pStyle w:val="docDate"/>
        <w:spacing w:before="240" w:after="240"/>
        <w:rPr>
          <w:color w:val="auto"/>
        </w:rPr>
      </w:pPr>
      <w:r w:rsidRPr="00724C7D">
        <w:rPr>
          <w:color w:val="auto"/>
        </w:rPr>
        <w:t>June 19, 2018</w:t>
      </w:r>
    </w:p>
    <w:p w:rsidR="004223FF" w:rsidRDefault="004223FF" w:rsidP="004223FF">
      <w:pPr>
        <w:ind w:firstLine="720"/>
      </w:pPr>
    </w:p>
    <w:p w:rsidR="004223FF" w:rsidRDefault="004223FF" w:rsidP="004223FF">
      <w:pPr>
        <w:ind w:firstLine="720"/>
      </w:pPr>
    </w:p>
    <w:p w:rsidR="004223FF" w:rsidRDefault="004223FF" w:rsidP="004223FF">
      <w:pPr>
        <w:ind w:firstLine="720"/>
      </w:pPr>
    </w:p>
    <w:p w:rsidR="004223FF" w:rsidRDefault="004223FF" w:rsidP="004223FF">
      <w:pPr>
        <w:ind w:firstLine="720"/>
      </w:pPr>
    </w:p>
    <w:p w:rsidR="004223FF" w:rsidRDefault="004223FF" w:rsidP="004223FF">
      <w:pPr>
        <w:ind w:firstLine="720"/>
      </w:pPr>
    </w:p>
    <w:p w:rsidR="004223FF" w:rsidRDefault="004223FF" w:rsidP="004223FF">
      <w:pPr>
        <w:ind w:firstLine="720"/>
      </w:pPr>
    </w:p>
    <w:p w:rsidR="009857EF" w:rsidRDefault="009857EF" w:rsidP="004223FF">
      <w:pPr>
        <w:ind w:firstLine="720"/>
      </w:pPr>
    </w:p>
    <w:p w:rsidR="009857EF" w:rsidRDefault="009857EF" w:rsidP="004223FF">
      <w:pPr>
        <w:ind w:firstLine="720"/>
      </w:pPr>
    </w:p>
    <w:p w:rsidR="009857EF" w:rsidRDefault="009857EF" w:rsidP="004223FF">
      <w:pPr>
        <w:ind w:firstLine="720"/>
      </w:pPr>
    </w:p>
    <w:p w:rsidR="009857EF" w:rsidRDefault="009857EF" w:rsidP="004223FF">
      <w:pPr>
        <w:ind w:firstLine="720"/>
      </w:pPr>
    </w:p>
    <w:p w:rsidR="009857EF" w:rsidRDefault="009857EF" w:rsidP="004223FF">
      <w:pPr>
        <w:ind w:firstLine="720"/>
      </w:pPr>
    </w:p>
    <w:p w:rsidR="009857EF" w:rsidRDefault="009857EF" w:rsidP="004223FF">
      <w:pPr>
        <w:ind w:firstLine="720"/>
      </w:pPr>
    </w:p>
    <w:p w:rsidR="009857EF" w:rsidRDefault="009857EF" w:rsidP="004223FF">
      <w:pPr>
        <w:ind w:firstLine="720"/>
      </w:pPr>
    </w:p>
    <w:p w:rsidR="004223FF" w:rsidRDefault="004223FF" w:rsidP="004223FF">
      <w:pPr>
        <w:ind w:firstLine="720"/>
      </w:pPr>
    </w:p>
    <w:p w:rsidR="004223FF" w:rsidRPr="00E677B4" w:rsidRDefault="004223FF" w:rsidP="004223FF">
      <w:pPr>
        <w:pStyle w:val="xFMHead2"/>
      </w:pPr>
      <w:r w:rsidRPr="00674C51">
        <w:lastRenderedPageBreak/>
        <w:t>Revision history</w:t>
      </w:r>
    </w:p>
    <w:tbl>
      <w:tblPr>
        <w:tblStyle w:val="FormatA"/>
        <w:tblW w:w="9318" w:type="dxa"/>
        <w:tblInd w:w="85" w:type="dxa"/>
        <w:tblLook w:val="04A0" w:firstRow="1" w:lastRow="0" w:firstColumn="1" w:lastColumn="0" w:noHBand="0" w:noVBand="1"/>
      </w:tblPr>
      <w:tblGrid>
        <w:gridCol w:w="2111"/>
        <w:gridCol w:w="1890"/>
        <w:gridCol w:w="5317"/>
      </w:tblGrid>
      <w:tr w:rsidR="004223FF" w:rsidRPr="00674C51" w:rsidTr="00BB57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2111" w:type="dxa"/>
          </w:tcPr>
          <w:p w:rsidR="004223FF" w:rsidRPr="00674C51" w:rsidRDefault="004223FF" w:rsidP="008D63C4">
            <w:pPr>
              <w:pStyle w:val="TH-TableHeading"/>
            </w:pPr>
            <w:r w:rsidRPr="00674C51">
              <w:t>Revision</w:t>
            </w:r>
          </w:p>
        </w:tc>
        <w:tc>
          <w:tcPr>
            <w:tcW w:w="1890" w:type="dxa"/>
          </w:tcPr>
          <w:p w:rsidR="004223FF" w:rsidRPr="00674C51" w:rsidRDefault="004223FF" w:rsidP="008D63C4">
            <w:pPr>
              <w:pStyle w:val="TH-TableHeading"/>
            </w:pPr>
            <w:r w:rsidRPr="00674C51">
              <w:t>Date</w:t>
            </w:r>
          </w:p>
        </w:tc>
        <w:tc>
          <w:tcPr>
            <w:tcW w:w="5317" w:type="dxa"/>
          </w:tcPr>
          <w:p w:rsidR="004223FF" w:rsidRPr="00674C51" w:rsidRDefault="004223FF" w:rsidP="008D63C4">
            <w:pPr>
              <w:pStyle w:val="TH-TableHeading"/>
            </w:pPr>
            <w:r w:rsidRPr="00674C51">
              <w:t>Description</w:t>
            </w:r>
          </w:p>
        </w:tc>
      </w:tr>
      <w:tr w:rsidR="004223FF" w:rsidRPr="00674C51" w:rsidTr="00BB5739">
        <w:tc>
          <w:tcPr>
            <w:tcW w:w="2111" w:type="dxa"/>
          </w:tcPr>
          <w:p w:rsidR="004223FF" w:rsidRPr="00674C51" w:rsidRDefault="004223FF" w:rsidP="008D63C4">
            <w:pPr>
              <w:pStyle w:val="TC-TableBodyCenter"/>
            </w:pPr>
            <w:r w:rsidRPr="00674C51">
              <w:t>A</w:t>
            </w:r>
          </w:p>
        </w:tc>
        <w:tc>
          <w:tcPr>
            <w:tcW w:w="1890" w:type="dxa"/>
          </w:tcPr>
          <w:p w:rsidR="004223FF" w:rsidRPr="00674C51" w:rsidRDefault="004223FF" w:rsidP="008D63C4">
            <w:pPr>
              <w:pStyle w:val="TC-TableBodyCenter"/>
            </w:pPr>
          </w:p>
        </w:tc>
        <w:tc>
          <w:tcPr>
            <w:tcW w:w="5317" w:type="dxa"/>
          </w:tcPr>
          <w:p w:rsidR="004223FF" w:rsidRPr="00674C51" w:rsidRDefault="004223FF" w:rsidP="008D63C4">
            <w:pPr>
              <w:pStyle w:val="TB-TableBody"/>
            </w:pPr>
            <w:r w:rsidRPr="00674C51">
              <w:t>Initial release</w:t>
            </w:r>
          </w:p>
        </w:tc>
      </w:tr>
    </w:tbl>
    <w:p w:rsidR="00F25DE1" w:rsidRDefault="00F25DE1" w:rsidP="004223FF"/>
    <w:p w:rsidR="00F25DE1" w:rsidRPr="00F25DE1" w:rsidRDefault="00F25DE1" w:rsidP="00F25DE1"/>
    <w:p w:rsidR="00F25DE1" w:rsidRPr="00F25DE1" w:rsidRDefault="00F25DE1" w:rsidP="00F25DE1"/>
    <w:p w:rsidR="00F25DE1" w:rsidRPr="00F25DE1" w:rsidRDefault="00F25DE1" w:rsidP="00F25DE1"/>
    <w:p w:rsidR="00F25DE1" w:rsidRDefault="00F25DE1" w:rsidP="00F25DE1"/>
    <w:p w:rsidR="00F25DE1" w:rsidRDefault="00F25DE1" w:rsidP="00F25DE1">
      <w:pPr>
        <w:tabs>
          <w:tab w:val="left" w:pos="2865"/>
        </w:tabs>
      </w:pPr>
      <w:r>
        <w:tab/>
      </w: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p w:rsidR="00F25DE1" w:rsidRDefault="00F25DE1" w:rsidP="00F25DE1">
      <w:pPr>
        <w:tabs>
          <w:tab w:val="left" w:pos="2865"/>
        </w:tabs>
      </w:pPr>
    </w:p>
    <w:bookmarkStart w:id="0" w:name="_Toc526619622" w:displacedByCustomXml="next"/>
    <w:bookmarkStart w:id="1" w:name="_Toc52859393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172619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02B20" w:rsidRPr="00C02B20" w:rsidRDefault="00F25DE1" w:rsidP="00C02B20">
          <w:pPr>
            <w:pStyle w:val="Heading1"/>
            <w:pBdr>
              <w:bottom w:val="single" w:sz="18" w:space="5" w:color="3167A9"/>
            </w:pBdr>
            <w:spacing w:before="480" w:after="240" w:line="240" w:lineRule="auto"/>
            <w:ind w:left="-270" w:firstLine="180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C02B20">
            <w:rPr>
              <w:rFonts w:ascii="Arial" w:hAnsi="Arial" w:cs="Arial"/>
              <w:b/>
              <w:color w:val="auto"/>
              <w:sz w:val="48"/>
              <w:szCs w:val="48"/>
            </w:rPr>
            <w:t>Contents</w:t>
          </w:r>
          <w:bookmarkEnd w:id="1"/>
          <w:bookmarkEnd w:id="0"/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</w:p>
        <w:p w:rsidR="00C02B20" w:rsidRDefault="00A820F4">
          <w:pPr>
            <w:pStyle w:val="TOC1"/>
            <w:tabs>
              <w:tab w:val="left" w:pos="450"/>
              <w:tab w:val="right" w:leader="dot" w:pos="9350"/>
            </w:tabs>
            <w:rPr>
              <w:rFonts w:eastAsiaTheme="minorEastAsia"/>
              <w:noProof/>
            </w:rPr>
          </w:pPr>
          <w:hyperlink w:anchor="_Toc528593939" w:history="1">
            <w:r w:rsidR="00C02B20" w:rsidRPr="00C02B2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</w:t>
            </w:r>
            <w:r w:rsidR="00C02B20" w:rsidRPr="00383CE4">
              <w:rPr>
                <w:rStyle w:val="Hyperlink"/>
                <w:rFonts w:ascii="Arial" w:hAnsi="Arial" w:cs="Arial"/>
                <w:noProof/>
              </w:rPr>
              <w:t>.</w:t>
            </w:r>
            <w:r w:rsidR="00C02B20">
              <w:rPr>
                <w:rFonts w:eastAsiaTheme="minorEastAsia"/>
                <w:noProof/>
              </w:rPr>
              <w:tab/>
            </w:r>
            <w:r w:rsidR="00C02B20" w:rsidRPr="00C02B2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Introduction</w:t>
            </w:r>
            <w:r w:rsidR="00C02B20">
              <w:rPr>
                <w:noProof/>
                <w:webHidden/>
              </w:rPr>
              <w:tab/>
            </w:r>
            <w:r w:rsidR="00C02B20" w:rsidRPr="00C02B20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C02B20" w:rsidRPr="00C02B20">
              <w:rPr>
                <w:rFonts w:ascii="Arial" w:hAnsi="Arial" w:cs="Arial"/>
                <w:b/>
                <w:noProof/>
                <w:webHidden/>
              </w:rPr>
              <w:instrText xml:space="preserve"> PAGEREF _Toc528593939 \h </w:instrText>
            </w:r>
            <w:r w:rsidR="00C02B20" w:rsidRPr="00C02B20">
              <w:rPr>
                <w:rFonts w:ascii="Arial" w:hAnsi="Arial" w:cs="Arial"/>
                <w:b/>
                <w:noProof/>
                <w:webHidden/>
              </w:rPr>
            </w:r>
            <w:r w:rsidR="00C02B20" w:rsidRPr="00C02B20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3463CE">
              <w:rPr>
                <w:rFonts w:ascii="Arial" w:hAnsi="Arial" w:cs="Arial"/>
                <w:b/>
                <w:noProof/>
                <w:webHidden/>
              </w:rPr>
              <w:t>5</w:t>
            </w:r>
            <w:r w:rsidR="00C02B20" w:rsidRPr="00C02B20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C02B20" w:rsidRPr="00C02B20" w:rsidRDefault="00A820F4" w:rsidP="00C02B20">
          <w:pPr>
            <w:pStyle w:val="TOC2"/>
            <w:tabs>
              <w:tab w:val="clear" w:pos="9350"/>
              <w:tab w:val="right" w:leader="dot" w:pos="90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8593940" w:history="1">
            <w:r w:rsidR="00C02B20" w:rsidRPr="00C02B20">
              <w:rPr>
                <w:rStyle w:val="Hyperlink"/>
              </w:rPr>
              <w:t>1.1.</w:t>
            </w:r>
            <w:r w:rsidR="00C02B20" w:rsidRPr="00C02B2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02B20" w:rsidRPr="00C02B20">
              <w:rPr>
                <w:rStyle w:val="Hyperlink"/>
              </w:rPr>
              <w:t>Purpose</w:t>
            </w:r>
            <w:r w:rsidR="00C02B20" w:rsidRPr="00C02B20">
              <w:rPr>
                <w:webHidden/>
              </w:rPr>
              <w:tab/>
            </w:r>
            <w:r w:rsidR="00C02B20" w:rsidRPr="00C02B20">
              <w:rPr>
                <w:webHidden/>
              </w:rPr>
              <w:fldChar w:fldCharType="begin"/>
            </w:r>
            <w:r w:rsidR="00C02B20" w:rsidRPr="00C02B20">
              <w:rPr>
                <w:webHidden/>
              </w:rPr>
              <w:instrText xml:space="preserve"> PAGEREF _Toc528593940 \h </w:instrText>
            </w:r>
            <w:r w:rsidR="00C02B20" w:rsidRPr="00C02B20">
              <w:rPr>
                <w:webHidden/>
              </w:rPr>
            </w:r>
            <w:r w:rsidR="00C02B20" w:rsidRPr="00C02B20">
              <w:rPr>
                <w:webHidden/>
              </w:rPr>
              <w:fldChar w:fldCharType="separate"/>
            </w:r>
            <w:r w:rsidR="003463CE">
              <w:rPr>
                <w:webHidden/>
              </w:rPr>
              <w:t>5</w:t>
            </w:r>
            <w:r w:rsidR="00C02B20" w:rsidRPr="00C02B20">
              <w:rPr>
                <w:webHidden/>
              </w:rPr>
              <w:fldChar w:fldCharType="end"/>
            </w:r>
          </w:hyperlink>
        </w:p>
        <w:p w:rsidR="00C02B20" w:rsidRPr="00C02B20" w:rsidRDefault="00A820F4" w:rsidP="00C02B20">
          <w:pPr>
            <w:pStyle w:val="TOC2"/>
            <w:tabs>
              <w:tab w:val="clear" w:pos="9350"/>
              <w:tab w:val="right" w:leader="dot" w:pos="90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8593941" w:history="1">
            <w:r w:rsidR="00C02B20" w:rsidRPr="00C02B20">
              <w:rPr>
                <w:rStyle w:val="Hyperlink"/>
              </w:rPr>
              <w:t>1.2.</w:t>
            </w:r>
            <w:r w:rsidR="00C02B20" w:rsidRPr="00C02B2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02B20" w:rsidRPr="00C02B20">
              <w:rPr>
                <w:rStyle w:val="Hyperlink"/>
              </w:rPr>
              <w:t>Supported OS Versions</w:t>
            </w:r>
            <w:r w:rsidR="00C02B20" w:rsidRPr="00C02B20">
              <w:rPr>
                <w:webHidden/>
              </w:rPr>
              <w:tab/>
            </w:r>
            <w:r w:rsidR="00C02B20" w:rsidRPr="00C02B20">
              <w:rPr>
                <w:webHidden/>
              </w:rPr>
              <w:fldChar w:fldCharType="begin"/>
            </w:r>
            <w:r w:rsidR="00C02B20" w:rsidRPr="00C02B20">
              <w:rPr>
                <w:webHidden/>
              </w:rPr>
              <w:instrText xml:space="preserve"> PAGEREF _Toc528593941 \h </w:instrText>
            </w:r>
            <w:r w:rsidR="00C02B20" w:rsidRPr="00C02B20">
              <w:rPr>
                <w:webHidden/>
              </w:rPr>
            </w:r>
            <w:r w:rsidR="00C02B20" w:rsidRPr="00C02B20">
              <w:rPr>
                <w:webHidden/>
              </w:rPr>
              <w:fldChar w:fldCharType="separate"/>
            </w:r>
            <w:r w:rsidR="003463CE">
              <w:rPr>
                <w:webHidden/>
              </w:rPr>
              <w:t>5</w:t>
            </w:r>
            <w:r w:rsidR="00C02B20" w:rsidRPr="00C02B20">
              <w:rPr>
                <w:webHidden/>
              </w:rPr>
              <w:fldChar w:fldCharType="end"/>
            </w:r>
          </w:hyperlink>
        </w:p>
        <w:p w:rsidR="00C02B20" w:rsidRPr="00C02B20" w:rsidRDefault="00A820F4" w:rsidP="00C02B20">
          <w:pPr>
            <w:pStyle w:val="TOC2"/>
            <w:tabs>
              <w:tab w:val="clear" w:pos="9350"/>
              <w:tab w:val="right" w:leader="dot" w:pos="90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8593942" w:history="1">
            <w:r w:rsidR="00C02B20" w:rsidRPr="00C02B20">
              <w:rPr>
                <w:rStyle w:val="Hyperlink"/>
              </w:rPr>
              <w:t>1.3.</w:t>
            </w:r>
            <w:r w:rsidR="00C02B20" w:rsidRPr="00C02B2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02B20" w:rsidRPr="00C02B20">
              <w:rPr>
                <w:rStyle w:val="Hyperlink"/>
              </w:rPr>
              <w:t>Definitions, Acronyms, and Abbreviations</w:t>
            </w:r>
            <w:r w:rsidR="00C02B20" w:rsidRPr="00C02B20">
              <w:rPr>
                <w:webHidden/>
              </w:rPr>
              <w:tab/>
            </w:r>
            <w:r w:rsidR="00C02B20" w:rsidRPr="00C02B20">
              <w:rPr>
                <w:webHidden/>
              </w:rPr>
              <w:fldChar w:fldCharType="begin"/>
            </w:r>
            <w:r w:rsidR="00C02B20" w:rsidRPr="00C02B20">
              <w:rPr>
                <w:webHidden/>
              </w:rPr>
              <w:instrText xml:space="preserve"> PAGEREF _Toc528593942 \h </w:instrText>
            </w:r>
            <w:r w:rsidR="00C02B20" w:rsidRPr="00C02B20">
              <w:rPr>
                <w:webHidden/>
              </w:rPr>
            </w:r>
            <w:r w:rsidR="00C02B20" w:rsidRPr="00C02B20">
              <w:rPr>
                <w:webHidden/>
              </w:rPr>
              <w:fldChar w:fldCharType="separate"/>
            </w:r>
            <w:r w:rsidR="003463CE">
              <w:rPr>
                <w:webHidden/>
              </w:rPr>
              <w:t>6</w:t>
            </w:r>
            <w:r w:rsidR="00C02B20" w:rsidRPr="00C02B20">
              <w:rPr>
                <w:webHidden/>
              </w:rPr>
              <w:fldChar w:fldCharType="end"/>
            </w:r>
          </w:hyperlink>
        </w:p>
        <w:p w:rsidR="00C02B20" w:rsidRPr="00C02B20" w:rsidRDefault="00A820F4">
          <w:pPr>
            <w:pStyle w:val="TOC1"/>
            <w:tabs>
              <w:tab w:val="left" w:pos="450"/>
              <w:tab w:val="right" w:leader="dot" w:pos="9350"/>
            </w:tabs>
            <w:rPr>
              <w:rFonts w:ascii="Arial" w:eastAsiaTheme="minorEastAsia" w:hAnsi="Arial" w:cs="Arial"/>
              <w:b/>
              <w:noProof/>
              <w:sz w:val="18"/>
              <w:szCs w:val="18"/>
            </w:rPr>
          </w:pPr>
          <w:hyperlink w:anchor="_Toc528593943" w:history="1">
            <w:r w:rsidR="00C02B20" w:rsidRPr="00C02B2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2.</w:t>
            </w:r>
            <w:r w:rsidR="00C02B20" w:rsidRPr="00C02B20">
              <w:rPr>
                <w:rFonts w:ascii="Arial" w:eastAsiaTheme="minorEastAsia" w:hAnsi="Arial" w:cs="Arial"/>
                <w:b/>
                <w:noProof/>
                <w:sz w:val="18"/>
                <w:szCs w:val="18"/>
              </w:rPr>
              <w:tab/>
            </w:r>
            <w:r w:rsidR="00C02B20" w:rsidRPr="00C02B2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App Description</w:t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ab/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begin"/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instrText xml:space="preserve"> PAGEREF _Toc528593943 \h </w:instrText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>7</w:t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02B20" w:rsidRPr="00C02B20" w:rsidRDefault="00A820F4">
          <w:pPr>
            <w:pStyle w:val="TOC1"/>
            <w:tabs>
              <w:tab w:val="left" w:pos="450"/>
              <w:tab w:val="right" w:leader="dot" w:pos="9350"/>
            </w:tabs>
            <w:rPr>
              <w:rFonts w:ascii="Arial" w:eastAsiaTheme="minorEastAsia" w:hAnsi="Arial" w:cs="Arial"/>
              <w:b/>
              <w:noProof/>
              <w:sz w:val="18"/>
              <w:szCs w:val="18"/>
            </w:rPr>
          </w:pPr>
          <w:hyperlink w:anchor="_Toc528593944" w:history="1">
            <w:r w:rsidR="00C02B20" w:rsidRPr="00C02B2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3.</w:t>
            </w:r>
            <w:r w:rsidR="00C02B20" w:rsidRPr="00C02B20">
              <w:rPr>
                <w:rFonts w:ascii="Arial" w:eastAsiaTheme="minorEastAsia" w:hAnsi="Arial" w:cs="Arial"/>
                <w:b/>
                <w:noProof/>
                <w:sz w:val="18"/>
                <w:szCs w:val="18"/>
              </w:rPr>
              <w:tab/>
            </w:r>
            <w:r w:rsidR="00C02B20" w:rsidRPr="00C02B20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App Navigation</w:t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ab/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begin"/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instrText xml:space="preserve"> PAGEREF _Toc528593944 \h </w:instrText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>10</w:t>
            </w:r>
            <w:r w:rsidR="00C02B20" w:rsidRPr="00C02B20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02B20" w:rsidRPr="00C02B20" w:rsidRDefault="00A820F4" w:rsidP="00C02B20">
          <w:pPr>
            <w:pStyle w:val="TOC2"/>
            <w:tabs>
              <w:tab w:val="clear" w:pos="9350"/>
              <w:tab w:val="right" w:leader="dot" w:pos="90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8593945" w:history="1">
            <w:r w:rsidR="00C02B20" w:rsidRPr="00C02B20">
              <w:rPr>
                <w:rStyle w:val="Hyperlink"/>
              </w:rPr>
              <w:t>3.1.</w:t>
            </w:r>
            <w:r w:rsidR="00C02B20" w:rsidRPr="00C02B2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02B20" w:rsidRPr="00C02B20">
              <w:rPr>
                <w:rStyle w:val="Hyperlink"/>
              </w:rPr>
              <w:t>Log-In Screen</w:t>
            </w:r>
            <w:r w:rsidR="00C02B20" w:rsidRPr="00C02B20">
              <w:rPr>
                <w:webHidden/>
              </w:rPr>
              <w:tab/>
            </w:r>
            <w:r w:rsidR="00C02B20" w:rsidRPr="00C02B20">
              <w:rPr>
                <w:webHidden/>
              </w:rPr>
              <w:fldChar w:fldCharType="begin"/>
            </w:r>
            <w:r w:rsidR="00C02B20" w:rsidRPr="00C02B20">
              <w:rPr>
                <w:webHidden/>
              </w:rPr>
              <w:instrText xml:space="preserve"> PAGEREF _Toc528593945 \h </w:instrText>
            </w:r>
            <w:r w:rsidR="00C02B20" w:rsidRPr="00C02B20">
              <w:rPr>
                <w:webHidden/>
              </w:rPr>
            </w:r>
            <w:r w:rsidR="00C02B20" w:rsidRPr="00C02B20">
              <w:rPr>
                <w:webHidden/>
              </w:rPr>
              <w:fldChar w:fldCharType="separate"/>
            </w:r>
            <w:r w:rsidR="003463CE">
              <w:rPr>
                <w:webHidden/>
              </w:rPr>
              <w:t>10</w:t>
            </w:r>
            <w:r w:rsidR="00C02B20" w:rsidRPr="00C02B20">
              <w:rPr>
                <w:webHidden/>
              </w:rPr>
              <w:fldChar w:fldCharType="end"/>
            </w:r>
          </w:hyperlink>
        </w:p>
        <w:p w:rsidR="00C02B20" w:rsidRPr="00C02B20" w:rsidRDefault="00A820F4" w:rsidP="00C02B20">
          <w:pPr>
            <w:pStyle w:val="TOC2"/>
            <w:tabs>
              <w:tab w:val="clear" w:pos="9350"/>
              <w:tab w:val="right" w:leader="dot" w:pos="90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8593946" w:history="1">
            <w:r w:rsidR="00C02B20" w:rsidRPr="00C02B20">
              <w:rPr>
                <w:rStyle w:val="Hyperlink"/>
              </w:rPr>
              <w:t>3.2.</w:t>
            </w:r>
            <w:r w:rsidR="00C02B20" w:rsidRPr="00C02B2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02B20" w:rsidRPr="00C02B20">
              <w:rPr>
                <w:rStyle w:val="Hyperlink"/>
              </w:rPr>
              <w:t>View Profile</w:t>
            </w:r>
            <w:r w:rsidR="00C02B20" w:rsidRPr="00C02B20">
              <w:rPr>
                <w:webHidden/>
              </w:rPr>
              <w:tab/>
            </w:r>
            <w:r w:rsidR="00C02B20" w:rsidRPr="00C02B20">
              <w:rPr>
                <w:webHidden/>
              </w:rPr>
              <w:fldChar w:fldCharType="begin"/>
            </w:r>
            <w:r w:rsidR="00C02B20" w:rsidRPr="00C02B20">
              <w:rPr>
                <w:webHidden/>
              </w:rPr>
              <w:instrText xml:space="preserve"> PAGEREF _Toc528593946 \h </w:instrText>
            </w:r>
            <w:r w:rsidR="00C02B20" w:rsidRPr="00C02B20">
              <w:rPr>
                <w:webHidden/>
              </w:rPr>
            </w:r>
            <w:r w:rsidR="00C02B20" w:rsidRPr="00C02B20">
              <w:rPr>
                <w:webHidden/>
              </w:rPr>
              <w:fldChar w:fldCharType="separate"/>
            </w:r>
            <w:r w:rsidR="003463CE">
              <w:rPr>
                <w:webHidden/>
              </w:rPr>
              <w:t>12</w:t>
            </w:r>
            <w:r w:rsidR="00C02B20" w:rsidRPr="00C02B20">
              <w:rPr>
                <w:webHidden/>
              </w:rPr>
              <w:fldChar w:fldCharType="end"/>
            </w:r>
          </w:hyperlink>
        </w:p>
        <w:p w:rsidR="00C02B20" w:rsidRPr="00C02B20" w:rsidRDefault="00A820F4" w:rsidP="00C02B20">
          <w:pPr>
            <w:pStyle w:val="TOC2"/>
            <w:tabs>
              <w:tab w:val="clear" w:pos="9350"/>
              <w:tab w:val="right" w:leader="dot" w:pos="90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8593947" w:history="1">
            <w:r w:rsidR="00C02B20" w:rsidRPr="00C02B20">
              <w:rPr>
                <w:rStyle w:val="Hyperlink"/>
              </w:rPr>
              <w:t>3.3.</w:t>
            </w:r>
            <w:r w:rsidR="00C02B20" w:rsidRPr="00C02B2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02B20" w:rsidRPr="00C02B20">
              <w:rPr>
                <w:rStyle w:val="Hyperlink"/>
              </w:rPr>
              <w:t>Enter IMEI</w:t>
            </w:r>
            <w:r w:rsidR="00C02B20" w:rsidRPr="00C02B20">
              <w:rPr>
                <w:webHidden/>
              </w:rPr>
              <w:tab/>
            </w:r>
            <w:r w:rsidR="00C02B20" w:rsidRPr="00C02B20">
              <w:rPr>
                <w:webHidden/>
              </w:rPr>
              <w:fldChar w:fldCharType="begin"/>
            </w:r>
            <w:r w:rsidR="00C02B20" w:rsidRPr="00C02B20">
              <w:rPr>
                <w:webHidden/>
              </w:rPr>
              <w:instrText xml:space="preserve"> PAGEREF _Toc528593947 \h </w:instrText>
            </w:r>
            <w:r w:rsidR="00C02B20" w:rsidRPr="00C02B20">
              <w:rPr>
                <w:webHidden/>
              </w:rPr>
            </w:r>
            <w:r w:rsidR="00C02B20" w:rsidRPr="00C02B20">
              <w:rPr>
                <w:webHidden/>
              </w:rPr>
              <w:fldChar w:fldCharType="separate"/>
            </w:r>
            <w:r w:rsidR="003463CE">
              <w:rPr>
                <w:webHidden/>
              </w:rPr>
              <w:t>14</w:t>
            </w:r>
            <w:r w:rsidR="00C02B20" w:rsidRPr="00C02B20">
              <w:rPr>
                <w:webHidden/>
              </w:rPr>
              <w:fldChar w:fldCharType="end"/>
            </w:r>
          </w:hyperlink>
        </w:p>
        <w:p w:rsidR="00C02B20" w:rsidRPr="00C02B20" w:rsidRDefault="00A820F4" w:rsidP="00C02B20">
          <w:pPr>
            <w:pStyle w:val="TOC2"/>
            <w:tabs>
              <w:tab w:val="clear" w:pos="9350"/>
              <w:tab w:val="right" w:leader="dot" w:pos="90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8593948" w:history="1">
            <w:r w:rsidR="00C02B20" w:rsidRPr="00C02B20">
              <w:rPr>
                <w:rStyle w:val="Hyperlink"/>
              </w:rPr>
              <w:t>3.4.</w:t>
            </w:r>
            <w:r w:rsidR="00C02B20" w:rsidRPr="00C02B2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C02B20" w:rsidRPr="00C02B20">
              <w:rPr>
                <w:rStyle w:val="Hyperlink"/>
              </w:rPr>
              <w:t>Scan Barcode</w:t>
            </w:r>
            <w:r w:rsidR="00C02B20" w:rsidRPr="00C02B20">
              <w:rPr>
                <w:webHidden/>
              </w:rPr>
              <w:tab/>
            </w:r>
            <w:r w:rsidR="00C02B20" w:rsidRPr="00C02B20">
              <w:rPr>
                <w:webHidden/>
              </w:rPr>
              <w:fldChar w:fldCharType="begin"/>
            </w:r>
            <w:r w:rsidR="00C02B20" w:rsidRPr="00C02B20">
              <w:rPr>
                <w:webHidden/>
              </w:rPr>
              <w:instrText xml:space="preserve"> PAGEREF _Toc528593948 \h </w:instrText>
            </w:r>
            <w:r w:rsidR="00C02B20" w:rsidRPr="00C02B20">
              <w:rPr>
                <w:webHidden/>
              </w:rPr>
            </w:r>
            <w:r w:rsidR="00C02B20" w:rsidRPr="00C02B20">
              <w:rPr>
                <w:webHidden/>
              </w:rPr>
              <w:fldChar w:fldCharType="separate"/>
            </w:r>
            <w:r w:rsidR="003463CE">
              <w:rPr>
                <w:webHidden/>
              </w:rPr>
              <w:t>18</w:t>
            </w:r>
            <w:r w:rsidR="00C02B20" w:rsidRPr="00C02B20">
              <w:rPr>
                <w:webHidden/>
              </w:rPr>
              <w:fldChar w:fldCharType="end"/>
            </w:r>
          </w:hyperlink>
        </w:p>
        <w:p w:rsidR="00F25DE1" w:rsidRDefault="00F25DE1" w:rsidP="00F60F7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Default="000C6280" w:rsidP="00F60F73">
          <w:pPr>
            <w:rPr>
              <w:b/>
              <w:bCs/>
              <w:noProof/>
            </w:rPr>
          </w:pPr>
        </w:p>
        <w:p w:rsidR="000C6280" w:rsidRPr="00F60F73" w:rsidRDefault="000C6280" w:rsidP="00F60F73">
          <w:pPr>
            <w:rPr>
              <w:b/>
              <w:bCs/>
              <w:noProof/>
            </w:rPr>
          </w:pPr>
        </w:p>
        <w:p w:rsidR="00F25DE1" w:rsidRPr="00F60F73" w:rsidRDefault="00F25DE1" w:rsidP="00F25DE1">
          <w:pPr>
            <w:rPr>
              <w:rFonts w:ascii="Arial" w:hAnsi="Arial" w:cs="Arial"/>
              <w:b/>
              <w:bCs/>
              <w:noProof/>
              <w:sz w:val="32"/>
              <w:szCs w:val="32"/>
            </w:rPr>
          </w:pPr>
          <w:r w:rsidRPr="00F60F73">
            <w:rPr>
              <w:rFonts w:ascii="Arial" w:hAnsi="Arial" w:cs="Arial"/>
              <w:b/>
              <w:sz w:val="32"/>
              <w:szCs w:val="32"/>
            </w:rPr>
            <w:lastRenderedPageBreak/>
            <w:t>Figures</w:t>
          </w:r>
        </w:p>
        <w:p w:rsidR="009857EF" w:rsidRPr="000C6280" w:rsidRDefault="009857EF" w:rsidP="009857EF">
          <w:pPr>
            <w:pStyle w:val="TableofFigures"/>
            <w:tabs>
              <w:tab w:val="right" w:leader="dot" w:pos="9350"/>
            </w:tabs>
            <w:rPr>
              <w:rFonts w:ascii="Arial" w:hAnsi="Arial" w:cs="Arial"/>
              <w:sz w:val="18"/>
              <w:szCs w:val="18"/>
            </w:rPr>
          </w:pPr>
        </w:p>
        <w:p w:rsidR="000C6280" w:rsidRPr="000C6280" w:rsidRDefault="000C6280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r w:rsidRPr="000C6280">
            <w:rPr>
              <w:rFonts w:ascii="Arial" w:hAnsi="Arial" w:cs="Arial"/>
              <w:sz w:val="18"/>
              <w:szCs w:val="18"/>
            </w:rPr>
            <w:fldChar w:fldCharType="begin"/>
          </w:r>
          <w:r w:rsidRPr="000C6280">
            <w:rPr>
              <w:rFonts w:ascii="Arial" w:hAnsi="Arial" w:cs="Arial"/>
              <w:sz w:val="18"/>
              <w:szCs w:val="18"/>
            </w:rPr>
            <w:instrText xml:space="preserve"> TOC \h \z \c "Figure" </w:instrText>
          </w:r>
          <w:r w:rsidRPr="000C6280">
            <w:rPr>
              <w:rFonts w:ascii="Arial" w:hAnsi="Arial" w:cs="Arial"/>
              <w:sz w:val="18"/>
              <w:szCs w:val="18"/>
            </w:rPr>
            <w:fldChar w:fldCharType="separate"/>
          </w:r>
          <w:hyperlink w:anchor="_Toc526619310" w:history="1">
            <w:r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1-Login Screen</w:t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_Toc526619310 \h </w:instrText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10</w:t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11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2-Enter Credentials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_Toc526619311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11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12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3-Profile Icon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_Toc526619312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12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13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4-Profile Table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_Toc526619313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14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5-Enter IMEI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_Toc526619314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15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6-Device Status Table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_Toc526619315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15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16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7-Subscribers Seen With IMEI Table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_Toc526619316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16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17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8 Paired Subscribers Table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_Toc526619317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17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18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9-Scan Barcode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_Toc526619318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18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19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10-Allow Button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_Toc526619319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19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20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11-Scan Box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_Toc526619320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20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21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12-Scanned IMEI Window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_Toc526619321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21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22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13-Device Status table 2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_Toc526619322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22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25DE1" w:rsidRDefault="000C6280" w:rsidP="009857EF">
          <w:pPr>
            <w:pStyle w:val="TableofFigures"/>
            <w:tabs>
              <w:tab w:val="right" w:leader="dot" w:pos="9350"/>
            </w:tabs>
            <w:rPr>
              <w:rFonts w:ascii="Arial" w:hAnsi="Arial" w:cs="Arial"/>
              <w:sz w:val="18"/>
              <w:szCs w:val="18"/>
            </w:rPr>
          </w:pPr>
          <w:r w:rsidRPr="000C6280">
            <w:rPr>
              <w:rFonts w:ascii="Arial" w:hAnsi="Arial" w:cs="Arial"/>
              <w:sz w:val="18"/>
              <w:szCs w:val="18"/>
            </w:rPr>
            <w:fldChar w:fldCharType="end"/>
          </w:r>
        </w:p>
        <w:p w:rsidR="00F60F73" w:rsidRPr="00F60F73" w:rsidRDefault="00F60F73">
          <w:pPr>
            <w:rPr>
              <w:b/>
              <w:sz w:val="32"/>
              <w:szCs w:val="32"/>
            </w:rPr>
          </w:pPr>
          <w:r w:rsidRPr="00F60F73">
            <w:rPr>
              <w:rFonts w:ascii="Arial" w:hAnsi="Arial" w:cs="Arial"/>
              <w:b/>
              <w:sz w:val="32"/>
              <w:szCs w:val="32"/>
            </w:rPr>
            <w:t xml:space="preserve">Tables </w:t>
          </w:r>
        </w:p>
        <w:p w:rsidR="000C6280" w:rsidRPr="000C6280" w:rsidRDefault="000C6280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r>
            <w:fldChar w:fldCharType="begin"/>
          </w:r>
          <w:r>
            <w:instrText xml:space="preserve"> TOC \h \z \c "Table" </w:instrText>
          </w:r>
          <w:r>
            <w:fldChar w:fldCharType="separate"/>
          </w:r>
          <w:hyperlink w:anchor="_Toc526619327" w:history="1">
            <w:r w:rsidR="00C02B2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Table 1-Supported OS Versions</w:t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_Toc526619327 \h </w:instrText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5</w:t>
            </w:r>
            <w:r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28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Table 2-Definitions, Acronyms, and Abbreviations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_Toc526619328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6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C6280" w:rsidRPr="000C6280" w:rsidRDefault="00A820F4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619329" w:history="1">
            <w:r w:rsidR="000C6280" w:rsidRPr="000C628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Table 3 System Description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_Toc526619329 \h </w:instrTex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463CE">
              <w:rPr>
                <w:rFonts w:ascii="Arial" w:hAnsi="Arial" w:cs="Arial"/>
                <w:noProof/>
                <w:webHidden/>
                <w:sz w:val="18"/>
                <w:szCs w:val="18"/>
              </w:rPr>
              <w:t>7</w:t>
            </w:r>
            <w:r w:rsidR="000C6280" w:rsidRPr="000C628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25DE1" w:rsidRDefault="000C6280">
          <w:r>
            <w:fldChar w:fldCharType="end"/>
          </w:r>
        </w:p>
      </w:sdtContent>
    </w:sdt>
    <w:p w:rsidR="00F25DE1" w:rsidRDefault="00F25DE1" w:rsidP="00F25DE1">
      <w:pPr>
        <w:tabs>
          <w:tab w:val="left" w:pos="2865"/>
        </w:tabs>
      </w:pPr>
    </w:p>
    <w:p w:rsidR="00C02B20" w:rsidRDefault="00F25DE1" w:rsidP="00F25DE1">
      <w:pPr>
        <w:tabs>
          <w:tab w:val="left" w:pos="2865"/>
        </w:tabs>
      </w:pPr>
      <w:r>
        <w:tab/>
      </w:r>
    </w:p>
    <w:p w:rsidR="00C02B20" w:rsidRDefault="00C02B20" w:rsidP="00C02B20"/>
    <w:p w:rsidR="00C02B20" w:rsidRDefault="00C02B20" w:rsidP="00C02B20">
      <w:pPr>
        <w:tabs>
          <w:tab w:val="left" w:pos="5265"/>
        </w:tabs>
      </w:pPr>
      <w:r>
        <w:tab/>
      </w:r>
    </w:p>
    <w:p w:rsidR="004223FF" w:rsidRPr="00C02B20" w:rsidRDefault="00C02B20" w:rsidP="00C02B20">
      <w:pPr>
        <w:tabs>
          <w:tab w:val="left" w:pos="5265"/>
        </w:tabs>
        <w:sectPr w:rsidR="004223FF" w:rsidRPr="00C02B20" w:rsidSect="004223FF">
          <w:footerReference w:type="default" r:id="rId8"/>
          <w:headerReference w:type="firs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tab/>
      </w: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360"/>
      </w:tblGrid>
      <w:tr w:rsidR="004223FF" w:rsidRPr="00ED45E2" w:rsidTr="008D63C4">
        <w:tc>
          <w:tcPr>
            <w:tcW w:w="5000" w:type="pct"/>
          </w:tcPr>
          <w:p w:rsidR="004223FF" w:rsidRPr="00010AE1" w:rsidRDefault="004223FF" w:rsidP="008D63C4">
            <w:pPr>
              <w:pStyle w:val="NoSpacing"/>
              <w:rPr>
                <w:rFonts w:ascii="Times New Roman" w:hAnsi="Times New Roman"/>
              </w:rPr>
            </w:pPr>
          </w:p>
        </w:tc>
      </w:tr>
    </w:tbl>
    <w:p w:rsidR="004223FF" w:rsidRPr="00CB2418" w:rsidRDefault="004223FF" w:rsidP="00CB2418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" w:name="_Toc518956827"/>
      <w:bookmarkStart w:id="3" w:name="_Toc522275309"/>
      <w:bookmarkStart w:id="4" w:name="_Toc528593939"/>
      <w:r w:rsidRPr="007D1CFD">
        <w:rPr>
          <w:rFonts w:ascii="Arial" w:hAnsi="Arial" w:cs="Arial"/>
          <w:b/>
          <w:color w:val="auto"/>
          <w:sz w:val="48"/>
          <w:szCs w:val="48"/>
        </w:rPr>
        <w:t>Introduction</w:t>
      </w:r>
      <w:bookmarkEnd w:id="2"/>
      <w:bookmarkEnd w:id="3"/>
      <w:bookmarkEnd w:id="4"/>
    </w:p>
    <w:p w:rsidR="00EC6381" w:rsidRPr="00EC6381" w:rsidRDefault="00EC6381" w:rsidP="00EC6381">
      <w:pPr>
        <w:pStyle w:val="U-Bullet"/>
        <w:numPr>
          <w:ilvl w:val="0"/>
          <w:numId w:val="0"/>
        </w:numPr>
        <w:spacing w:line="276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The Device Verification Sub</w:t>
      </w:r>
      <w:r w:rsidRPr="00804C9F">
        <w:rPr>
          <w:rFonts w:ascii="Arial" w:hAnsi="Arial" w:cs="Arial"/>
          <w:shd w:val="clear" w:color="auto" w:fill="FFFFFF"/>
        </w:rPr>
        <w:t xml:space="preserve">system </w:t>
      </w:r>
      <w:r w:rsidR="00E03199">
        <w:rPr>
          <w:rFonts w:ascii="Arial" w:hAnsi="Arial" w:cs="Arial"/>
          <w:shd w:val="clear" w:color="auto" w:fill="FFFFFF"/>
        </w:rPr>
        <w:t>DVS</w:t>
      </w:r>
      <w:r w:rsidR="00E03199" w:rsidRPr="00804C9F">
        <w:rPr>
          <w:rFonts w:ascii="Arial" w:hAnsi="Arial" w:cs="Arial"/>
          <w:shd w:val="clear" w:color="auto" w:fill="FFFFFF"/>
        </w:rPr>
        <w:t xml:space="preserve"> </w:t>
      </w:r>
      <w:r w:rsidR="00E03199">
        <w:rPr>
          <w:rFonts w:ascii="Arial" w:hAnsi="Arial" w:cs="Arial"/>
          <w:shd w:val="clear" w:color="auto" w:fill="FFFFFF"/>
        </w:rPr>
        <w:t xml:space="preserve">mobile app </w:t>
      </w:r>
      <w:r w:rsidR="00E03199" w:rsidRPr="00804C9F">
        <w:rPr>
          <w:rFonts w:ascii="Arial" w:hAnsi="Arial" w:cs="Arial"/>
          <w:shd w:val="clear" w:color="auto" w:fill="FFFFFF"/>
        </w:rPr>
        <w:t xml:space="preserve">is </w:t>
      </w:r>
      <w:r w:rsidR="00E03199">
        <w:rPr>
          <w:rFonts w:ascii="Arial" w:hAnsi="Arial" w:cs="Arial"/>
          <w:shd w:val="clear" w:color="auto" w:fill="FFFFFF"/>
        </w:rPr>
        <w:t xml:space="preserve">based on </w:t>
      </w:r>
      <w:r w:rsidRPr="00804C9F">
        <w:rPr>
          <w:rFonts w:ascii="Arial" w:hAnsi="Arial" w:cs="Arial"/>
          <w:shd w:val="clear" w:color="auto" w:fill="FFFFFF"/>
        </w:rPr>
        <w:t xml:space="preserve">the subsystem of Device Identification, Registration and Blocking System (DIRBS) </w:t>
      </w:r>
      <w:r>
        <w:rPr>
          <w:rFonts w:ascii="Arial" w:hAnsi="Arial" w:cs="Arial"/>
          <w:shd w:val="clear" w:color="auto" w:fill="FFFFFF"/>
        </w:rPr>
        <w:t xml:space="preserve">.It </w:t>
      </w:r>
      <w:r w:rsidRPr="00804C9F">
        <w:rPr>
          <w:rFonts w:ascii="Arial" w:hAnsi="Arial" w:cs="Arial"/>
          <w:shd w:val="clear" w:color="auto" w:fill="FFFFFF"/>
        </w:rPr>
        <w:t>provide</w:t>
      </w:r>
      <w:r>
        <w:rPr>
          <w:rFonts w:ascii="Arial" w:hAnsi="Arial" w:cs="Arial"/>
          <w:shd w:val="clear" w:color="auto" w:fill="FFFFFF"/>
        </w:rPr>
        <w:t>s platform for</w:t>
      </w:r>
      <w:r w:rsidRPr="00804C9F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D</w:t>
      </w:r>
      <w:r w:rsidRPr="00804C9F">
        <w:rPr>
          <w:rFonts w:ascii="Arial" w:hAnsi="Arial" w:cs="Arial"/>
          <w:shd w:val="clear" w:color="auto" w:fill="FFFFFF"/>
        </w:rPr>
        <w:t xml:space="preserve">evice </w:t>
      </w:r>
      <w:r>
        <w:rPr>
          <w:rFonts w:ascii="Arial" w:hAnsi="Arial" w:cs="Arial"/>
          <w:shd w:val="clear" w:color="auto" w:fill="FFFFFF"/>
        </w:rPr>
        <w:t>D</w:t>
      </w:r>
      <w:r w:rsidRPr="00804C9F">
        <w:rPr>
          <w:rFonts w:ascii="Arial" w:hAnsi="Arial" w:cs="Arial"/>
          <w:shd w:val="clear" w:color="auto" w:fill="FFFFFF"/>
        </w:rPr>
        <w:t>ealer</w:t>
      </w:r>
      <w:r>
        <w:rPr>
          <w:rFonts w:ascii="Arial" w:hAnsi="Arial" w:cs="Arial"/>
          <w:shd w:val="clear" w:color="auto" w:fill="FFFFFF"/>
        </w:rPr>
        <w:t>(s)</w:t>
      </w:r>
      <w:r w:rsidRPr="00804C9F">
        <w:rPr>
          <w:rFonts w:ascii="Arial" w:hAnsi="Arial" w:cs="Arial"/>
          <w:shd w:val="clear" w:color="auto" w:fill="FFFFFF"/>
        </w:rPr>
        <w:t>, Mobile User</w:t>
      </w:r>
      <w:r>
        <w:rPr>
          <w:rFonts w:ascii="Arial" w:hAnsi="Arial" w:cs="Arial"/>
          <w:shd w:val="clear" w:color="auto" w:fill="FFFFFF"/>
        </w:rPr>
        <w:t>(s)</w:t>
      </w:r>
      <w:r w:rsidRPr="00804C9F">
        <w:rPr>
          <w:rFonts w:ascii="Arial" w:hAnsi="Arial" w:cs="Arial"/>
          <w:shd w:val="clear" w:color="auto" w:fill="FFFFFF"/>
        </w:rPr>
        <w:t xml:space="preserve"> and Authorized </w:t>
      </w:r>
      <w:r w:rsidR="00E03199">
        <w:rPr>
          <w:rFonts w:ascii="Arial" w:hAnsi="Arial" w:cs="Arial"/>
          <w:shd w:val="clear" w:color="auto" w:fill="FFFFFF"/>
        </w:rPr>
        <w:t>User</w:t>
      </w:r>
      <w:r>
        <w:rPr>
          <w:rFonts w:ascii="Arial" w:hAnsi="Arial" w:cs="Arial"/>
          <w:shd w:val="clear" w:color="auto" w:fill="FFFFFF"/>
        </w:rPr>
        <w:t>(s)</w:t>
      </w:r>
      <w:r w:rsidRPr="00804C9F">
        <w:rPr>
          <w:rFonts w:ascii="Arial" w:hAnsi="Arial" w:cs="Arial"/>
          <w:shd w:val="clear" w:color="auto" w:fill="FFFFFF"/>
        </w:rPr>
        <w:t xml:space="preserve"> to check</w:t>
      </w:r>
      <w:r w:rsidR="00C02B20">
        <w:rPr>
          <w:rFonts w:ascii="Arial" w:hAnsi="Arial" w:cs="Arial"/>
          <w:shd w:val="clear" w:color="auto" w:fill="FFFFFF"/>
        </w:rPr>
        <w:t xml:space="preserve"> and verify the status of IMEIs.</w:t>
      </w:r>
    </w:p>
    <w:p w:rsidR="004223FF" w:rsidRPr="00BB5739" w:rsidRDefault="004223FF" w:rsidP="00717837">
      <w:pPr>
        <w:pStyle w:val="B-Body"/>
        <w:spacing w:line="276" w:lineRule="auto"/>
        <w:ind w:left="0"/>
        <w:rPr>
          <w:rFonts w:ascii="Arial" w:hAnsi="Arial" w:cs="Arial"/>
        </w:rPr>
      </w:pPr>
      <w:r w:rsidRPr="00BB573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:rsidR="004223FF" w:rsidRPr="00BB5739" w:rsidRDefault="004223FF" w:rsidP="00717837">
      <w:pPr>
        <w:pStyle w:val="B-Body"/>
        <w:spacing w:line="276" w:lineRule="auto"/>
        <w:ind w:left="0"/>
        <w:rPr>
          <w:rFonts w:ascii="Arial" w:hAnsi="Arial" w:cs="Arial"/>
        </w:rPr>
      </w:pPr>
      <w:r w:rsidRPr="00BB5739">
        <w:rPr>
          <w:rFonts w:ascii="Arial" w:hAnsi="Arial" w:cs="Arial"/>
        </w:rPr>
        <w:t>DIRBS can verify that:</w:t>
      </w:r>
    </w:p>
    <w:p w:rsidR="004223FF" w:rsidRPr="00BB5739" w:rsidRDefault="004223FF" w:rsidP="00717837">
      <w:pPr>
        <w:pStyle w:val="U-Bullet"/>
        <w:numPr>
          <w:ilvl w:val="0"/>
          <w:numId w:val="33"/>
        </w:numPr>
        <w:spacing w:line="276" w:lineRule="auto"/>
        <w:ind w:left="180" w:hanging="180"/>
        <w:rPr>
          <w:rFonts w:ascii="Arial" w:hAnsi="Arial" w:cs="Arial"/>
        </w:rPr>
      </w:pPr>
      <w:r w:rsidRPr="00BB5739">
        <w:rPr>
          <w:rFonts w:ascii="Arial" w:hAnsi="Arial" w:cs="Arial"/>
        </w:rPr>
        <w:t>Devices have properly allocated identifiers and type approval</w:t>
      </w:r>
    </w:p>
    <w:p w:rsidR="004223FF" w:rsidRPr="00BB5739" w:rsidRDefault="004223FF" w:rsidP="00717837">
      <w:pPr>
        <w:pStyle w:val="U-Bullet"/>
        <w:numPr>
          <w:ilvl w:val="0"/>
          <w:numId w:val="33"/>
        </w:numPr>
        <w:spacing w:line="276" w:lineRule="auto"/>
        <w:ind w:left="180" w:hanging="180"/>
        <w:rPr>
          <w:rFonts w:ascii="Arial" w:hAnsi="Arial" w:cs="Arial"/>
        </w:rPr>
      </w:pPr>
      <w:r w:rsidRPr="00BB5739">
        <w:rPr>
          <w:rFonts w:ascii="Arial" w:hAnsi="Arial" w:cs="Arial"/>
        </w:rPr>
        <w:t>Devices are not duplicated or stolen</w:t>
      </w:r>
    </w:p>
    <w:p w:rsidR="004223FF" w:rsidRPr="00BB5739" w:rsidRDefault="004223FF" w:rsidP="00717837">
      <w:pPr>
        <w:pStyle w:val="U-Bullet"/>
        <w:numPr>
          <w:ilvl w:val="0"/>
          <w:numId w:val="33"/>
        </w:numPr>
        <w:spacing w:line="276" w:lineRule="auto"/>
        <w:ind w:left="180" w:hanging="180"/>
        <w:rPr>
          <w:rFonts w:ascii="Arial" w:hAnsi="Arial" w:cs="Arial"/>
        </w:rPr>
      </w:pPr>
      <w:r w:rsidRPr="00BB5739">
        <w:rPr>
          <w:rFonts w:ascii="Arial" w:hAnsi="Arial" w:cs="Arial"/>
        </w:rPr>
        <w:t>Device importation takes place through legal channels</w:t>
      </w:r>
    </w:p>
    <w:p w:rsidR="004223FF" w:rsidRPr="00BB5739" w:rsidRDefault="004223FF" w:rsidP="00717837">
      <w:pPr>
        <w:spacing w:line="276" w:lineRule="auto"/>
        <w:rPr>
          <w:rFonts w:ascii="Arial" w:hAnsi="Arial" w:cs="Arial"/>
        </w:rPr>
      </w:pPr>
    </w:p>
    <w:p w:rsidR="009778BE" w:rsidRPr="0077576D" w:rsidRDefault="009778BE" w:rsidP="006745A8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5" w:name="_Toc526362988"/>
      <w:bookmarkStart w:id="6" w:name="_Toc528593940"/>
      <w:r w:rsidRPr="0077576D">
        <w:rPr>
          <w:rFonts w:ascii="Arial" w:hAnsi="Arial" w:cs="Arial"/>
          <w:b/>
          <w:color w:val="auto"/>
          <w:sz w:val="32"/>
          <w:szCs w:val="32"/>
        </w:rPr>
        <w:t>Purpose</w:t>
      </w:r>
      <w:bookmarkEnd w:id="5"/>
      <w:bookmarkEnd w:id="6"/>
    </w:p>
    <w:p w:rsidR="009778BE" w:rsidRPr="00804C9F" w:rsidRDefault="009778BE" w:rsidP="00B06F55">
      <w:pPr>
        <w:pStyle w:val="U-Bullet"/>
        <w:numPr>
          <w:ilvl w:val="0"/>
          <w:numId w:val="0"/>
        </w:numPr>
        <w:spacing w:line="276" w:lineRule="auto"/>
        <w:ind w:left="180"/>
        <w:rPr>
          <w:rFonts w:ascii="Arial" w:hAnsi="Arial" w:cs="Arial"/>
        </w:rPr>
      </w:pPr>
      <w:r w:rsidRPr="00804C9F">
        <w:rPr>
          <w:rFonts w:ascii="Arial" w:hAnsi="Arial" w:cs="Arial"/>
          <w:shd w:val="clear" w:color="auto" w:fill="FFFFFF"/>
        </w:rPr>
        <w:t>This document is intended to give assistance to the use</w:t>
      </w:r>
      <w:r w:rsidR="00B06F55">
        <w:rPr>
          <w:rFonts w:ascii="Arial" w:hAnsi="Arial" w:cs="Arial"/>
          <w:shd w:val="clear" w:color="auto" w:fill="FFFFFF"/>
        </w:rPr>
        <w:t>r to use the DVS mob</w:t>
      </w:r>
      <w:r w:rsidR="009F685B">
        <w:rPr>
          <w:rFonts w:ascii="Arial" w:hAnsi="Arial" w:cs="Arial"/>
          <w:shd w:val="clear" w:color="auto" w:fill="FFFFFF"/>
        </w:rPr>
        <w:t>ile</w:t>
      </w:r>
      <w:r w:rsidR="00B06F55">
        <w:rPr>
          <w:rFonts w:ascii="Arial" w:hAnsi="Arial" w:cs="Arial"/>
          <w:shd w:val="clear" w:color="auto" w:fill="FFFFFF"/>
        </w:rPr>
        <w:t xml:space="preserve"> app.</w:t>
      </w:r>
    </w:p>
    <w:p w:rsidR="009778BE" w:rsidRPr="009778BE" w:rsidRDefault="009778BE" w:rsidP="004223FF">
      <w:pPr>
        <w:rPr>
          <w:rFonts w:ascii="Arial" w:hAnsi="Arial" w:cs="Arial"/>
        </w:rPr>
      </w:pPr>
    </w:p>
    <w:p w:rsidR="004223FF" w:rsidRPr="009778BE" w:rsidRDefault="00B06F55" w:rsidP="006745A8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7" w:name="_Toc528593941"/>
      <w:r>
        <w:rPr>
          <w:rFonts w:ascii="Arial" w:hAnsi="Arial" w:cs="Arial"/>
          <w:b/>
          <w:color w:val="auto"/>
          <w:sz w:val="32"/>
          <w:szCs w:val="32"/>
        </w:rPr>
        <w:t>Supported OS Versio</w:t>
      </w:r>
      <w:r w:rsidR="00C02B20">
        <w:rPr>
          <w:rFonts w:ascii="Arial" w:hAnsi="Arial" w:cs="Arial"/>
          <w:b/>
          <w:color w:val="auto"/>
          <w:sz w:val="32"/>
          <w:szCs w:val="32"/>
        </w:rPr>
        <w:t>ns</w:t>
      </w:r>
      <w:bookmarkEnd w:id="7"/>
    </w:p>
    <w:p w:rsidR="004223FF" w:rsidRPr="00C02B20" w:rsidRDefault="00C02B20" w:rsidP="00C02B20">
      <w:pPr>
        <w:pStyle w:val="T-TableTitle"/>
        <w:ind w:left="180"/>
      </w:pPr>
      <w:bookmarkStart w:id="8" w:name="_Toc526619327"/>
      <w:r w:rsidRPr="00F76146">
        <w:t xml:space="preserve">Table </w:t>
      </w:r>
      <w:r w:rsidRPr="00F76146">
        <w:rPr>
          <w:noProof/>
        </w:rPr>
        <w:fldChar w:fldCharType="begin"/>
      </w:r>
      <w:r w:rsidRPr="00F76146">
        <w:rPr>
          <w:noProof/>
        </w:rPr>
        <w:instrText xml:space="preserve"> SEQ Table \* ARABIC </w:instrText>
      </w:r>
      <w:r w:rsidRPr="00F76146">
        <w:rPr>
          <w:noProof/>
        </w:rPr>
        <w:fldChar w:fldCharType="separate"/>
      </w:r>
      <w:r w:rsidR="003463CE">
        <w:rPr>
          <w:noProof/>
        </w:rPr>
        <w:t>1</w:t>
      </w:r>
      <w:r w:rsidRPr="00F76146">
        <w:rPr>
          <w:noProof/>
        </w:rPr>
        <w:fldChar w:fldCharType="end"/>
      </w:r>
      <w:r w:rsidRPr="00F76146">
        <w:t>-Supported OS Version</w:t>
      </w:r>
      <w:bookmarkEnd w:id="8"/>
      <w:r>
        <w:t>s</w:t>
      </w:r>
    </w:p>
    <w:tbl>
      <w:tblPr>
        <w:tblStyle w:val="FormatA"/>
        <w:tblW w:w="8872" w:type="dxa"/>
        <w:jc w:val="center"/>
        <w:tblInd w:w="0" w:type="dxa"/>
        <w:tblLook w:val="04A0" w:firstRow="1" w:lastRow="0" w:firstColumn="1" w:lastColumn="0" w:noHBand="0" w:noVBand="1"/>
      </w:tblPr>
      <w:tblGrid>
        <w:gridCol w:w="4320"/>
        <w:gridCol w:w="4552"/>
      </w:tblGrid>
      <w:tr w:rsidR="004223FF" w:rsidRPr="009778BE" w:rsidTr="00C02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320" w:type="dxa"/>
          </w:tcPr>
          <w:p w:rsidR="004223FF" w:rsidRPr="009778BE" w:rsidRDefault="00B06F55" w:rsidP="008D63C4">
            <w:pPr>
              <w:pStyle w:val="TH-TableHeading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</w:t>
            </w:r>
          </w:p>
        </w:tc>
        <w:tc>
          <w:tcPr>
            <w:tcW w:w="4552" w:type="dxa"/>
          </w:tcPr>
          <w:p w:rsidR="004223FF" w:rsidRPr="009778BE" w:rsidRDefault="00B06F55" w:rsidP="009778BE">
            <w:pPr>
              <w:pStyle w:val="TH-TableHeading"/>
              <w:ind w:hanging="325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Version</w:t>
            </w:r>
          </w:p>
        </w:tc>
      </w:tr>
      <w:tr w:rsidR="004223FF" w:rsidRPr="009778BE" w:rsidTr="00C02B20">
        <w:trPr>
          <w:jc w:val="center"/>
        </w:trPr>
        <w:tc>
          <w:tcPr>
            <w:tcW w:w="4320" w:type="dxa"/>
          </w:tcPr>
          <w:p w:rsidR="004223FF" w:rsidRPr="009778BE" w:rsidRDefault="00B06F55" w:rsidP="008D63C4">
            <w:pPr>
              <w:pStyle w:val="TB-TableBody"/>
              <w:rPr>
                <w:sz w:val="22"/>
                <w:szCs w:val="22"/>
              </w:rPr>
            </w:pPr>
            <w:r w:rsidRPr="009778BE">
              <w:rPr>
                <w:sz w:val="22"/>
                <w:szCs w:val="22"/>
              </w:rPr>
              <w:t>Android</w:t>
            </w:r>
          </w:p>
        </w:tc>
        <w:tc>
          <w:tcPr>
            <w:tcW w:w="4552" w:type="dxa"/>
          </w:tcPr>
          <w:p w:rsidR="004223FF" w:rsidRPr="009778BE" w:rsidRDefault="008F1EC0" w:rsidP="008D63C4">
            <w:pPr>
              <w:pStyle w:val="TU-TableBullet"/>
              <w:numPr>
                <w:ilvl w:val="0"/>
                <w:numId w:val="0"/>
              </w:numPr>
              <w:ind w:left="216"/>
              <w:rPr>
                <w:sz w:val="22"/>
                <w:szCs w:val="22"/>
              </w:rPr>
            </w:pPr>
            <w:r w:rsidRPr="009778BE">
              <w:rPr>
                <w:sz w:val="22"/>
                <w:szCs w:val="22"/>
              </w:rPr>
              <w:t xml:space="preserve">4.1 </w:t>
            </w:r>
          </w:p>
        </w:tc>
      </w:tr>
      <w:tr w:rsidR="004223FF" w:rsidRPr="009778BE" w:rsidTr="00C02B20">
        <w:trPr>
          <w:jc w:val="center"/>
        </w:trPr>
        <w:tc>
          <w:tcPr>
            <w:tcW w:w="4320" w:type="dxa"/>
          </w:tcPr>
          <w:p w:rsidR="004223FF" w:rsidRPr="009778BE" w:rsidRDefault="00EC6381" w:rsidP="008D63C4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B06F55" w:rsidRPr="009778BE">
              <w:rPr>
                <w:sz w:val="22"/>
                <w:szCs w:val="22"/>
              </w:rPr>
              <w:t>OS</w:t>
            </w:r>
          </w:p>
        </w:tc>
        <w:tc>
          <w:tcPr>
            <w:tcW w:w="4552" w:type="dxa"/>
          </w:tcPr>
          <w:p w:rsidR="004223FF" w:rsidRPr="009778BE" w:rsidRDefault="008F1EC0" w:rsidP="008D63C4">
            <w:pPr>
              <w:pStyle w:val="TU-TableBullet"/>
              <w:numPr>
                <w:ilvl w:val="0"/>
                <w:numId w:val="0"/>
              </w:numPr>
              <w:ind w:left="216"/>
              <w:rPr>
                <w:sz w:val="22"/>
                <w:szCs w:val="22"/>
              </w:rPr>
            </w:pPr>
            <w:r w:rsidRPr="009778BE">
              <w:rPr>
                <w:sz w:val="22"/>
                <w:szCs w:val="22"/>
              </w:rPr>
              <w:t>9.0</w:t>
            </w:r>
          </w:p>
        </w:tc>
      </w:tr>
    </w:tbl>
    <w:p w:rsidR="00474B15" w:rsidRDefault="00474B15" w:rsidP="003A28A6">
      <w:pPr>
        <w:pStyle w:val="Caption"/>
        <w:spacing w:after="0"/>
        <w:jc w:val="center"/>
      </w:pPr>
      <w:bookmarkStart w:id="9" w:name="_Toc522275501"/>
    </w:p>
    <w:bookmarkEnd w:id="9"/>
    <w:p w:rsidR="00474B15" w:rsidRDefault="00474B15" w:rsidP="00474B15"/>
    <w:p w:rsidR="00474B15" w:rsidRDefault="00474B15" w:rsidP="00474B15"/>
    <w:p w:rsidR="00474B15" w:rsidRDefault="00474B15" w:rsidP="00474B15"/>
    <w:p w:rsidR="00474B15" w:rsidRDefault="00474B15" w:rsidP="00474B15"/>
    <w:p w:rsidR="00474B15" w:rsidRDefault="00474B15" w:rsidP="00474B15"/>
    <w:p w:rsidR="00DE49EE" w:rsidRPr="00474B15" w:rsidRDefault="00DE49EE" w:rsidP="00474B15"/>
    <w:p w:rsidR="004223FF" w:rsidRPr="002F7508" w:rsidRDefault="004223FF" w:rsidP="004223FF">
      <w:pPr>
        <w:rPr>
          <w:sz w:val="24"/>
        </w:rPr>
      </w:pPr>
    </w:p>
    <w:p w:rsidR="004223FF" w:rsidRPr="009778BE" w:rsidRDefault="004223FF" w:rsidP="006745A8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10" w:name="_Toc522275314"/>
      <w:bookmarkStart w:id="11" w:name="_Toc528593942"/>
      <w:r w:rsidRPr="009778BE">
        <w:rPr>
          <w:rFonts w:ascii="Arial" w:hAnsi="Arial" w:cs="Arial"/>
          <w:b/>
          <w:color w:val="auto"/>
          <w:sz w:val="32"/>
          <w:szCs w:val="32"/>
        </w:rPr>
        <w:lastRenderedPageBreak/>
        <w:t>Definitions, Acronyms, and Abbreviations</w:t>
      </w:r>
      <w:bookmarkEnd w:id="10"/>
      <w:bookmarkEnd w:id="11"/>
      <w:r w:rsidRPr="009778BE"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:rsidR="004223FF" w:rsidRDefault="00C02B20" w:rsidP="00C02B20">
      <w:pPr>
        <w:pStyle w:val="T-TableTitle"/>
        <w:ind w:left="180"/>
      </w:pPr>
      <w:bookmarkStart w:id="12" w:name="_Toc526619328"/>
      <w:r w:rsidRPr="00F76146">
        <w:t xml:space="preserve">Table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Table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2</w:t>
      </w:r>
      <w:r w:rsidR="00A820F4">
        <w:rPr>
          <w:noProof/>
        </w:rPr>
        <w:fldChar w:fldCharType="end"/>
      </w:r>
      <w:r w:rsidRPr="00F76146">
        <w:t>-Definitions, Acronyms, and Abbreviations</w:t>
      </w:r>
      <w:bookmarkEnd w:id="12"/>
    </w:p>
    <w:tbl>
      <w:tblPr>
        <w:tblStyle w:val="FormatA"/>
        <w:tblW w:w="8820" w:type="dxa"/>
        <w:jc w:val="center"/>
        <w:tblInd w:w="0" w:type="dxa"/>
        <w:tblLook w:val="04A0" w:firstRow="1" w:lastRow="0" w:firstColumn="1" w:lastColumn="0" w:noHBand="0" w:noVBand="1"/>
      </w:tblPr>
      <w:tblGrid>
        <w:gridCol w:w="1705"/>
        <w:gridCol w:w="7115"/>
      </w:tblGrid>
      <w:tr w:rsidR="004223FF" w:rsidRPr="00717837" w:rsidTr="009778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705" w:type="dxa"/>
          </w:tcPr>
          <w:p w:rsidR="004223FF" w:rsidRPr="00717837" w:rsidRDefault="004223FF" w:rsidP="008D63C4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717837">
              <w:rPr>
                <w:rStyle w:val="Strong"/>
                <w:rFonts w:eastAsia="SimSun"/>
                <w:b/>
                <w:color w:val="000000" w:themeColor="text1"/>
                <w:sz w:val="22"/>
                <w:szCs w:val="22"/>
              </w:rPr>
              <w:t xml:space="preserve">Term </w:t>
            </w:r>
            <w:r w:rsidRPr="00717837">
              <w:rPr>
                <w:b w:val="0"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115" w:type="dxa"/>
          </w:tcPr>
          <w:p w:rsidR="004223FF" w:rsidRPr="00717837" w:rsidRDefault="004223FF" w:rsidP="00717837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717837">
              <w:rPr>
                <w:rStyle w:val="Strong"/>
                <w:rFonts w:eastAsia="SimSun"/>
                <w:b/>
                <w:sz w:val="22"/>
                <w:szCs w:val="22"/>
              </w:rPr>
              <w:t>Definition</w:t>
            </w:r>
          </w:p>
        </w:tc>
      </w:tr>
      <w:tr w:rsidR="004223FF" w:rsidRPr="00717837" w:rsidTr="009778BE">
        <w:trPr>
          <w:jc w:val="center"/>
        </w:trPr>
        <w:tc>
          <w:tcPr>
            <w:tcW w:w="1705" w:type="dxa"/>
          </w:tcPr>
          <w:p w:rsidR="004223FF" w:rsidRPr="00717837" w:rsidRDefault="004223FF" w:rsidP="008D63C4">
            <w:pPr>
              <w:pStyle w:val="TH-TableHeading"/>
              <w:jc w:val="left"/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</w:pPr>
            <w:r w:rsidRPr="00717837">
              <w:rPr>
                <w:rStyle w:val="Strong"/>
                <w:rFonts w:eastAsia="SimSun"/>
                <w:sz w:val="22"/>
                <w:szCs w:val="22"/>
              </w:rPr>
              <w:t>DIRBS</w:t>
            </w:r>
            <w:r w:rsidRPr="00717837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115" w:type="dxa"/>
          </w:tcPr>
          <w:p w:rsidR="004223FF" w:rsidRPr="00717837" w:rsidRDefault="004223FF" w:rsidP="008D63C4">
            <w:pPr>
              <w:pStyle w:val="TH-TableHeading"/>
              <w:jc w:val="left"/>
              <w:rPr>
                <w:rStyle w:val="Strong"/>
                <w:rFonts w:eastAsia="SimSun"/>
                <w:color w:val="091E42"/>
                <w:sz w:val="22"/>
                <w:szCs w:val="22"/>
              </w:rPr>
            </w:pPr>
            <w:r w:rsidRPr="00717837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4223FF" w:rsidRPr="00717837" w:rsidTr="009778BE">
        <w:trPr>
          <w:trHeight w:val="276"/>
          <w:jc w:val="center"/>
        </w:trPr>
        <w:tc>
          <w:tcPr>
            <w:tcW w:w="1705" w:type="dxa"/>
          </w:tcPr>
          <w:p w:rsidR="004223FF" w:rsidRPr="00717837" w:rsidRDefault="004223FF" w:rsidP="008D63C4">
            <w:pPr>
              <w:pStyle w:val="TB-TableBody"/>
              <w:rPr>
                <w:sz w:val="22"/>
                <w:szCs w:val="22"/>
              </w:rPr>
            </w:pPr>
            <w:r w:rsidRPr="00717837">
              <w:rPr>
                <w:sz w:val="22"/>
                <w:szCs w:val="22"/>
              </w:rPr>
              <w:t>IAM</w:t>
            </w:r>
          </w:p>
        </w:tc>
        <w:tc>
          <w:tcPr>
            <w:tcW w:w="7115" w:type="dxa"/>
          </w:tcPr>
          <w:p w:rsidR="004223FF" w:rsidRPr="00717837" w:rsidRDefault="004223FF" w:rsidP="008D63C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717837">
              <w:rPr>
                <w:rFonts w:ascii="Arial" w:hAnsi="Arial" w:cs="Arial"/>
                <w:sz w:val="22"/>
                <w:szCs w:val="22"/>
              </w:rPr>
              <w:t>I</w:t>
            </w:r>
            <w:r w:rsidR="00A75AF2" w:rsidRPr="00717837">
              <w:rPr>
                <w:rFonts w:ascii="Arial" w:hAnsi="Arial" w:cs="Arial"/>
                <w:sz w:val="22"/>
                <w:szCs w:val="22"/>
              </w:rPr>
              <w:t xml:space="preserve">dentity Access Management </w:t>
            </w:r>
          </w:p>
        </w:tc>
      </w:tr>
      <w:tr w:rsidR="004223FF" w:rsidRPr="00717837" w:rsidTr="009778BE">
        <w:trPr>
          <w:jc w:val="center"/>
        </w:trPr>
        <w:tc>
          <w:tcPr>
            <w:tcW w:w="1705" w:type="dxa"/>
          </w:tcPr>
          <w:p w:rsidR="004223FF" w:rsidRPr="00717837" w:rsidRDefault="004223FF" w:rsidP="008D63C4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717837">
              <w:rPr>
                <w:sz w:val="22"/>
                <w:szCs w:val="22"/>
              </w:rPr>
              <w:t>DVS</w:t>
            </w:r>
          </w:p>
        </w:tc>
        <w:tc>
          <w:tcPr>
            <w:tcW w:w="7115" w:type="dxa"/>
          </w:tcPr>
          <w:p w:rsidR="004223FF" w:rsidRPr="00717837" w:rsidRDefault="004223FF" w:rsidP="008D63C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717837">
              <w:rPr>
                <w:rFonts w:ascii="Arial" w:hAnsi="Arial" w:cs="Arial"/>
                <w:sz w:val="22"/>
                <w:szCs w:val="22"/>
              </w:rPr>
              <w:t>Device Verification S</w:t>
            </w:r>
            <w:r w:rsidR="00A75AF2" w:rsidRPr="00717837">
              <w:rPr>
                <w:rFonts w:ascii="Arial" w:hAnsi="Arial" w:cs="Arial"/>
                <w:sz w:val="22"/>
                <w:szCs w:val="22"/>
              </w:rPr>
              <w:t>ubs</w:t>
            </w:r>
            <w:r w:rsidRPr="00717837">
              <w:rPr>
                <w:rFonts w:ascii="Arial" w:hAnsi="Arial" w:cs="Arial"/>
                <w:sz w:val="22"/>
                <w:szCs w:val="22"/>
              </w:rPr>
              <w:t xml:space="preserve">ystem </w:t>
            </w:r>
          </w:p>
        </w:tc>
      </w:tr>
      <w:tr w:rsidR="004223FF" w:rsidRPr="00717837" w:rsidTr="009778BE">
        <w:trPr>
          <w:trHeight w:val="70"/>
          <w:jc w:val="center"/>
        </w:trPr>
        <w:tc>
          <w:tcPr>
            <w:tcW w:w="1705" w:type="dxa"/>
          </w:tcPr>
          <w:p w:rsidR="004223FF" w:rsidRPr="00717837" w:rsidRDefault="004223FF" w:rsidP="008D63C4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717837">
              <w:rPr>
                <w:sz w:val="22"/>
                <w:szCs w:val="22"/>
              </w:rPr>
              <w:t>MSISDN</w:t>
            </w:r>
          </w:p>
        </w:tc>
        <w:tc>
          <w:tcPr>
            <w:tcW w:w="7115" w:type="dxa"/>
          </w:tcPr>
          <w:p w:rsidR="004223FF" w:rsidRPr="00717837" w:rsidRDefault="004223FF" w:rsidP="008D63C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717837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4223FF" w:rsidRPr="00717837" w:rsidTr="009778BE">
        <w:trPr>
          <w:jc w:val="center"/>
        </w:trPr>
        <w:tc>
          <w:tcPr>
            <w:tcW w:w="1705" w:type="dxa"/>
          </w:tcPr>
          <w:p w:rsidR="004223FF" w:rsidRPr="00717837" w:rsidRDefault="004223FF" w:rsidP="008D63C4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717837">
              <w:rPr>
                <w:sz w:val="22"/>
                <w:szCs w:val="22"/>
              </w:rPr>
              <w:t>IMEI</w:t>
            </w:r>
          </w:p>
        </w:tc>
        <w:tc>
          <w:tcPr>
            <w:tcW w:w="7115" w:type="dxa"/>
          </w:tcPr>
          <w:p w:rsidR="004223FF" w:rsidRPr="00717837" w:rsidRDefault="004223FF" w:rsidP="008D63C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717837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</w:tbl>
    <w:p w:rsidR="00474B15" w:rsidRDefault="00474B15" w:rsidP="003A28A6">
      <w:pPr>
        <w:pStyle w:val="Caption"/>
        <w:spacing w:after="0"/>
        <w:jc w:val="center"/>
      </w:pPr>
      <w:bookmarkStart w:id="13" w:name="_Toc522275503"/>
    </w:p>
    <w:bookmarkEnd w:id="13"/>
    <w:p w:rsidR="004223FF" w:rsidRPr="00F76146" w:rsidRDefault="004223FF" w:rsidP="003A28A6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:rsidR="004223FF" w:rsidRDefault="004223FF" w:rsidP="004223FF"/>
    <w:p w:rsidR="004223FF" w:rsidRDefault="004223FF" w:rsidP="004223FF">
      <w:pPr>
        <w:ind w:firstLine="720"/>
      </w:pPr>
    </w:p>
    <w:p w:rsidR="004223FF" w:rsidRDefault="004223FF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276963" w:rsidRDefault="00276963" w:rsidP="004223FF">
      <w:pPr>
        <w:ind w:firstLine="720"/>
      </w:pPr>
    </w:p>
    <w:p w:rsidR="0090018C" w:rsidRDefault="0090018C" w:rsidP="004223FF">
      <w:pPr>
        <w:ind w:firstLine="720"/>
      </w:pPr>
    </w:p>
    <w:p w:rsidR="0090018C" w:rsidRDefault="0090018C" w:rsidP="004223FF">
      <w:pPr>
        <w:ind w:firstLine="720"/>
      </w:pPr>
    </w:p>
    <w:p w:rsidR="008F1EC0" w:rsidRDefault="008F1EC0" w:rsidP="004223FF">
      <w:pPr>
        <w:ind w:firstLine="720"/>
      </w:pPr>
    </w:p>
    <w:p w:rsidR="007D1CFD" w:rsidRDefault="007D1CFD" w:rsidP="004223FF">
      <w:pPr>
        <w:ind w:firstLine="720"/>
      </w:pPr>
    </w:p>
    <w:p w:rsidR="007D1CFD" w:rsidRDefault="007D1CFD" w:rsidP="004223FF">
      <w:pPr>
        <w:ind w:firstLine="720"/>
      </w:pPr>
    </w:p>
    <w:p w:rsidR="00975242" w:rsidRPr="007D1CFD" w:rsidRDefault="00C02B20" w:rsidP="00230604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4" w:name="_Toc522091200"/>
      <w:bookmarkStart w:id="15" w:name="_Toc523213244"/>
      <w:bookmarkStart w:id="16" w:name="_Toc528593943"/>
      <w:r>
        <w:rPr>
          <w:rFonts w:ascii="Arial" w:hAnsi="Arial" w:cs="Arial"/>
          <w:b/>
          <w:color w:val="auto"/>
          <w:sz w:val="48"/>
          <w:szCs w:val="48"/>
        </w:rPr>
        <w:lastRenderedPageBreak/>
        <w:t>App</w:t>
      </w:r>
      <w:r w:rsidR="00975242" w:rsidRPr="007D1CFD">
        <w:rPr>
          <w:rFonts w:ascii="Arial" w:hAnsi="Arial" w:cs="Arial"/>
          <w:b/>
          <w:color w:val="auto"/>
          <w:sz w:val="48"/>
          <w:szCs w:val="48"/>
        </w:rPr>
        <w:t xml:space="preserve"> Description</w:t>
      </w:r>
      <w:bookmarkEnd w:id="14"/>
      <w:bookmarkEnd w:id="15"/>
      <w:bookmarkEnd w:id="16"/>
      <w:r w:rsidR="00975242" w:rsidRPr="007D1CFD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:rsidR="00975242" w:rsidRPr="009778BE" w:rsidRDefault="00C02B20" w:rsidP="00C02B20">
      <w:pPr>
        <w:pStyle w:val="T-TableTitle"/>
        <w:ind w:left="0"/>
      </w:pPr>
      <w:bookmarkStart w:id="17" w:name="_Toc526619329"/>
      <w:r w:rsidRPr="003A28A6">
        <w:t xml:space="preserve">Table </w:t>
      </w:r>
      <w:r w:rsidRPr="003A28A6">
        <w:rPr>
          <w:noProof/>
        </w:rPr>
        <w:fldChar w:fldCharType="begin"/>
      </w:r>
      <w:r w:rsidRPr="003A28A6">
        <w:rPr>
          <w:noProof/>
        </w:rPr>
        <w:instrText xml:space="preserve"> SEQ Table \* ARABIC </w:instrText>
      </w:r>
      <w:r w:rsidRPr="003A28A6">
        <w:rPr>
          <w:noProof/>
        </w:rPr>
        <w:fldChar w:fldCharType="separate"/>
      </w:r>
      <w:r w:rsidR="003463CE">
        <w:rPr>
          <w:noProof/>
        </w:rPr>
        <w:t>3</w:t>
      </w:r>
      <w:r w:rsidRPr="003A28A6">
        <w:rPr>
          <w:noProof/>
        </w:rPr>
        <w:fldChar w:fldCharType="end"/>
      </w:r>
      <w:r>
        <w:t>-</w:t>
      </w:r>
      <w:r w:rsidRPr="003A28A6">
        <w:t>System Description</w:t>
      </w:r>
      <w:bookmarkEnd w:id="17"/>
    </w:p>
    <w:tbl>
      <w:tblPr>
        <w:tblStyle w:val="FormatA"/>
        <w:tblW w:w="9227" w:type="dxa"/>
        <w:jc w:val="center"/>
        <w:tblInd w:w="0" w:type="dxa"/>
        <w:tblLook w:val="04A0" w:firstRow="1" w:lastRow="0" w:firstColumn="1" w:lastColumn="0" w:noHBand="0" w:noVBand="1"/>
      </w:tblPr>
      <w:tblGrid>
        <w:gridCol w:w="2425"/>
        <w:gridCol w:w="6802"/>
      </w:tblGrid>
      <w:tr w:rsidR="00975242" w:rsidRPr="00717837" w:rsidTr="009778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425" w:type="dxa"/>
          </w:tcPr>
          <w:p w:rsidR="00975242" w:rsidRPr="00717837" w:rsidRDefault="006059BA" w:rsidP="008D63C4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717837">
              <w:rPr>
                <w:rStyle w:val="Strong"/>
                <w:b/>
                <w:color w:val="000000" w:themeColor="text1"/>
                <w:sz w:val="22"/>
                <w:szCs w:val="22"/>
              </w:rPr>
              <w:t xml:space="preserve">Feature </w:t>
            </w:r>
            <w:r w:rsidR="006745A8">
              <w:rPr>
                <w:rStyle w:val="Strong"/>
                <w:b/>
                <w:color w:val="000000" w:themeColor="text1"/>
                <w:sz w:val="22"/>
                <w:szCs w:val="22"/>
              </w:rPr>
              <w:t>/Sections</w:t>
            </w:r>
          </w:p>
        </w:tc>
        <w:tc>
          <w:tcPr>
            <w:tcW w:w="6802" w:type="dxa"/>
          </w:tcPr>
          <w:p w:rsidR="00975242" w:rsidRPr="00717837" w:rsidRDefault="006059BA" w:rsidP="008D63C4">
            <w:pPr>
              <w:pStyle w:val="TH-TableHeading"/>
              <w:ind w:firstLine="1364"/>
              <w:jc w:val="left"/>
              <w:rPr>
                <w:sz w:val="22"/>
                <w:szCs w:val="22"/>
              </w:rPr>
            </w:pPr>
            <w:r w:rsidRPr="00F76146">
              <w:rPr>
                <w:rStyle w:val="Strong"/>
                <w:b/>
                <w:sz w:val="22"/>
                <w:szCs w:val="22"/>
              </w:rPr>
              <w:t>Purpose</w:t>
            </w:r>
          </w:p>
        </w:tc>
      </w:tr>
      <w:tr w:rsidR="00975242" w:rsidRPr="00717837" w:rsidTr="009778BE">
        <w:trPr>
          <w:jc w:val="center"/>
        </w:trPr>
        <w:tc>
          <w:tcPr>
            <w:tcW w:w="2425" w:type="dxa"/>
          </w:tcPr>
          <w:p w:rsidR="00975242" w:rsidRPr="00717837" w:rsidRDefault="00975242" w:rsidP="008D63C4">
            <w:pPr>
              <w:pStyle w:val="TH-TableHeading"/>
              <w:jc w:val="left"/>
              <w:rPr>
                <w:rStyle w:val="Strong"/>
                <w:color w:val="000000" w:themeColor="text1"/>
                <w:sz w:val="22"/>
                <w:szCs w:val="22"/>
              </w:rPr>
            </w:pPr>
            <w:r w:rsidRPr="00717837">
              <w:rPr>
                <w:rStyle w:val="Strong"/>
                <w:color w:val="000000" w:themeColor="text1"/>
                <w:sz w:val="22"/>
                <w:szCs w:val="22"/>
              </w:rPr>
              <w:t>Login</w:t>
            </w:r>
            <w:r w:rsidR="00D67FF3">
              <w:rPr>
                <w:rStyle w:val="Strong"/>
                <w:color w:val="000000" w:themeColor="text1"/>
                <w:sz w:val="22"/>
                <w:szCs w:val="22"/>
              </w:rPr>
              <w:t xml:space="preserve"> Screen</w:t>
            </w:r>
          </w:p>
        </w:tc>
        <w:tc>
          <w:tcPr>
            <w:tcW w:w="6802" w:type="dxa"/>
          </w:tcPr>
          <w:p w:rsidR="00975242" w:rsidRPr="00717837" w:rsidRDefault="00975242" w:rsidP="009778BE">
            <w:pPr>
              <w:pStyle w:val="NormalWeb"/>
              <w:numPr>
                <w:ilvl w:val="0"/>
                <w:numId w:val="36"/>
              </w:numPr>
              <w:ind w:left="252" w:hanging="180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17837">
              <w:rPr>
                <w:rFonts w:ascii="Arial" w:hAnsi="Arial" w:cs="Arial"/>
                <w:sz w:val="22"/>
                <w:szCs w:val="22"/>
              </w:rPr>
              <w:t xml:space="preserve">To </w:t>
            </w:r>
            <w:r w:rsidR="00230604" w:rsidRPr="00717837">
              <w:rPr>
                <w:rFonts w:ascii="Arial" w:hAnsi="Arial" w:cs="Arial"/>
                <w:sz w:val="22"/>
                <w:szCs w:val="22"/>
              </w:rPr>
              <w:t>access the app</w:t>
            </w:r>
            <w:r w:rsidRPr="00717837">
              <w:rPr>
                <w:rFonts w:ascii="Arial" w:hAnsi="Arial" w:cs="Arial"/>
                <w:sz w:val="22"/>
                <w:szCs w:val="22"/>
              </w:rPr>
              <w:t>, authorize</w:t>
            </w:r>
            <w:r w:rsidR="00E03199">
              <w:rPr>
                <w:rFonts w:ascii="Arial" w:hAnsi="Arial" w:cs="Arial"/>
                <w:sz w:val="22"/>
                <w:szCs w:val="22"/>
              </w:rPr>
              <w:t>d user</w:t>
            </w:r>
            <w:r w:rsidR="00BE4AF5">
              <w:rPr>
                <w:rFonts w:ascii="Arial" w:hAnsi="Arial" w:cs="Arial"/>
                <w:sz w:val="22"/>
                <w:szCs w:val="22"/>
              </w:rPr>
              <w:t xml:space="preserve"> first needs to enter his/her</w:t>
            </w:r>
            <w:r w:rsidR="00C4134C" w:rsidRPr="00717837">
              <w:rPr>
                <w:rFonts w:ascii="Arial" w:hAnsi="Arial" w:cs="Arial"/>
                <w:sz w:val="22"/>
                <w:szCs w:val="22"/>
              </w:rPr>
              <w:t xml:space="preserve"> credentials on login page, this login page authenticate</w:t>
            </w:r>
            <w:r w:rsidR="00BE4AF5">
              <w:rPr>
                <w:rFonts w:ascii="Arial" w:hAnsi="Arial" w:cs="Arial"/>
                <w:sz w:val="22"/>
                <w:szCs w:val="22"/>
              </w:rPr>
              <w:t xml:space="preserve"> the user from IAM and redirects user to the DVS mobile app </w:t>
            </w:r>
          </w:p>
        </w:tc>
      </w:tr>
      <w:tr w:rsidR="00975242" w:rsidRPr="00717837" w:rsidTr="009778BE">
        <w:trPr>
          <w:jc w:val="center"/>
        </w:trPr>
        <w:tc>
          <w:tcPr>
            <w:tcW w:w="2425" w:type="dxa"/>
          </w:tcPr>
          <w:p w:rsidR="00975242" w:rsidRPr="00717837" w:rsidRDefault="001F5D86" w:rsidP="008D63C4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717837">
              <w:rPr>
                <w:sz w:val="22"/>
                <w:szCs w:val="22"/>
              </w:rPr>
              <w:t xml:space="preserve">Enter </w:t>
            </w:r>
            <w:r w:rsidR="00975242" w:rsidRPr="00717837">
              <w:rPr>
                <w:sz w:val="22"/>
                <w:szCs w:val="22"/>
              </w:rPr>
              <w:t>IMEI</w:t>
            </w:r>
          </w:p>
        </w:tc>
        <w:tc>
          <w:tcPr>
            <w:tcW w:w="6802" w:type="dxa"/>
          </w:tcPr>
          <w:p w:rsidR="00BE4AF5" w:rsidRPr="00BE4AF5" w:rsidRDefault="00BE4AF5" w:rsidP="00BE4AF5">
            <w:pPr>
              <w:pStyle w:val="NormalWeb"/>
              <w:numPr>
                <w:ilvl w:val="0"/>
                <w:numId w:val="36"/>
              </w:numPr>
              <w:ind w:left="252" w:hanging="180"/>
              <w:rPr>
                <w:rFonts w:ascii="Arial" w:hAnsi="Arial" w:cs="Arial"/>
                <w:sz w:val="22"/>
                <w:szCs w:val="22"/>
              </w:rPr>
            </w:pPr>
            <w:r w:rsidRPr="00BE4AF5">
              <w:rPr>
                <w:rFonts w:ascii="Arial" w:hAnsi="Arial" w:cs="Arial"/>
                <w:sz w:val="22"/>
                <w:szCs w:val="22"/>
              </w:rPr>
              <w:t xml:space="preserve">Takes the valid IMEI as input. Enter </w:t>
            </w:r>
            <w:r w:rsidR="00607EB2">
              <w:rPr>
                <w:rFonts w:ascii="Arial" w:hAnsi="Arial" w:cs="Arial"/>
                <w:sz w:val="22"/>
                <w:szCs w:val="22"/>
              </w:rPr>
              <w:t>IMEI</w:t>
            </w:r>
            <w:r w:rsidRPr="00BE4AF5">
              <w:rPr>
                <w:rFonts w:ascii="Arial" w:hAnsi="Arial" w:cs="Arial"/>
                <w:sz w:val="22"/>
                <w:szCs w:val="22"/>
              </w:rPr>
              <w:t xml:space="preserve"> of device to be verified </w:t>
            </w:r>
          </w:p>
        </w:tc>
      </w:tr>
      <w:tr w:rsidR="001F5D86" w:rsidRPr="00717837" w:rsidTr="009778BE">
        <w:trPr>
          <w:jc w:val="center"/>
        </w:trPr>
        <w:tc>
          <w:tcPr>
            <w:tcW w:w="2425" w:type="dxa"/>
          </w:tcPr>
          <w:p w:rsidR="001F5D86" w:rsidRPr="00717837" w:rsidRDefault="001F5D86" w:rsidP="008D63C4">
            <w:pPr>
              <w:pStyle w:val="TB-TableBody"/>
              <w:rPr>
                <w:sz w:val="22"/>
                <w:szCs w:val="22"/>
              </w:rPr>
            </w:pPr>
            <w:r w:rsidRPr="00717837">
              <w:rPr>
                <w:sz w:val="22"/>
                <w:szCs w:val="22"/>
              </w:rPr>
              <w:t>Scan Barcode</w:t>
            </w:r>
          </w:p>
        </w:tc>
        <w:tc>
          <w:tcPr>
            <w:tcW w:w="6802" w:type="dxa"/>
          </w:tcPr>
          <w:p w:rsidR="001F5D86" w:rsidRPr="00717837" w:rsidRDefault="00C54B07" w:rsidP="002A4F32">
            <w:pPr>
              <w:pStyle w:val="CommentText"/>
              <w:numPr>
                <w:ilvl w:val="0"/>
                <w:numId w:val="37"/>
              </w:numPr>
              <w:ind w:left="252" w:hanging="180"/>
              <w:rPr>
                <w:rFonts w:cs="Arial"/>
                <w:sz w:val="22"/>
                <w:szCs w:val="22"/>
              </w:rPr>
            </w:pPr>
            <w:r w:rsidRPr="00717837">
              <w:rPr>
                <w:rFonts w:cs="Arial"/>
                <w:sz w:val="22"/>
                <w:szCs w:val="22"/>
              </w:rPr>
              <w:t>A</w:t>
            </w:r>
            <w:r w:rsidR="001F5D86" w:rsidRPr="00717837">
              <w:rPr>
                <w:rFonts w:cs="Arial"/>
                <w:sz w:val="22"/>
                <w:szCs w:val="22"/>
              </w:rPr>
              <w:t>llows user to scan barcode</w:t>
            </w:r>
            <w:r w:rsidR="00BE4AF5">
              <w:rPr>
                <w:rFonts w:cs="Arial"/>
                <w:sz w:val="22"/>
                <w:szCs w:val="22"/>
              </w:rPr>
              <w:t xml:space="preserve"> of the device</w:t>
            </w:r>
          </w:p>
        </w:tc>
      </w:tr>
      <w:tr w:rsidR="00975242" w:rsidRPr="00717837" w:rsidTr="009778BE">
        <w:trPr>
          <w:jc w:val="center"/>
        </w:trPr>
        <w:tc>
          <w:tcPr>
            <w:tcW w:w="2425" w:type="dxa"/>
          </w:tcPr>
          <w:p w:rsidR="00975242" w:rsidRPr="00717837" w:rsidRDefault="00975242" w:rsidP="008D63C4">
            <w:pPr>
              <w:pStyle w:val="TB-TableBody"/>
              <w:rPr>
                <w:sz w:val="22"/>
                <w:szCs w:val="22"/>
              </w:rPr>
            </w:pPr>
            <w:r w:rsidRPr="00717837">
              <w:rPr>
                <w:sz w:val="22"/>
                <w:szCs w:val="22"/>
              </w:rPr>
              <w:lastRenderedPageBreak/>
              <w:t xml:space="preserve">Device Status </w:t>
            </w:r>
          </w:p>
        </w:tc>
        <w:tc>
          <w:tcPr>
            <w:tcW w:w="6802" w:type="dxa"/>
          </w:tcPr>
          <w:p w:rsidR="003A28A6" w:rsidRDefault="003A28A6">
            <w:pPr>
              <w:pStyle w:val="CommentText"/>
              <w:ind w:left="162"/>
              <w:rPr>
                <w:rFonts w:cs="Arial"/>
                <w:sz w:val="22"/>
                <w:szCs w:val="22"/>
              </w:rPr>
              <w:pPrChange w:id="18" w:author="Fozia Zafar" w:date="2018-10-04T21:42:00Z">
                <w:pPr>
                  <w:pStyle w:val="CommentText"/>
                  <w:ind w:left="194"/>
                </w:pPr>
              </w:pPrChange>
            </w:pPr>
            <w:ins w:id="19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Displays </w:t>
              </w:r>
              <w:r w:rsidRPr="00ED31BD">
                <w:rPr>
                  <w:rFonts w:cs="Arial"/>
                  <w:sz w:val="22"/>
                  <w:szCs w:val="22"/>
                </w:rPr>
                <w:t>the com</w:t>
              </w:r>
              <w:r>
                <w:rPr>
                  <w:rFonts w:cs="Arial"/>
                  <w:sz w:val="22"/>
                  <w:szCs w:val="22"/>
                </w:rPr>
                <w:t xml:space="preserve">plete status of </w:t>
              </w:r>
            </w:ins>
            <w:r>
              <w:rPr>
                <w:rFonts w:cs="Arial"/>
                <w:sz w:val="22"/>
                <w:szCs w:val="22"/>
              </w:rPr>
              <w:t>t</w:t>
            </w:r>
            <w:ins w:id="20" w:author="Fozia Zafar" w:date="2018-10-04T18:11:00Z">
              <w:r>
                <w:rPr>
                  <w:rFonts w:cs="Arial"/>
                  <w:sz w:val="22"/>
                  <w:szCs w:val="22"/>
                </w:rPr>
                <w:t>he device</w:t>
              </w:r>
            </w:ins>
            <w:r>
              <w:rPr>
                <w:rFonts w:cs="Arial"/>
                <w:sz w:val="22"/>
                <w:szCs w:val="22"/>
              </w:rPr>
              <w:t xml:space="preserve"> in a table.</w:t>
            </w:r>
          </w:p>
          <w:p w:rsidR="00474B15" w:rsidRPr="00ED31BD" w:rsidRDefault="00474B15" w:rsidP="00474B15">
            <w:pPr>
              <w:pStyle w:val="CommentText"/>
              <w:ind w:firstLine="162"/>
              <w:rPr>
                <w:ins w:id="21" w:author="Fozia Zafar" w:date="2018-10-04T18:11:00Z"/>
                <w:rFonts w:cs="Arial"/>
                <w:sz w:val="22"/>
                <w:szCs w:val="22"/>
              </w:rPr>
            </w:pPr>
          </w:p>
          <w:p w:rsidR="00474B15" w:rsidRPr="00ED31BD" w:rsidRDefault="00474B15" w:rsidP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22" w:author="Fozia Zafar" w:date="2018-10-04T18:11:00Z"/>
                <w:rFonts w:cs="Arial"/>
                <w:sz w:val="22"/>
                <w:szCs w:val="22"/>
              </w:rPr>
            </w:pPr>
            <w:ins w:id="23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IMEI</w:t>
              </w:r>
            </w:ins>
          </w:p>
          <w:p w:rsidR="00474B15" w:rsidRDefault="00474B15" w:rsidP="00474B15">
            <w:pPr>
              <w:pStyle w:val="CommentText"/>
              <w:ind w:left="162" w:firstLine="162"/>
              <w:rPr>
                <w:ins w:id="24" w:author="Fozia Zafar" w:date="2018-10-04T23:34:00Z"/>
                <w:rFonts w:cs="Arial"/>
                <w:sz w:val="22"/>
                <w:szCs w:val="22"/>
              </w:rPr>
            </w:pPr>
            <w:ins w:id="25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Displays the entered </w:t>
              </w:r>
            </w:ins>
            <w:r w:rsidR="00607EB2">
              <w:rPr>
                <w:rFonts w:cs="Arial"/>
                <w:sz w:val="22"/>
                <w:szCs w:val="22"/>
              </w:rPr>
              <w:t>IMEI</w:t>
            </w:r>
          </w:p>
          <w:p w:rsidR="00474B15" w:rsidRPr="00ED31BD" w:rsidRDefault="00474B15" w:rsidP="00474B15">
            <w:pPr>
              <w:pStyle w:val="CommentText"/>
              <w:ind w:firstLine="162"/>
              <w:rPr>
                <w:ins w:id="26" w:author="Fozia Zafar" w:date="2018-10-04T18:11:00Z"/>
                <w:rFonts w:cs="Arial"/>
                <w:sz w:val="22"/>
                <w:szCs w:val="22"/>
              </w:rPr>
            </w:pPr>
          </w:p>
          <w:p w:rsidR="00474B15" w:rsidRPr="00D57B68" w:rsidRDefault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27" w:author="Fozia Zafar" w:date="2018-10-04T18:11:00Z"/>
                <w:rFonts w:cs="Arial"/>
                <w:b/>
                <w:sz w:val="22"/>
                <w:szCs w:val="22"/>
                <w:rPrChange w:id="28" w:author="Fozia Zafar" w:date="2018-10-05T00:58:00Z">
                  <w:rPr>
                    <w:ins w:id="29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30" w:author="Fozia Zafar" w:date="2018-10-05T00:58:00Z">
                <w:pPr>
                  <w:pStyle w:val="CommentText"/>
                  <w:numPr>
                    <w:numId w:val="41"/>
                  </w:numPr>
                  <w:ind w:left="480" w:firstLine="162"/>
                </w:pPr>
              </w:pPrChange>
            </w:pPr>
            <w:ins w:id="31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Brand</w:t>
              </w:r>
            </w:ins>
          </w:p>
          <w:p w:rsidR="00474B15" w:rsidRDefault="00474B15">
            <w:pPr>
              <w:pStyle w:val="CommentText"/>
              <w:ind w:left="162" w:firstLine="162"/>
              <w:rPr>
                <w:ins w:id="32" w:author="Fozia Zafar" w:date="2018-10-04T23:34:00Z"/>
                <w:rFonts w:cs="Arial"/>
                <w:sz w:val="22"/>
                <w:szCs w:val="22"/>
              </w:rPr>
              <w:pPrChange w:id="33" w:author="Fozia Zafar" w:date="2018-10-05T00:58:00Z">
                <w:pPr>
                  <w:pStyle w:val="CommentText"/>
                  <w:ind w:firstLine="162"/>
                </w:pPr>
              </w:pPrChange>
            </w:pPr>
            <w:ins w:id="34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Displays the brand </w:t>
              </w:r>
            </w:ins>
            <w:ins w:id="35" w:author="Fozia Zafar" w:date="2018-10-04T23:34:00Z">
              <w:r>
                <w:rPr>
                  <w:rFonts w:cs="Arial"/>
                  <w:sz w:val="22"/>
                  <w:szCs w:val="22"/>
                </w:rPr>
                <w:t xml:space="preserve">name </w:t>
              </w:r>
            </w:ins>
            <w:ins w:id="36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of the device</w:t>
              </w:r>
            </w:ins>
          </w:p>
          <w:p w:rsidR="00474B15" w:rsidRPr="00ED31BD" w:rsidRDefault="00474B15" w:rsidP="00474B15">
            <w:pPr>
              <w:pStyle w:val="CommentText"/>
              <w:ind w:firstLine="162"/>
              <w:rPr>
                <w:ins w:id="37" w:author="Fozia Zafar" w:date="2018-10-04T18:11:00Z"/>
                <w:rFonts w:cs="Arial"/>
                <w:sz w:val="22"/>
                <w:szCs w:val="22"/>
              </w:rPr>
            </w:pPr>
          </w:p>
          <w:p w:rsidR="00474B15" w:rsidRPr="00D57B68" w:rsidRDefault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38" w:author="Fozia Zafar" w:date="2018-10-04T18:11:00Z"/>
                <w:rFonts w:cs="Arial"/>
                <w:b/>
                <w:sz w:val="22"/>
                <w:szCs w:val="22"/>
                <w:rPrChange w:id="39" w:author="Fozia Zafar" w:date="2018-10-05T00:58:00Z">
                  <w:rPr>
                    <w:ins w:id="40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41" w:author="Fozia Zafar" w:date="2018-10-05T00:58:00Z">
                <w:pPr>
                  <w:pStyle w:val="CommentText"/>
                  <w:numPr>
                    <w:numId w:val="41"/>
                  </w:numPr>
                  <w:ind w:left="480" w:firstLine="162"/>
                </w:pPr>
              </w:pPrChange>
            </w:pPr>
            <w:ins w:id="42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Model Name</w:t>
              </w:r>
            </w:ins>
          </w:p>
          <w:p w:rsidR="00474B15" w:rsidRDefault="00474B15">
            <w:pPr>
              <w:pStyle w:val="CommentText"/>
              <w:ind w:left="162" w:firstLine="162"/>
              <w:rPr>
                <w:ins w:id="43" w:author="Fozia Zafar" w:date="2018-10-04T23:34:00Z"/>
                <w:rFonts w:cs="Arial"/>
                <w:sz w:val="22"/>
                <w:szCs w:val="22"/>
              </w:rPr>
              <w:pPrChange w:id="44" w:author="Fozia Zafar" w:date="2018-10-05T00:59:00Z">
                <w:pPr>
                  <w:pStyle w:val="CommentText"/>
                  <w:ind w:firstLine="162"/>
                </w:pPr>
              </w:pPrChange>
            </w:pPr>
            <w:ins w:id="45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model name of the device</w:t>
              </w:r>
            </w:ins>
          </w:p>
          <w:p w:rsidR="00474B15" w:rsidRPr="00ED31BD" w:rsidRDefault="00474B15" w:rsidP="00474B15">
            <w:pPr>
              <w:pStyle w:val="CommentText"/>
              <w:ind w:firstLine="162"/>
              <w:rPr>
                <w:ins w:id="46" w:author="Fozia Zafar" w:date="2018-10-04T18:11:00Z"/>
                <w:rFonts w:cs="Arial"/>
                <w:sz w:val="22"/>
                <w:szCs w:val="22"/>
              </w:rPr>
            </w:pPr>
          </w:p>
          <w:p w:rsidR="00474B15" w:rsidRPr="00ED31BD" w:rsidRDefault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47" w:author="Fozia Zafar" w:date="2018-10-04T18:11:00Z"/>
                <w:rFonts w:cs="Arial"/>
                <w:b/>
                <w:sz w:val="22"/>
                <w:szCs w:val="22"/>
              </w:rPr>
              <w:pPrChange w:id="48" w:author="Fozia Zafar" w:date="2018-10-05T00:58:00Z">
                <w:pPr>
                  <w:pStyle w:val="CommentText"/>
                  <w:numPr>
                    <w:numId w:val="41"/>
                  </w:numPr>
                  <w:ind w:left="480" w:firstLine="162"/>
                </w:pPr>
              </w:pPrChange>
            </w:pPr>
            <w:ins w:id="49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Model Number</w:t>
              </w:r>
            </w:ins>
          </w:p>
          <w:p w:rsidR="00474B15" w:rsidRDefault="00474B15">
            <w:pPr>
              <w:pStyle w:val="CommentText"/>
              <w:ind w:left="162" w:firstLine="162"/>
              <w:rPr>
                <w:ins w:id="50" w:author="Fozia Zafar" w:date="2018-10-04T23:34:00Z"/>
                <w:rFonts w:cs="Arial"/>
                <w:sz w:val="22"/>
                <w:szCs w:val="22"/>
              </w:rPr>
              <w:pPrChange w:id="51" w:author="Fozia Zafar" w:date="2018-10-05T00:59:00Z">
                <w:pPr>
                  <w:pStyle w:val="CommentText"/>
                  <w:ind w:firstLine="162"/>
                </w:pPr>
              </w:pPrChange>
            </w:pPr>
            <w:ins w:id="52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 Displays the model number of the device</w:t>
              </w:r>
            </w:ins>
          </w:p>
          <w:p w:rsidR="00474B15" w:rsidRPr="00ED31BD" w:rsidRDefault="00474B15" w:rsidP="00474B15">
            <w:pPr>
              <w:pStyle w:val="CommentText"/>
              <w:ind w:firstLine="162"/>
              <w:rPr>
                <w:ins w:id="53" w:author="Fozia Zafar" w:date="2018-10-04T18:11:00Z"/>
                <w:rFonts w:cs="Arial"/>
                <w:sz w:val="22"/>
                <w:szCs w:val="22"/>
              </w:rPr>
            </w:pPr>
          </w:p>
          <w:p w:rsidR="00474B15" w:rsidRPr="00D57B68" w:rsidRDefault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54" w:author="Fozia Zafar" w:date="2018-10-04T18:11:00Z"/>
                <w:rFonts w:cs="Arial"/>
                <w:b/>
                <w:sz w:val="22"/>
                <w:szCs w:val="22"/>
                <w:rPrChange w:id="55" w:author="Fozia Zafar" w:date="2018-10-05T00:58:00Z">
                  <w:rPr>
                    <w:ins w:id="56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57" w:author="Fozia Zafar" w:date="2018-10-05T00:58:00Z">
                <w:pPr>
                  <w:pStyle w:val="CommentText"/>
                  <w:numPr>
                    <w:numId w:val="41"/>
                  </w:numPr>
                  <w:ind w:left="480" w:firstLine="162"/>
                </w:pPr>
              </w:pPrChange>
            </w:pPr>
            <w:ins w:id="58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59" w:author="Fozia Zafar" w:date="2018-10-05T00:58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Manufacturer</w:t>
              </w:r>
            </w:ins>
          </w:p>
          <w:p w:rsidR="00474B15" w:rsidRPr="00D57B68" w:rsidRDefault="00474B15">
            <w:pPr>
              <w:pStyle w:val="CommentText"/>
              <w:ind w:left="342"/>
              <w:rPr>
                <w:ins w:id="60" w:author="Fozia Zafar" w:date="2018-10-04T23:34:00Z"/>
                <w:rFonts w:cs="Arial"/>
                <w:sz w:val="22"/>
                <w:szCs w:val="22"/>
                <w:rPrChange w:id="61" w:author="Fozia Zafar" w:date="2018-10-05T00:59:00Z">
                  <w:rPr>
                    <w:ins w:id="62" w:author="Fozia Zafar" w:date="2018-10-04T23:34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63" w:author="Fozia Zafar" w:date="2018-10-05T00:59:00Z">
                <w:pPr>
                  <w:pStyle w:val="CommentText"/>
                  <w:ind w:left="630"/>
                </w:pPr>
              </w:pPrChange>
            </w:pPr>
            <w:ins w:id="64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name of the company/country w</w:t>
              </w:r>
              <w:r>
                <w:rPr>
                  <w:rFonts w:cs="Arial"/>
                  <w:sz w:val="22"/>
                  <w:szCs w:val="22"/>
                </w:rPr>
                <w:t>here the device is manufactured</w:t>
              </w:r>
            </w:ins>
          </w:p>
          <w:p w:rsidR="00474B15" w:rsidRPr="00ED31BD" w:rsidRDefault="00474B15" w:rsidP="00474B15">
            <w:pPr>
              <w:pStyle w:val="CommentText"/>
              <w:ind w:firstLine="162"/>
              <w:rPr>
                <w:ins w:id="65" w:author="Fozia Zafar" w:date="2018-10-04T18:11:00Z"/>
                <w:rFonts w:cs="Arial"/>
                <w:b/>
                <w:bCs/>
                <w:sz w:val="22"/>
                <w:szCs w:val="22"/>
                <w:shd w:val="clear" w:color="auto" w:fill="FFFFFF"/>
              </w:rPr>
            </w:pPr>
          </w:p>
          <w:p w:rsidR="00474B15" w:rsidRPr="00D57B68" w:rsidRDefault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66" w:author="Fozia Zafar" w:date="2018-10-04T18:11:00Z"/>
                <w:rFonts w:cs="Arial"/>
                <w:b/>
                <w:sz w:val="22"/>
                <w:szCs w:val="22"/>
                <w:rPrChange w:id="67" w:author="Fozia Zafar" w:date="2018-10-05T00:58:00Z">
                  <w:rPr>
                    <w:ins w:id="68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69" w:author="Fozia Zafar" w:date="2018-10-05T00:58:00Z">
                <w:pPr>
                  <w:pStyle w:val="CommentText"/>
                  <w:numPr>
                    <w:numId w:val="41"/>
                  </w:numPr>
                  <w:ind w:left="480" w:firstLine="162"/>
                </w:pPr>
              </w:pPrChange>
            </w:pPr>
            <w:ins w:id="70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71" w:author="Fozia Zafar" w:date="2018-10-05T00:58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Device Type</w:t>
              </w:r>
            </w:ins>
          </w:p>
          <w:p w:rsidR="00474B15" w:rsidRDefault="00474B15">
            <w:pPr>
              <w:pStyle w:val="CommentText"/>
              <w:ind w:left="342"/>
              <w:rPr>
                <w:ins w:id="72" w:author="Fozia Zafar" w:date="2018-10-04T23:36:00Z"/>
                <w:rFonts w:cs="Arial"/>
                <w:sz w:val="22"/>
                <w:szCs w:val="22"/>
              </w:rPr>
              <w:pPrChange w:id="73" w:author="Fozia Zafar" w:date="2018-10-05T00:59:00Z">
                <w:pPr>
                  <w:pStyle w:val="CommentText"/>
                  <w:ind w:firstLine="162"/>
                </w:pPr>
              </w:pPrChange>
            </w:pPr>
            <w:ins w:id="74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device type i.e. smartphone, tablet etc.</w:t>
              </w:r>
            </w:ins>
          </w:p>
          <w:p w:rsidR="00474B15" w:rsidRPr="00ED31BD" w:rsidRDefault="00474B15" w:rsidP="00474B15">
            <w:pPr>
              <w:pStyle w:val="CommentText"/>
              <w:ind w:firstLine="162"/>
              <w:rPr>
                <w:ins w:id="75" w:author="Fozia Zafar" w:date="2018-10-04T18:11:00Z"/>
                <w:rFonts w:cs="Arial"/>
                <w:sz w:val="22"/>
                <w:szCs w:val="22"/>
              </w:rPr>
            </w:pPr>
          </w:p>
          <w:p w:rsidR="00474B15" w:rsidRPr="00D57B68" w:rsidRDefault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76" w:author="Fozia Zafar" w:date="2018-10-04T18:11:00Z"/>
                <w:rFonts w:cs="Arial"/>
                <w:b/>
                <w:sz w:val="22"/>
                <w:szCs w:val="22"/>
                <w:rPrChange w:id="77" w:author="Fozia Zafar" w:date="2018-10-05T00:59:00Z">
                  <w:rPr>
                    <w:ins w:id="78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79" w:author="Fozia Zafar" w:date="2018-10-05T00:59:00Z">
                <w:pPr>
                  <w:pStyle w:val="CommentText"/>
                  <w:numPr>
                    <w:numId w:val="41"/>
                  </w:numPr>
                  <w:ind w:left="480" w:firstLine="162"/>
                </w:pPr>
              </w:pPrChange>
            </w:pPr>
            <w:ins w:id="80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81" w:author="Fozia Zafar" w:date="2018-10-05T00:59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Operating System</w:t>
              </w:r>
            </w:ins>
          </w:p>
          <w:p w:rsidR="00474B15" w:rsidRDefault="00474B15">
            <w:pPr>
              <w:pStyle w:val="CommentText"/>
              <w:ind w:left="342"/>
              <w:rPr>
                <w:ins w:id="82" w:author="Fozia Zafar" w:date="2018-10-04T23:37:00Z"/>
                <w:rFonts w:cs="Arial"/>
                <w:sz w:val="22"/>
                <w:szCs w:val="22"/>
              </w:rPr>
              <w:pPrChange w:id="83" w:author="Fozia Zafar" w:date="2018-10-05T00:59:00Z">
                <w:pPr>
                  <w:pStyle w:val="CommentText"/>
                  <w:ind w:left="630"/>
                </w:pPr>
              </w:pPrChange>
            </w:pPr>
            <w:ins w:id="84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operating system</w:t>
              </w:r>
            </w:ins>
            <w:ins w:id="85" w:author="Fozia Zafar" w:date="2018-10-04T23:37:00Z">
              <w:r>
                <w:rPr>
                  <w:rFonts w:cs="Arial"/>
                  <w:sz w:val="22"/>
                  <w:szCs w:val="22"/>
                </w:rPr>
                <w:t xml:space="preserve"> of the device </w:t>
              </w:r>
            </w:ins>
            <w:ins w:id="86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i.e. An</w:t>
              </w:r>
              <w:r>
                <w:rPr>
                  <w:rFonts w:cs="Arial"/>
                  <w:sz w:val="22"/>
                  <w:szCs w:val="22"/>
                </w:rPr>
                <w:t xml:space="preserve">droid or </w:t>
              </w:r>
            </w:ins>
            <w:ins w:id="87" w:author="Fozia Zafar" w:date="2018-10-04T23:37:00Z">
              <w:r>
                <w:rPr>
                  <w:rFonts w:cs="Arial"/>
                  <w:sz w:val="22"/>
                  <w:szCs w:val="22"/>
                </w:rPr>
                <w:t>i</w:t>
              </w:r>
            </w:ins>
            <w:ins w:id="88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OS</w:t>
              </w:r>
            </w:ins>
          </w:p>
          <w:p w:rsidR="00474B15" w:rsidRPr="00ED31BD" w:rsidRDefault="00474B15">
            <w:pPr>
              <w:pStyle w:val="CommentText"/>
              <w:ind w:firstLine="162"/>
              <w:rPr>
                <w:ins w:id="89" w:author="Fozia Zafar" w:date="2018-10-04T18:11:00Z"/>
                <w:rFonts w:cs="Arial"/>
                <w:sz w:val="22"/>
                <w:szCs w:val="22"/>
              </w:rPr>
              <w:pPrChange w:id="90" w:author="Fozia Zafar" w:date="2018-10-04T23:37:00Z">
                <w:pPr>
                  <w:pStyle w:val="CommentText"/>
                  <w:ind w:left="630"/>
                </w:pPr>
              </w:pPrChange>
            </w:pPr>
          </w:p>
          <w:p w:rsidR="00474B15" w:rsidRPr="00D57B68" w:rsidRDefault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91" w:author="Fozia Zafar" w:date="2018-10-04T18:11:00Z"/>
                <w:rFonts w:cs="Arial"/>
                <w:b/>
                <w:sz w:val="22"/>
                <w:szCs w:val="22"/>
                <w:rPrChange w:id="92" w:author="Fozia Zafar" w:date="2018-10-05T01:00:00Z">
                  <w:rPr>
                    <w:ins w:id="93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94" w:author="Fozia Zafar" w:date="2018-10-05T01:00:00Z">
                <w:pPr>
                  <w:pStyle w:val="CommentText"/>
                  <w:numPr>
                    <w:numId w:val="41"/>
                  </w:numPr>
                  <w:ind w:left="480" w:firstLine="162"/>
                </w:pPr>
              </w:pPrChange>
            </w:pPr>
            <w:ins w:id="95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96" w:author="Fozia Zafar" w:date="2018-10-05T01:00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Radio  access technology</w:t>
              </w:r>
            </w:ins>
          </w:p>
          <w:p w:rsidR="00474B15" w:rsidRDefault="00474B15">
            <w:pPr>
              <w:pStyle w:val="CommentText"/>
              <w:ind w:left="342"/>
              <w:rPr>
                <w:ins w:id="97" w:author="Fozia Zafar" w:date="2018-10-05T00:05:00Z"/>
                <w:rFonts w:cs="Arial"/>
                <w:sz w:val="22"/>
                <w:szCs w:val="22"/>
              </w:rPr>
              <w:pPrChange w:id="98" w:author="Fozia Zafar" w:date="2018-10-05T01:00:00Z">
                <w:pPr>
                  <w:pStyle w:val="CommentText"/>
                  <w:ind w:left="630"/>
                </w:pPr>
              </w:pPrChange>
            </w:pPr>
            <w:ins w:id="99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</w:t>
              </w:r>
              <w:r>
                <w:rPr>
                  <w:rFonts w:cs="Arial"/>
                  <w:sz w:val="22"/>
                  <w:szCs w:val="22"/>
                </w:rPr>
                <w:t xml:space="preserve"> the</w:t>
              </w:r>
            </w:ins>
            <w:ins w:id="100" w:author="Fozia Zafar" w:date="2018-10-04T23:55:00Z">
              <w:r>
                <w:rPr>
                  <w:rFonts w:cs="Arial"/>
                  <w:sz w:val="22"/>
                  <w:szCs w:val="22"/>
                </w:rPr>
                <w:t xml:space="preserve"> </w:t>
              </w:r>
            </w:ins>
            <w:ins w:id="101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radio </w:t>
              </w:r>
            </w:ins>
            <w:ins w:id="102" w:author="Fozia Zafar" w:date="2018-10-04T23:55:00Z">
              <w:r>
                <w:rPr>
                  <w:rFonts w:cs="Arial"/>
                  <w:sz w:val="22"/>
                  <w:szCs w:val="22"/>
                </w:rPr>
                <w:t>access</w:t>
              </w:r>
            </w:ins>
            <w:ins w:id="103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technology</w:t>
              </w:r>
            </w:ins>
            <w:ins w:id="104" w:author="Fozia Zafar" w:date="2018-10-05T00:02:00Z">
              <w:r>
                <w:rPr>
                  <w:rFonts w:cs="Arial"/>
                  <w:sz w:val="22"/>
                  <w:szCs w:val="22"/>
                </w:rPr>
                <w:t>(s)</w:t>
              </w:r>
            </w:ins>
            <w:ins w:id="105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</w:t>
              </w:r>
            </w:ins>
            <w:ins w:id="106" w:author="Fozia Zafar" w:date="2018-10-04T23:55:00Z">
              <w:r>
                <w:rPr>
                  <w:rFonts w:cs="Arial"/>
                  <w:sz w:val="22"/>
                  <w:szCs w:val="22"/>
                </w:rPr>
                <w:t>of th</w:t>
              </w:r>
            </w:ins>
            <w:r w:rsidR="00A847C6">
              <w:rPr>
                <w:rFonts w:cs="Arial"/>
                <w:sz w:val="22"/>
                <w:szCs w:val="22"/>
              </w:rPr>
              <w:t>e</w:t>
            </w:r>
            <w:ins w:id="107" w:author="Fozia Zafar" w:date="2018-10-04T23:55:00Z">
              <w:r>
                <w:rPr>
                  <w:rFonts w:cs="Arial"/>
                  <w:sz w:val="22"/>
                  <w:szCs w:val="22"/>
                </w:rPr>
                <w:t xml:space="preserve"> device</w:t>
              </w:r>
            </w:ins>
            <w:r w:rsidR="00BE4AF5">
              <w:rPr>
                <w:rFonts w:cs="Arial"/>
                <w:sz w:val="22"/>
                <w:szCs w:val="22"/>
              </w:rPr>
              <w:t xml:space="preserve"> i.e. 2G, 3G, 4G, 5G etc.</w:t>
            </w:r>
          </w:p>
          <w:p w:rsidR="00474B15" w:rsidRDefault="00474B15">
            <w:pPr>
              <w:pStyle w:val="CommentText"/>
              <w:ind w:firstLine="162"/>
              <w:rPr>
                <w:ins w:id="108" w:author="Fozia Zafar" w:date="2018-10-05T00:05:00Z"/>
                <w:rFonts w:cs="Arial"/>
                <w:sz w:val="22"/>
                <w:szCs w:val="22"/>
              </w:rPr>
              <w:pPrChange w:id="109" w:author="Fozia Zafar" w:date="2018-10-04T23:55:00Z">
                <w:pPr>
                  <w:pStyle w:val="CommentText"/>
                  <w:ind w:left="630"/>
                </w:pPr>
              </w:pPrChange>
            </w:pPr>
          </w:p>
          <w:p w:rsidR="00474B15" w:rsidRPr="00D57B68" w:rsidRDefault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110" w:author="Fozia Zafar" w:date="2018-10-05T00:05:00Z"/>
                <w:rFonts w:cs="Arial"/>
                <w:b/>
                <w:sz w:val="22"/>
                <w:szCs w:val="22"/>
                <w:rPrChange w:id="111" w:author="Fozia Zafar" w:date="2018-10-05T01:00:00Z">
                  <w:rPr>
                    <w:ins w:id="112" w:author="Fozia Zafar" w:date="2018-10-05T00:05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113" w:author="Fozia Zafar" w:date="2018-10-05T01:00:00Z">
                <w:pPr>
                  <w:pStyle w:val="CommentText"/>
                  <w:numPr>
                    <w:numId w:val="41"/>
                  </w:numPr>
                  <w:ind w:left="480" w:firstLine="162"/>
                </w:pPr>
              </w:pPrChange>
            </w:pPr>
            <w:ins w:id="114" w:author="Fozia Zafar" w:date="2018-10-05T00:05:00Z">
              <w:r w:rsidRPr="00D57B68">
                <w:rPr>
                  <w:rFonts w:cs="Arial"/>
                  <w:b/>
                  <w:sz w:val="22"/>
                  <w:szCs w:val="22"/>
                  <w:rPrChange w:id="115" w:author="Fozia Zafar" w:date="2018-10-05T01:00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Registration Status</w:t>
              </w:r>
            </w:ins>
          </w:p>
          <w:p w:rsidR="0019572B" w:rsidRDefault="0019572B">
            <w:pPr>
              <w:pStyle w:val="CommentText"/>
              <w:ind w:left="342"/>
              <w:rPr>
                <w:rFonts w:cs="Arial"/>
                <w:sz w:val="22"/>
                <w:szCs w:val="22"/>
              </w:rPr>
              <w:pPrChange w:id="116" w:author="Fozia Zafar" w:date="2018-10-05T01:03:00Z">
                <w:pPr>
                  <w:pStyle w:val="CommentText"/>
                  <w:ind w:left="792"/>
                </w:pPr>
              </w:pPrChange>
            </w:pPr>
            <w:ins w:id="117" w:author="Fozia Zafar" w:date="2018-10-05T00:46:00Z">
              <w:r>
                <w:rPr>
                  <w:rFonts w:cs="Arial"/>
                  <w:sz w:val="22"/>
                  <w:szCs w:val="22"/>
                </w:rPr>
                <w:t>D</w:t>
              </w:r>
            </w:ins>
            <w:ins w:id="118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isplay</w:t>
              </w:r>
              <w:r>
                <w:rPr>
                  <w:rFonts w:cs="Arial"/>
                  <w:sz w:val="22"/>
                  <w:szCs w:val="22"/>
                </w:rPr>
                <w:t xml:space="preserve">s the </w:t>
              </w:r>
            </w:ins>
            <w:ins w:id="119" w:author="Fozia Zafar" w:date="2018-10-05T00:48:00Z">
              <w:r>
                <w:rPr>
                  <w:rFonts w:cs="Arial"/>
                  <w:sz w:val="22"/>
                  <w:szCs w:val="22"/>
                </w:rPr>
                <w:t>s</w:t>
              </w:r>
            </w:ins>
            <w:ins w:id="120" w:author="Fozia Zafar" w:date="2018-10-04T18:11:00Z">
              <w:r>
                <w:rPr>
                  <w:rFonts w:cs="Arial"/>
                  <w:sz w:val="22"/>
                  <w:szCs w:val="22"/>
                </w:rPr>
                <w:t>tatus</w:t>
              </w:r>
            </w:ins>
            <w:ins w:id="121" w:author="Fozia Zafar" w:date="2018-10-05T00:47:00Z">
              <w:r>
                <w:rPr>
                  <w:rFonts w:cs="Arial"/>
                  <w:sz w:val="22"/>
                  <w:szCs w:val="22"/>
                </w:rPr>
                <w:t xml:space="preserve"> of IMEI</w:t>
              </w:r>
            </w:ins>
            <w:r w:rsidR="00607EB2">
              <w:rPr>
                <w:rFonts w:cs="Arial"/>
                <w:sz w:val="22"/>
                <w:szCs w:val="22"/>
              </w:rPr>
              <w:t xml:space="preserve"> </w:t>
            </w:r>
            <w:ins w:id="122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i.e. Registered, Pendin</w:t>
              </w:r>
              <w:r>
                <w:rPr>
                  <w:rFonts w:cs="Arial"/>
                  <w:sz w:val="22"/>
                  <w:szCs w:val="22"/>
                </w:rPr>
                <w:t>g registration, Not registered</w:t>
              </w:r>
            </w:ins>
          </w:p>
          <w:p w:rsidR="00474B15" w:rsidRPr="00ED31BD" w:rsidRDefault="00474B15">
            <w:pPr>
              <w:pStyle w:val="CommentText"/>
              <w:rPr>
                <w:ins w:id="123" w:author="Fozia Zafar" w:date="2018-10-04T18:11:00Z"/>
                <w:rFonts w:cs="Arial"/>
                <w:sz w:val="22"/>
                <w:szCs w:val="22"/>
              </w:rPr>
              <w:pPrChange w:id="124" w:author="Fozia Zafar" w:date="2018-10-05T01:15:00Z">
                <w:pPr>
                  <w:pStyle w:val="CommentText"/>
                  <w:ind w:left="630"/>
                </w:pPr>
              </w:pPrChange>
            </w:pPr>
          </w:p>
          <w:p w:rsidR="00474B15" w:rsidRPr="00D57B68" w:rsidRDefault="00474B15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125" w:author="Fozia Zafar" w:date="2018-10-04T18:11:00Z"/>
                <w:rFonts w:cs="Arial"/>
                <w:b/>
                <w:sz w:val="22"/>
                <w:szCs w:val="22"/>
                <w:rPrChange w:id="126" w:author="Fozia Zafar" w:date="2018-10-05T01:00:00Z">
                  <w:rPr>
                    <w:ins w:id="127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128" w:author="Fozia Zafar" w:date="2018-10-05T01:00:00Z">
                <w:pPr>
                  <w:pStyle w:val="CommentText"/>
                  <w:numPr>
                    <w:numId w:val="41"/>
                  </w:numPr>
                  <w:ind w:left="480" w:firstLine="162"/>
                </w:pPr>
              </w:pPrChange>
            </w:pPr>
            <w:ins w:id="129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130" w:author="Fozia Zafar" w:date="2018-10-05T01:00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IMEI Compliance Status</w:t>
              </w:r>
            </w:ins>
          </w:p>
          <w:p w:rsidR="00474B15" w:rsidRDefault="00474B15">
            <w:pPr>
              <w:pStyle w:val="CommentText"/>
              <w:ind w:left="342"/>
              <w:rPr>
                <w:rFonts w:cs="Arial"/>
                <w:sz w:val="22"/>
                <w:szCs w:val="22"/>
              </w:rPr>
              <w:pPrChange w:id="131" w:author="Fozia Zafar" w:date="2018-10-05T01:01:00Z">
                <w:pPr>
                  <w:ind w:firstLine="554"/>
                  <w:jc w:val="both"/>
                </w:pPr>
              </w:pPrChange>
            </w:pPr>
            <w:ins w:id="132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</w:t>
              </w:r>
              <w:r>
                <w:rPr>
                  <w:rFonts w:cs="Arial"/>
                  <w:sz w:val="22"/>
                  <w:szCs w:val="22"/>
                </w:rPr>
                <w:t xml:space="preserve">isplays the </w:t>
              </w:r>
            </w:ins>
            <w:ins w:id="133" w:author="Fozia Zafar" w:date="2018-10-04T23:39:00Z">
              <w:r>
                <w:rPr>
                  <w:rFonts w:cs="Arial"/>
                  <w:sz w:val="22"/>
                  <w:szCs w:val="22"/>
                </w:rPr>
                <w:t xml:space="preserve">status of </w:t>
              </w:r>
            </w:ins>
            <w:ins w:id="134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IMEI</w:t>
              </w:r>
            </w:ins>
            <w:ins w:id="135" w:author="Fozia Zafar" w:date="2018-10-04T23:39:00Z">
              <w:r>
                <w:rPr>
                  <w:rFonts w:cs="Arial"/>
                  <w:sz w:val="22"/>
                  <w:szCs w:val="22"/>
                </w:rPr>
                <w:t xml:space="preserve"> i.e</w:t>
              </w:r>
            </w:ins>
            <w:ins w:id="136" w:author="Fozia Zafar" w:date="2018-10-05T00:31:00Z">
              <w:r>
                <w:rPr>
                  <w:rFonts w:cs="Arial"/>
                  <w:sz w:val="22"/>
                  <w:szCs w:val="22"/>
                </w:rPr>
                <w:t>.</w:t>
              </w:r>
            </w:ins>
            <w:ins w:id="137" w:author="Fozia Zafar" w:date="2018-10-04T23:39:00Z">
              <w:r>
                <w:rPr>
                  <w:rFonts w:cs="Arial"/>
                  <w:sz w:val="22"/>
                  <w:szCs w:val="22"/>
                </w:rPr>
                <w:t xml:space="preserve"> Compliant, Non-Compliant</w:t>
              </w:r>
            </w:ins>
            <w:ins w:id="138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 </w:t>
              </w:r>
            </w:ins>
          </w:p>
          <w:p w:rsidR="003A28A6" w:rsidRDefault="003A28A6" w:rsidP="003A28A6">
            <w:pPr>
              <w:pStyle w:val="CommentText"/>
              <w:ind w:left="342"/>
              <w:rPr>
                <w:ins w:id="139" w:author="Fozia Zafar" w:date="2018-10-05T00:30:00Z"/>
                <w:rFonts w:cs="Arial"/>
                <w:sz w:val="22"/>
                <w:szCs w:val="22"/>
              </w:rPr>
            </w:pPr>
          </w:p>
          <w:p w:rsidR="003A28A6" w:rsidRPr="00D57B68" w:rsidRDefault="003A28A6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140" w:author="Fozia Zafar" w:date="2018-10-04T18:11:00Z"/>
                <w:rFonts w:cs="Arial"/>
                <w:b/>
                <w:sz w:val="22"/>
                <w:szCs w:val="22"/>
                <w:rPrChange w:id="141" w:author="Fozia Zafar" w:date="2018-10-05T01:03:00Z">
                  <w:rPr>
                    <w:ins w:id="142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143" w:author="Fozia Zafar" w:date="2018-10-05T01:03:00Z">
                <w:pPr>
                  <w:pStyle w:val="CommentText"/>
                  <w:numPr>
                    <w:numId w:val="42"/>
                  </w:numPr>
                  <w:ind w:left="630" w:hanging="270"/>
                </w:pPr>
              </w:pPrChange>
            </w:pPr>
            <w:ins w:id="144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145" w:author="Fozia Zafar" w:date="2018-10-05T01:03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Lost/stolen Status</w:t>
              </w:r>
            </w:ins>
          </w:p>
          <w:p w:rsidR="003A28A6" w:rsidRDefault="003A28A6">
            <w:pPr>
              <w:pStyle w:val="CommentText"/>
              <w:ind w:left="342"/>
              <w:rPr>
                <w:rFonts w:cs="Arial"/>
                <w:sz w:val="22"/>
                <w:szCs w:val="22"/>
              </w:rPr>
              <w:pPrChange w:id="146" w:author="Fozia Zafar" w:date="2018-10-05T01:03:00Z">
                <w:pPr>
                  <w:pStyle w:val="CommentText"/>
                  <w:ind w:left="792"/>
                </w:pPr>
              </w:pPrChange>
            </w:pPr>
            <w:ins w:id="147" w:author="Fozia Zafar" w:date="2018-10-05T00:52:00Z">
              <w:r>
                <w:rPr>
                  <w:rFonts w:cs="Arial"/>
                  <w:sz w:val="22"/>
                  <w:szCs w:val="22"/>
                </w:rPr>
                <w:t>Displays</w:t>
              </w:r>
            </w:ins>
            <w:ins w:id="148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 the </w:t>
              </w:r>
            </w:ins>
            <w:r>
              <w:rPr>
                <w:rFonts w:cs="Arial"/>
                <w:sz w:val="22"/>
                <w:szCs w:val="22"/>
              </w:rPr>
              <w:t xml:space="preserve">status of IMEI </w:t>
            </w:r>
            <w:ins w:id="149" w:author="Fozia Zafar" w:date="2018-10-04T18:11:00Z">
              <w:r>
                <w:rPr>
                  <w:rFonts w:cs="Arial"/>
                  <w:sz w:val="22"/>
                  <w:szCs w:val="22"/>
                </w:rPr>
                <w:t>i.e. Lost/ stolen</w:t>
              </w:r>
            </w:ins>
            <w:r>
              <w:rPr>
                <w:rFonts w:cs="Arial"/>
                <w:sz w:val="22"/>
                <w:szCs w:val="22"/>
              </w:rPr>
              <w:t xml:space="preserve"> (if applicable )</w:t>
            </w:r>
          </w:p>
          <w:p w:rsidR="003A28A6" w:rsidRDefault="003A28A6" w:rsidP="003A28A6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</w:p>
          <w:p w:rsidR="003A28A6" w:rsidRDefault="003A28A6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ins w:id="150" w:author="Fozia Zafar" w:date="2018-10-05T01:04:00Z"/>
                <w:rFonts w:cs="Arial"/>
                <w:b/>
                <w:sz w:val="22"/>
                <w:szCs w:val="22"/>
              </w:rPr>
              <w:pPrChange w:id="151" w:author="Fozia Zafar" w:date="2018-10-05T01:04:00Z">
                <w:pPr>
                  <w:pStyle w:val="CommentText"/>
                  <w:numPr>
                    <w:numId w:val="41"/>
                  </w:numPr>
                  <w:ind w:left="252" w:hanging="162"/>
                </w:pPr>
              </w:pPrChange>
            </w:pPr>
            <w:ins w:id="152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153" w:author="Fozia Zafar" w:date="2018-10-05T01:04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Block as of Date</w:t>
              </w:r>
              <w:r w:rsidRPr="00D57B68">
                <w:rPr>
                  <w:rFonts w:cs="Arial"/>
                  <w:b/>
                  <w:sz w:val="22"/>
                  <w:szCs w:val="22"/>
                  <w:rPrChange w:id="154" w:author="Fozia Zafar" w:date="2018-10-05T01:04:00Z">
                    <w:rPr>
                      <w:rFonts w:cs="Arial"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 xml:space="preserve"> </w:t>
              </w:r>
            </w:ins>
            <w:ins w:id="155" w:author="Fozia Zafar" w:date="2018-10-05T01:04:00Z">
              <w:r>
                <w:rPr>
                  <w:rFonts w:cs="Arial"/>
                  <w:b/>
                  <w:sz w:val="22"/>
                  <w:szCs w:val="22"/>
                </w:rPr>
                <w:t xml:space="preserve">    </w:t>
              </w:r>
            </w:ins>
          </w:p>
          <w:p w:rsidR="003A28A6" w:rsidRPr="00D57B68" w:rsidRDefault="003A28A6">
            <w:pPr>
              <w:pStyle w:val="CommentText"/>
              <w:ind w:left="342"/>
              <w:rPr>
                <w:ins w:id="156" w:author="Fozia Zafar" w:date="2018-10-05T00:56:00Z"/>
                <w:rFonts w:cs="Arial"/>
                <w:b/>
                <w:sz w:val="22"/>
                <w:szCs w:val="22"/>
                <w:rPrChange w:id="157" w:author="Fozia Zafar" w:date="2018-10-05T01:04:00Z">
                  <w:rPr>
                    <w:ins w:id="158" w:author="Fozia Zafar" w:date="2018-10-05T00:56:00Z"/>
                    <w:rFonts w:cs="Arial"/>
                    <w:sz w:val="22"/>
                    <w:szCs w:val="22"/>
                  </w:rPr>
                </w:rPrChange>
              </w:rPr>
              <w:pPrChange w:id="159" w:author="Fozia Zafar" w:date="2018-10-05T01:04:00Z">
                <w:pPr>
                  <w:pStyle w:val="CommentText"/>
                  <w:numPr>
                    <w:numId w:val="41"/>
                  </w:numPr>
                  <w:ind w:left="252" w:hanging="162"/>
                </w:pPr>
              </w:pPrChange>
            </w:pPr>
            <w:ins w:id="160" w:author="Fozia Zafar" w:date="2018-10-05T00:56:00Z">
              <w:r w:rsidRPr="00407715">
                <w:rPr>
                  <w:rFonts w:cs="Arial"/>
                  <w:sz w:val="22"/>
                  <w:szCs w:val="22"/>
                </w:rPr>
                <w:t>D</w:t>
              </w:r>
            </w:ins>
            <w:ins w:id="161" w:author="Fozia Zafar" w:date="2018-10-04T18:11:00Z">
              <w:r w:rsidRPr="00D57B68">
                <w:rPr>
                  <w:rFonts w:cs="Arial"/>
                  <w:sz w:val="22"/>
                  <w:szCs w:val="22"/>
                </w:rPr>
                <w:t>isplays the</w:t>
              </w:r>
            </w:ins>
            <w:r w:rsidR="00C02B20">
              <w:rPr>
                <w:rFonts w:cs="Arial"/>
                <w:sz w:val="22"/>
                <w:szCs w:val="22"/>
              </w:rPr>
              <w:t xml:space="preserve"> block </w:t>
            </w:r>
            <w:ins w:id="162" w:author="Fozia Zafar" w:date="2018-10-04T18:11:00Z">
              <w:r w:rsidRPr="00D57B68">
                <w:rPr>
                  <w:rFonts w:cs="Arial"/>
                  <w:sz w:val="22"/>
                  <w:szCs w:val="22"/>
                </w:rPr>
                <w:t xml:space="preserve">date </w:t>
              </w:r>
            </w:ins>
            <w:r w:rsidR="00C02B20">
              <w:rPr>
                <w:rFonts w:cs="Arial"/>
                <w:sz w:val="22"/>
                <w:szCs w:val="22"/>
              </w:rPr>
              <w:t xml:space="preserve">of the device </w:t>
            </w:r>
          </w:p>
          <w:p w:rsidR="00474B15" w:rsidRPr="00ED31BD" w:rsidRDefault="00474B15">
            <w:pPr>
              <w:pStyle w:val="CommentText"/>
              <w:rPr>
                <w:ins w:id="163" w:author="Fozia Zafar" w:date="2018-10-04T18:11:00Z"/>
                <w:rFonts w:cs="Arial"/>
                <w:sz w:val="22"/>
                <w:szCs w:val="22"/>
              </w:rPr>
              <w:pPrChange w:id="164" w:author="Fozia Zafar" w:date="2018-10-05T00:21:00Z">
                <w:pPr>
                  <w:pStyle w:val="CommentText"/>
                  <w:ind w:left="554"/>
                </w:pPr>
              </w:pPrChange>
            </w:pPr>
          </w:p>
          <w:p w:rsidR="00474B15" w:rsidRDefault="0019572B">
            <w:pPr>
              <w:pStyle w:val="CommentText"/>
              <w:numPr>
                <w:ilvl w:val="0"/>
                <w:numId w:val="39"/>
              </w:numPr>
              <w:ind w:left="342" w:hanging="180"/>
              <w:rPr>
                <w:rFonts w:cs="Arial"/>
                <w:b/>
                <w:bCs/>
                <w:sz w:val="22"/>
                <w:szCs w:val="22"/>
                <w:shd w:val="clear" w:color="auto" w:fill="FFFFFF"/>
              </w:rPr>
              <w:pPrChange w:id="165" w:author="Fozia Zafar" w:date="2018-10-05T00:28:00Z">
                <w:pPr>
                  <w:pStyle w:val="CommentText"/>
                  <w:ind w:left="464"/>
                </w:pPr>
              </w:pPrChange>
            </w:pPr>
            <w:r w:rsidRPr="0019572B">
              <w:rPr>
                <w:rFonts w:cs="Arial"/>
                <w:b/>
                <w:sz w:val="22"/>
                <w:szCs w:val="22"/>
              </w:rPr>
              <w:t xml:space="preserve">Per-Condition </w:t>
            </w:r>
            <w:ins w:id="166" w:author="Fozia Zafar" w:date="2018-10-05T00:28:00Z">
              <w:r w:rsidR="00474B15" w:rsidRPr="0019572B">
                <w:rPr>
                  <w:rFonts w:cs="Arial"/>
                  <w:b/>
                  <w:bCs/>
                  <w:sz w:val="22"/>
                  <w:szCs w:val="22"/>
                  <w:shd w:val="clear" w:color="auto" w:fill="FFFFFF"/>
                </w:rPr>
                <w:t>C</w:t>
              </w:r>
            </w:ins>
            <w:ins w:id="167" w:author="Fozia Zafar" w:date="2018-10-05T00:29:00Z">
              <w:r w:rsidR="00474B15" w:rsidRPr="0019572B">
                <w:rPr>
                  <w:rFonts w:cs="Arial"/>
                  <w:b/>
                  <w:bCs/>
                  <w:sz w:val="22"/>
                  <w:szCs w:val="22"/>
                  <w:shd w:val="clear" w:color="auto" w:fill="FFFFFF"/>
                </w:rPr>
                <w:t>lassif</w:t>
              </w:r>
            </w:ins>
            <w:r w:rsidRPr="0019572B">
              <w:rPr>
                <w:rFonts w:cs="Arial"/>
                <w:b/>
                <w:bCs/>
                <w:sz w:val="22"/>
                <w:szCs w:val="22"/>
                <w:shd w:val="clear" w:color="auto" w:fill="FFFFFF"/>
              </w:rPr>
              <w:t>ication</w:t>
            </w:r>
            <w:ins w:id="168" w:author="Fozia Zafar" w:date="2018-10-05T00:28:00Z">
              <w:r w:rsidR="00474B15" w:rsidRPr="0019572B">
                <w:rPr>
                  <w:rFonts w:cs="Arial"/>
                  <w:b/>
                  <w:bCs/>
                  <w:sz w:val="22"/>
                  <w:szCs w:val="22"/>
                  <w:shd w:val="clear" w:color="auto" w:fill="FFFFFF"/>
                </w:rPr>
                <w:t xml:space="preserve"> </w:t>
              </w:r>
            </w:ins>
            <w:ins w:id="169" w:author="Fozia Zafar" w:date="2018-10-05T00:22:00Z">
              <w:r w:rsidR="00474B15" w:rsidRPr="0019572B">
                <w:rPr>
                  <w:rFonts w:cs="Arial"/>
                  <w:b/>
                  <w:bCs/>
                  <w:sz w:val="22"/>
                  <w:szCs w:val="22"/>
                  <w:shd w:val="clear" w:color="auto" w:fill="FFFFFF"/>
                </w:rPr>
                <w:t>Stat</w:t>
              </w:r>
            </w:ins>
            <w:r w:rsidRPr="0019572B">
              <w:rPr>
                <w:rFonts w:cs="Arial"/>
                <w:b/>
                <w:bCs/>
                <w:sz w:val="22"/>
                <w:szCs w:val="22"/>
                <w:shd w:val="clear" w:color="auto" w:fill="FFFFFF"/>
              </w:rPr>
              <w:t>e</w:t>
            </w:r>
            <w:ins w:id="170" w:author="Fozia Zafar" w:date="2018-10-05T00:22:00Z">
              <w:r w:rsidR="00474B15" w:rsidRPr="0019572B">
                <w:rPr>
                  <w:rFonts w:cs="Arial"/>
                  <w:b/>
                  <w:bCs/>
                  <w:sz w:val="22"/>
                  <w:szCs w:val="22"/>
                  <w:shd w:val="clear" w:color="auto" w:fill="FFFFFF"/>
                </w:rPr>
                <w:t>s</w:t>
              </w:r>
            </w:ins>
          </w:p>
          <w:p w:rsidR="00A06E5C" w:rsidRPr="003A28A6" w:rsidRDefault="003A28A6" w:rsidP="00DE49EE">
            <w:pPr>
              <w:pStyle w:val="CommentText"/>
              <w:ind w:left="342"/>
              <w:rPr>
                <w:ins w:id="171" w:author="Fozia Zafar" w:date="2018-10-05T00:30:00Z"/>
                <w:rFonts w:cs="Arial"/>
                <w:bCs/>
                <w:sz w:val="22"/>
                <w:szCs w:val="22"/>
                <w:shd w:val="clear" w:color="auto" w:fill="FFFFFF"/>
              </w:rPr>
            </w:pPr>
            <w:r w:rsidRPr="00E60E28">
              <w:rPr>
                <w:rFonts w:cs="Arial"/>
                <w:bCs/>
                <w:sz w:val="22"/>
                <w:szCs w:val="22"/>
                <w:shd w:val="clear" w:color="auto" w:fill="FFFFFF"/>
              </w:rPr>
              <w:t>All classification states are configurable parameter</w:t>
            </w:r>
            <w:r w:rsidR="00CA3208">
              <w:rPr>
                <w:rFonts w:cs="Arial"/>
                <w:bCs/>
                <w:sz w:val="22"/>
                <w:szCs w:val="22"/>
                <w:shd w:val="clear" w:color="auto" w:fill="FFFFFF"/>
              </w:rPr>
              <w:t>s</w:t>
            </w:r>
            <w:r w:rsidR="005A7709">
              <w:rPr>
                <w:rFonts w:cs="Arial"/>
                <w:bCs/>
                <w:sz w:val="22"/>
                <w:szCs w:val="22"/>
                <w:shd w:val="clear" w:color="auto" w:fill="FFFFFF"/>
              </w:rPr>
              <w:t xml:space="preserve"> (GSMA not found, Duplicate, Local Stolen, Duplicate Compound)</w:t>
            </w:r>
            <w:r w:rsidR="00CA3208">
              <w:rPr>
                <w:rFonts w:cs="Arial"/>
                <w:bCs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cs="Arial"/>
                <w:bCs/>
                <w:sz w:val="22"/>
                <w:szCs w:val="22"/>
                <w:shd w:val="clear" w:color="auto" w:fill="FFFFFF"/>
              </w:rPr>
              <w:t xml:space="preserve">are coming from the core </w:t>
            </w:r>
          </w:p>
          <w:p w:rsidR="00474B15" w:rsidRPr="00ED31BD" w:rsidRDefault="00474B15" w:rsidP="003A28A6">
            <w:pPr>
              <w:pStyle w:val="CommentText"/>
              <w:rPr>
                <w:ins w:id="172" w:author="Fozia Zafar" w:date="2018-10-04T18:11:00Z"/>
                <w:rFonts w:cs="Arial"/>
                <w:sz w:val="22"/>
                <w:szCs w:val="22"/>
              </w:rPr>
            </w:pPr>
          </w:p>
          <w:p w:rsidR="00FB70FC" w:rsidRPr="00717837" w:rsidRDefault="00FB70FC" w:rsidP="003A28A6">
            <w:pPr>
              <w:pStyle w:val="CommentText"/>
              <w:rPr>
                <w:rFonts w:cs="Arial"/>
                <w:b/>
                <w:sz w:val="22"/>
                <w:szCs w:val="22"/>
              </w:rPr>
            </w:pPr>
          </w:p>
        </w:tc>
      </w:tr>
      <w:tr w:rsidR="00474B15" w:rsidRPr="00717837" w:rsidTr="009778BE">
        <w:trPr>
          <w:jc w:val="center"/>
        </w:trPr>
        <w:tc>
          <w:tcPr>
            <w:tcW w:w="2425" w:type="dxa"/>
          </w:tcPr>
          <w:p w:rsidR="00474B15" w:rsidRPr="0030148A" w:rsidRDefault="00474B15" w:rsidP="00474B15">
            <w:pPr>
              <w:pStyle w:val="TB-TableBody"/>
              <w:rPr>
                <w:sz w:val="22"/>
                <w:szCs w:val="22"/>
                <w:rPrChange w:id="173" w:author="Fozia Zafar" w:date="2018-10-04T17:57:00Z">
                  <w:rPr>
                    <w:color w:val="091E42"/>
                    <w:szCs w:val="18"/>
                  </w:rPr>
                </w:rPrChange>
              </w:rPr>
            </w:pPr>
            <w:ins w:id="174" w:author="momna ali" w:date="2018-08-29T14:17:00Z">
              <w:r w:rsidRPr="0030148A">
                <w:rPr>
                  <w:sz w:val="22"/>
                  <w:szCs w:val="22"/>
                  <w:rPrChange w:id="175" w:author="Fozia Zafar" w:date="2018-10-04T17:57:00Z">
                    <w:rPr>
                      <w:szCs w:val="18"/>
                    </w:rPr>
                  </w:rPrChange>
                </w:rPr>
                <w:lastRenderedPageBreak/>
                <w:t xml:space="preserve">Subscribers </w:t>
              </w:r>
            </w:ins>
            <w:r w:rsidRPr="0030148A">
              <w:rPr>
                <w:sz w:val="22"/>
                <w:szCs w:val="22"/>
                <w:rPrChange w:id="176" w:author="Fozia Zafar" w:date="2018-10-04T17:57:00Z">
                  <w:rPr>
                    <w:color w:val="091E42"/>
                    <w:szCs w:val="18"/>
                  </w:rPr>
                </w:rPrChange>
              </w:rPr>
              <w:t>Seen with</w:t>
            </w:r>
            <w:ins w:id="177" w:author="momna ali" w:date="2018-08-29T14:17:00Z">
              <w:r w:rsidRPr="0030148A">
                <w:rPr>
                  <w:sz w:val="22"/>
                  <w:szCs w:val="22"/>
                  <w:rPrChange w:id="178" w:author="Fozia Zafar" w:date="2018-10-04T17:57:00Z">
                    <w:rPr>
                      <w:szCs w:val="18"/>
                    </w:rPr>
                  </w:rPrChange>
                </w:rPr>
                <w:t xml:space="preserve"> IMEI </w:t>
              </w:r>
            </w:ins>
            <w:r w:rsidRPr="0030148A">
              <w:rPr>
                <w:sz w:val="22"/>
                <w:szCs w:val="22"/>
                <w:rPrChange w:id="179" w:author="Fozia Zafar" w:date="2018-10-04T17:57:00Z">
                  <w:rPr>
                    <w:color w:val="091E42"/>
                    <w:szCs w:val="18"/>
                  </w:rPr>
                </w:rPrChange>
              </w:rPr>
              <w:t xml:space="preserve"> table </w:t>
            </w:r>
          </w:p>
        </w:tc>
        <w:tc>
          <w:tcPr>
            <w:tcW w:w="6802" w:type="dxa"/>
          </w:tcPr>
          <w:p w:rsidR="00474B15" w:rsidRDefault="00474B15">
            <w:pPr>
              <w:pStyle w:val="CommentText"/>
              <w:numPr>
                <w:ilvl w:val="0"/>
                <w:numId w:val="40"/>
              </w:numPr>
              <w:ind w:left="360" w:hanging="270"/>
              <w:rPr>
                <w:ins w:id="180" w:author="Fozia Zafar" w:date="2018-10-05T01:05:00Z"/>
                <w:rFonts w:cs="Arial"/>
                <w:sz w:val="22"/>
                <w:szCs w:val="22"/>
              </w:rPr>
              <w:pPrChange w:id="181" w:author="Fozia Zafar" w:date="2018-10-04T18:31:00Z">
                <w:pPr>
                  <w:pStyle w:val="CommentText"/>
                  <w:ind w:left="284"/>
                </w:pPr>
              </w:pPrChange>
            </w:pPr>
            <w:ins w:id="182" w:author="Fozia Zafar" w:date="2018-10-04T18:31:00Z">
              <w:r>
                <w:rPr>
                  <w:rFonts w:cs="Arial"/>
                  <w:sz w:val="22"/>
                  <w:szCs w:val="22"/>
                </w:rPr>
                <w:t>Displays</w:t>
              </w:r>
            </w:ins>
            <w:ins w:id="183" w:author="Fozia Zafar" w:date="2018-10-04T18:30:00Z">
              <w:r>
                <w:rPr>
                  <w:rFonts w:cs="Arial"/>
                  <w:sz w:val="22"/>
                  <w:szCs w:val="22"/>
                </w:rPr>
                <w:t xml:space="preserve"> </w:t>
              </w:r>
            </w:ins>
            <w:ins w:id="184" w:author="Fozia Zafar" w:date="2018-10-04T18:33:00Z">
              <w:r>
                <w:rPr>
                  <w:rFonts w:cs="Arial"/>
                  <w:sz w:val="22"/>
                  <w:szCs w:val="22"/>
                </w:rPr>
                <w:t xml:space="preserve">list of </w:t>
              </w:r>
            </w:ins>
            <w:del w:id="185" w:author="Fozia Zafar" w:date="2018-10-04T18:30:00Z">
              <w:r w:rsidRPr="0030148A" w:rsidDel="00AC1B30">
                <w:rPr>
                  <w:rFonts w:cs="Arial"/>
                  <w:sz w:val="22"/>
                  <w:szCs w:val="22"/>
                  <w:rPrChange w:id="186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This tab</w:delText>
              </w:r>
            </w:del>
            <w:del w:id="187" w:author="Fozia Zafar" w:date="2018-10-04T18:29:00Z">
              <w:r w:rsidRPr="0030148A" w:rsidDel="00AC1B30">
                <w:rPr>
                  <w:rFonts w:cs="Arial"/>
                  <w:sz w:val="22"/>
                  <w:szCs w:val="22"/>
                  <w:rPrChange w:id="188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 xml:space="preserve">le </w:delText>
              </w:r>
            </w:del>
            <w:del w:id="189" w:author="Fozia Zafar" w:date="2018-10-04T18:27:00Z">
              <w:r w:rsidRPr="0030148A" w:rsidDel="001806EB">
                <w:rPr>
                  <w:rFonts w:cs="Arial"/>
                  <w:sz w:val="22"/>
                  <w:szCs w:val="22"/>
                  <w:rPrChange w:id="190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 xml:space="preserve">contains </w:delText>
              </w:r>
            </w:del>
            <w:del w:id="191" w:author="Fozia Zafar" w:date="2018-10-04T18:31:00Z">
              <w:r w:rsidRPr="0030148A" w:rsidDel="00AC1B30">
                <w:rPr>
                  <w:rFonts w:cs="Arial"/>
                  <w:sz w:val="22"/>
                  <w:szCs w:val="22"/>
                  <w:rPrChange w:id="192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 xml:space="preserve">the </w:delText>
              </w:r>
            </w:del>
            <w:r w:rsidRPr="0030148A">
              <w:rPr>
                <w:rFonts w:cs="Arial"/>
                <w:sz w:val="22"/>
                <w:szCs w:val="22"/>
                <w:rPrChange w:id="193" w:author="Fozia Zafar" w:date="2018-10-04T17:57:00Z">
                  <w:rPr>
                    <w:rFonts w:cs="Arial"/>
                    <w:sz w:val="18"/>
                    <w:szCs w:val="18"/>
                  </w:rPr>
                </w:rPrChange>
              </w:rPr>
              <w:t>IMSI(s)</w:t>
            </w:r>
            <w:ins w:id="194" w:author="Fozia Zafar" w:date="2018-10-04T18:28:00Z">
              <w:r>
                <w:rPr>
                  <w:rFonts w:cs="Arial"/>
                  <w:sz w:val="22"/>
                  <w:szCs w:val="22"/>
                </w:rPr>
                <w:t xml:space="preserve"> and MSISDNs</w:t>
              </w:r>
            </w:ins>
            <w:r w:rsidRPr="0030148A">
              <w:rPr>
                <w:rFonts w:cs="Arial"/>
                <w:sz w:val="22"/>
                <w:szCs w:val="22"/>
                <w:rPrChange w:id="195" w:author="Fozia Zafar" w:date="2018-10-04T17:57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</w:t>
            </w:r>
            <w:del w:id="196" w:author="Fozia Zafar" w:date="2018-10-04T18:28:00Z">
              <w:r w:rsidRPr="0030148A" w:rsidDel="001806EB">
                <w:rPr>
                  <w:rFonts w:cs="Arial"/>
                  <w:sz w:val="22"/>
                  <w:szCs w:val="22"/>
                  <w:rPrChange w:id="197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 xml:space="preserve">related </w:delText>
              </w:r>
            </w:del>
            <w:ins w:id="198" w:author="Fozia Zafar" w:date="2018-10-04T18:28:00Z">
              <w:r>
                <w:rPr>
                  <w:rFonts w:cs="Arial"/>
                  <w:sz w:val="22"/>
                  <w:szCs w:val="22"/>
                </w:rPr>
                <w:t>seen on the network with</w:t>
              </w:r>
              <w:r w:rsidRPr="0030148A">
                <w:rPr>
                  <w:rFonts w:cs="Arial"/>
                  <w:sz w:val="22"/>
                  <w:szCs w:val="22"/>
                  <w:rPrChange w:id="199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t xml:space="preserve"> </w:t>
              </w:r>
            </w:ins>
            <w:del w:id="200" w:author="Fozia Zafar" w:date="2018-10-04T18:28:00Z">
              <w:r w:rsidRPr="0030148A" w:rsidDel="001806EB">
                <w:rPr>
                  <w:rFonts w:cs="Arial"/>
                  <w:sz w:val="22"/>
                  <w:szCs w:val="22"/>
                  <w:rPrChange w:id="201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to the MSISDN(s)</w:delText>
              </w:r>
            </w:del>
            <w:ins w:id="202" w:author="Fozia Zafar" w:date="2018-10-04T18:28:00Z">
              <w:r>
                <w:rPr>
                  <w:rFonts w:cs="Arial"/>
                  <w:sz w:val="22"/>
                  <w:szCs w:val="22"/>
                </w:rPr>
                <w:t>particular IMEI</w:t>
              </w:r>
            </w:ins>
          </w:p>
          <w:p w:rsidR="00474B15" w:rsidRPr="0030148A" w:rsidRDefault="00474B15">
            <w:pPr>
              <w:pStyle w:val="CommentText"/>
              <w:ind w:left="360"/>
              <w:rPr>
                <w:rFonts w:cs="Arial"/>
                <w:sz w:val="22"/>
                <w:szCs w:val="22"/>
                <w:rPrChange w:id="203" w:author="Fozia Zafar" w:date="2018-10-04T17:57:00Z">
                  <w:rPr>
                    <w:rFonts w:cs="Arial"/>
                    <w:sz w:val="18"/>
                    <w:szCs w:val="18"/>
                  </w:rPr>
                </w:rPrChange>
              </w:rPr>
              <w:pPrChange w:id="204" w:author="Fozia Zafar" w:date="2018-10-05T01:05:00Z">
                <w:pPr>
                  <w:pStyle w:val="CommentText"/>
                  <w:ind w:left="284"/>
                </w:pPr>
              </w:pPrChange>
            </w:pPr>
          </w:p>
        </w:tc>
      </w:tr>
      <w:tr w:rsidR="00474B15" w:rsidRPr="00717837" w:rsidTr="009778BE">
        <w:trPr>
          <w:jc w:val="center"/>
        </w:trPr>
        <w:tc>
          <w:tcPr>
            <w:tcW w:w="2425" w:type="dxa"/>
          </w:tcPr>
          <w:p w:rsidR="00474B15" w:rsidRPr="0030148A" w:rsidRDefault="00474B15" w:rsidP="00474B15">
            <w:pPr>
              <w:pStyle w:val="TB-TableBody"/>
              <w:rPr>
                <w:sz w:val="22"/>
                <w:szCs w:val="22"/>
                <w:rPrChange w:id="205" w:author="Fozia Zafar" w:date="2018-10-04T17:57:00Z">
                  <w:rPr>
                    <w:color w:val="091E42"/>
                    <w:szCs w:val="18"/>
                  </w:rPr>
                </w:rPrChange>
              </w:rPr>
            </w:pPr>
            <w:r w:rsidRPr="0030148A">
              <w:rPr>
                <w:sz w:val="22"/>
                <w:szCs w:val="22"/>
                <w:rPrChange w:id="206" w:author="Fozia Zafar" w:date="2018-10-04T17:57:00Z">
                  <w:rPr>
                    <w:color w:val="091E42"/>
                    <w:szCs w:val="18"/>
                  </w:rPr>
                </w:rPrChange>
              </w:rPr>
              <w:t>Pair</w:t>
            </w:r>
            <w:ins w:id="207" w:author="momna ali" w:date="2018-08-29T14:17:00Z">
              <w:r w:rsidRPr="0030148A">
                <w:rPr>
                  <w:sz w:val="22"/>
                  <w:szCs w:val="22"/>
                  <w:rPrChange w:id="208" w:author="Fozia Zafar" w:date="2018-10-04T17:57:00Z">
                    <w:rPr>
                      <w:szCs w:val="18"/>
                    </w:rPr>
                  </w:rPrChange>
                </w:rPr>
                <w:t xml:space="preserve">ed Subscribers </w:t>
              </w:r>
            </w:ins>
            <w:del w:id="209" w:author="momna ali" w:date="2018-08-29T14:17:00Z">
              <w:r w:rsidRPr="0030148A" w:rsidDel="00FD6F19">
                <w:rPr>
                  <w:sz w:val="22"/>
                  <w:szCs w:val="22"/>
                  <w:rPrChange w:id="210" w:author="Fozia Zafar" w:date="2018-10-04T17:57:00Z">
                    <w:rPr>
                      <w:color w:val="091E42"/>
                      <w:szCs w:val="18"/>
                    </w:rPr>
                  </w:rPrChange>
                </w:rPr>
                <w:delText>s</w:delText>
              </w:r>
            </w:del>
            <w:r w:rsidRPr="0030148A">
              <w:rPr>
                <w:sz w:val="22"/>
                <w:szCs w:val="22"/>
                <w:rPrChange w:id="211" w:author="Fozia Zafar" w:date="2018-10-04T17:57:00Z">
                  <w:rPr>
                    <w:color w:val="091E42"/>
                    <w:szCs w:val="18"/>
                  </w:rPr>
                </w:rPrChange>
              </w:rPr>
              <w:t xml:space="preserve"> table</w:t>
            </w:r>
          </w:p>
        </w:tc>
        <w:tc>
          <w:tcPr>
            <w:tcW w:w="6802" w:type="dxa"/>
          </w:tcPr>
          <w:p w:rsidR="00474B15" w:rsidRPr="0030148A" w:rsidRDefault="00474B15">
            <w:pPr>
              <w:pStyle w:val="CommentText"/>
              <w:numPr>
                <w:ilvl w:val="0"/>
                <w:numId w:val="40"/>
              </w:numPr>
              <w:ind w:left="360" w:hanging="270"/>
              <w:rPr>
                <w:rFonts w:cs="Arial"/>
                <w:sz w:val="22"/>
                <w:szCs w:val="22"/>
                <w:rPrChange w:id="212" w:author="Fozia Zafar" w:date="2018-10-04T17:57:00Z">
                  <w:rPr>
                    <w:rFonts w:cs="Arial"/>
                    <w:sz w:val="18"/>
                    <w:szCs w:val="18"/>
                  </w:rPr>
                </w:rPrChange>
              </w:rPr>
              <w:pPrChange w:id="213" w:author="Fozia Zafar" w:date="2018-10-04T18:33:00Z">
                <w:pPr>
                  <w:pStyle w:val="CommentText"/>
                  <w:ind w:left="284"/>
                </w:pPr>
              </w:pPrChange>
            </w:pPr>
            <w:del w:id="214" w:author="Fozia Zafar" w:date="2018-10-04T18:31:00Z">
              <w:r w:rsidRPr="0030148A" w:rsidDel="00AC1B30">
                <w:rPr>
                  <w:rFonts w:cs="Arial"/>
                  <w:sz w:val="22"/>
                  <w:szCs w:val="22"/>
                  <w:rPrChange w:id="215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This table</w:delText>
              </w:r>
            </w:del>
            <w:ins w:id="216" w:author="Fozia Zafar" w:date="2018-10-04T18:31:00Z">
              <w:r>
                <w:rPr>
                  <w:rFonts w:cs="Arial"/>
                  <w:sz w:val="22"/>
                  <w:szCs w:val="22"/>
                </w:rPr>
                <w:t>Displays</w:t>
              </w:r>
            </w:ins>
            <w:r w:rsidRPr="0030148A">
              <w:rPr>
                <w:rFonts w:cs="Arial"/>
                <w:sz w:val="22"/>
                <w:szCs w:val="22"/>
                <w:rPrChange w:id="217" w:author="Fozia Zafar" w:date="2018-10-04T17:57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</w:t>
            </w:r>
            <w:ins w:id="218" w:author="Fozia Zafar" w:date="2018-10-04T18:33:00Z">
              <w:r>
                <w:rPr>
                  <w:rFonts w:cs="Arial"/>
                  <w:sz w:val="22"/>
                  <w:szCs w:val="22"/>
                </w:rPr>
                <w:t xml:space="preserve">list of last seen </w:t>
              </w:r>
            </w:ins>
            <w:del w:id="219" w:author="Fozia Zafar" w:date="2018-10-04T18:29:00Z">
              <w:r w:rsidRPr="0030148A" w:rsidDel="001806EB">
                <w:rPr>
                  <w:rFonts w:cs="Arial"/>
                  <w:sz w:val="22"/>
                  <w:szCs w:val="22"/>
                  <w:rPrChange w:id="220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 xml:space="preserve"> contains</w:delText>
              </w:r>
            </w:del>
            <w:ins w:id="221" w:author="Fozia Zafar" w:date="2018-10-04T18:33:00Z">
              <w:r>
                <w:rPr>
                  <w:rFonts w:cs="Arial"/>
                  <w:sz w:val="22"/>
                  <w:szCs w:val="22"/>
                </w:rPr>
                <w:t xml:space="preserve">paired </w:t>
              </w:r>
            </w:ins>
            <w:del w:id="222" w:author="Fozia Zafar" w:date="2018-10-04T18:32:00Z">
              <w:r w:rsidRPr="0030148A" w:rsidDel="00AC1B30">
                <w:rPr>
                  <w:rFonts w:cs="Arial"/>
                  <w:sz w:val="22"/>
                  <w:szCs w:val="22"/>
                  <w:rPrChange w:id="223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 xml:space="preserve"> the </w:delText>
              </w:r>
            </w:del>
            <w:r w:rsidRPr="0030148A">
              <w:rPr>
                <w:rFonts w:cs="Arial"/>
                <w:sz w:val="22"/>
                <w:szCs w:val="22"/>
                <w:rPrChange w:id="224" w:author="Fozia Zafar" w:date="2018-10-04T17:57:00Z">
                  <w:rPr>
                    <w:rFonts w:cs="Arial"/>
                    <w:sz w:val="18"/>
                    <w:szCs w:val="18"/>
                  </w:rPr>
                </w:rPrChange>
              </w:rPr>
              <w:t>IMSI(s)</w:t>
            </w:r>
            <w:r w:rsidR="003A28A6">
              <w:rPr>
                <w:rFonts w:cs="Arial"/>
                <w:sz w:val="22"/>
                <w:szCs w:val="22"/>
              </w:rPr>
              <w:t xml:space="preserve"> with particular IMEI</w:t>
            </w:r>
            <w:r w:rsidRPr="0030148A">
              <w:rPr>
                <w:rFonts w:cs="Arial"/>
                <w:sz w:val="22"/>
                <w:szCs w:val="22"/>
                <w:rPrChange w:id="225" w:author="Fozia Zafar" w:date="2018-10-04T17:57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</w:t>
            </w:r>
            <w:del w:id="226" w:author="Fozia Zafar" w:date="2018-10-04T18:33:00Z">
              <w:r w:rsidRPr="0030148A" w:rsidDel="00CD6C19">
                <w:rPr>
                  <w:rFonts w:cs="Arial"/>
                  <w:sz w:val="22"/>
                  <w:szCs w:val="22"/>
                  <w:rPrChange w:id="227" w:author="Fozia Zafar" w:date="2018-10-04T17:57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paired with MSISDN(s)</w:delText>
              </w:r>
            </w:del>
          </w:p>
        </w:tc>
      </w:tr>
    </w:tbl>
    <w:p w:rsidR="00475774" w:rsidRDefault="00475774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4223FF">
      <w:pPr>
        <w:ind w:firstLine="720"/>
      </w:pPr>
    </w:p>
    <w:p w:rsidR="00EE2A2E" w:rsidRDefault="00EE2A2E" w:rsidP="00F76146"/>
    <w:p w:rsidR="00EE2A2E" w:rsidRDefault="00EE2A2E" w:rsidP="004223FF">
      <w:pPr>
        <w:ind w:firstLine="720"/>
      </w:pPr>
    </w:p>
    <w:p w:rsidR="003A28A6" w:rsidRDefault="003A28A6" w:rsidP="004223FF">
      <w:pPr>
        <w:ind w:firstLine="720"/>
      </w:pPr>
    </w:p>
    <w:p w:rsidR="003A28A6" w:rsidRDefault="003A28A6" w:rsidP="004223FF">
      <w:pPr>
        <w:ind w:firstLine="720"/>
      </w:pPr>
    </w:p>
    <w:p w:rsidR="003A28A6" w:rsidRDefault="003A28A6" w:rsidP="004223FF">
      <w:pPr>
        <w:ind w:firstLine="720"/>
      </w:pPr>
    </w:p>
    <w:p w:rsidR="003A28A6" w:rsidRDefault="003A28A6" w:rsidP="004223FF">
      <w:pPr>
        <w:ind w:firstLine="720"/>
      </w:pPr>
    </w:p>
    <w:p w:rsidR="003A28A6" w:rsidRDefault="003A28A6" w:rsidP="004223FF">
      <w:pPr>
        <w:ind w:firstLine="720"/>
      </w:pPr>
    </w:p>
    <w:p w:rsidR="003A28A6" w:rsidRDefault="003A28A6" w:rsidP="004223FF">
      <w:pPr>
        <w:ind w:firstLine="720"/>
      </w:pPr>
    </w:p>
    <w:p w:rsidR="003A28A6" w:rsidRDefault="003A28A6" w:rsidP="004223FF">
      <w:pPr>
        <w:ind w:firstLine="720"/>
      </w:pPr>
    </w:p>
    <w:p w:rsidR="003A28A6" w:rsidRDefault="003A28A6" w:rsidP="004223FF">
      <w:pPr>
        <w:ind w:firstLine="720"/>
      </w:pPr>
    </w:p>
    <w:p w:rsidR="00C02B20" w:rsidRPr="00C02B20" w:rsidRDefault="00C02B20" w:rsidP="00C02B20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28" w:name="_Toc528593944"/>
      <w:bookmarkStart w:id="229" w:name="_Toc521443465"/>
      <w:bookmarkStart w:id="230" w:name="_Toc521699823"/>
      <w:bookmarkStart w:id="231" w:name="_Toc522275317"/>
      <w:r w:rsidRPr="00C02B20">
        <w:rPr>
          <w:rFonts w:ascii="Arial" w:hAnsi="Arial" w:cs="Arial"/>
          <w:b/>
          <w:color w:val="auto"/>
          <w:sz w:val="48"/>
          <w:szCs w:val="48"/>
        </w:rPr>
        <w:lastRenderedPageBreak/>
        <w:t>App Navigation</w:t>
      </w:r>
      <w:bookmarkEnd w:id="228"/>
    </w:p>
    <w:p w:rsidR="006059BA" w:rsidRPr="00AF12DA" w:rsidRDefault="006059BA" w:rsidP="00616E90">
      <w:pPr>
        <w:pStyle w:val="Heading2"/>
        <w:numPr>
          <w:ilvl w:val="1"/>
          <w:numId w:val="1"/>
        </w:numPr>
        <w:spacing w:line="480" w:lineRule="auto"/>
        <w:ind w:left="-90"/>
        <w:rPr>
          <w:rFonts w:ascii="Arial" w:hAnsi="Arial" w:cs="Arial"/>
          <w:b/>
          <w:color w:val="auto"/>
          <w:sz w:val="28"/>
          <w:szCs w:val="28"/>
        </w:rPr>
      </w:pPr>
      <w:bookmarkStart w:id="232" w:name="_Toc528593945"/>
      <w:r w:rsidRPr="00AF12DA">
        <w:rPr>
          <w:rFonts w:ascii="Arial" w:hAnsi="Arial" w:cs="Arial"/>
          <w:b/>
          <w:color w:val="auto"/>
          <w:sz w:val="28"/>
          <w:szCs w:val="28"/>
        </w:rPr>
        <w:t>Log-In</w:t>
      </w:r>
      <w:bookmarkEnd w:id="229"/>
      <w:bookmarkEnd w:id="230"/>
      <w:bookmarkEnd w:id="231"/>
      <w:r w:rsidR="00EE2A2E" w:rsidRPr="00AF12DA">
        <w:rPr>
          <w:rFonts w:ascii="Arial" w:hAnsi="Arial" w:cs="Arial"/>
          <w:b/>
          <w:color w:val="auto"/>
          <w:sz w:val="28"/>
          <w:szCs w:val="28"/>
        </w:rPr>
        <w:t xml:space="preserve"> Screen</w:t>
      </w:r>
      <w:bookmarkEnd w:id="232"/>
      <w:r w:rsidR="00EE2A2E" w:rsidRPr="00AF12DA"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:rsidR="00475774" w:rsidRPr="00AF12DA" w:rsidRDefault="00613977" w:rsidP="00616E90">
      <w:pPr>
        <w:pStyle w:val="ListParagraph"/>
        <w:numPr>
          <w:ilvl w:val="0"/>
          <w:numId w:val="17"/>
        </w:numPr>
        <w:spacing w:line="360" w:lineRule="auto"/>
        <w:ind w:left="270" w:hanging="270"/>
        <w:rPr>
          <w:rFonts w:ascii="Arial" w:hAnsi="Arial" w:cs="Arial"/>
          <w:sz w:val="22"/>
        </w:rPr>
      </w:pPr>
      <w:r w:rsidRPr="00AF12DA">
        <w:rPr>
          <w:rFonts w:ascii="Arial" w:hAnsi="Arial" w:cs="Arial"/>
          <w:sz w:val="22"/>
        </w:rPr>
        <w:t>Click on the “login”</w:t>
      </w:r>
      <w:r w:rsidR="00475774" w:rsidRPr="00AF12DA">
        <w:rPr>
          <w:rFonts w:ascii="Arial" w:hAnsi="Arial" w:cs="Arial"/>
          <w:sz w:val="22"/>
        </w:rPr>
        <w:t xml:space="preserve"> button</w:t>
      </w:r>
    </w:p>
    <w:p w:rsidR="00475774" w:rsidRDefault="00AA7013" w:rsidP="003A28A6">
      <w:pPr>
        <w:spacing w:after="0"/>
        <w:ind w:left="-1440" w:right="-1440"/>
        <w:jc w:val="center"/>
      </w:pPr>
      <w:r w:rsidRPr="00AA7013">
        <w:rPr>
          <w:noProof/>
        </w:rPr>
        <w:drawing>
          <wp:inline distT="0" distB="0" distL="0" distR="0">
            <wp:extent cx="3238805" cy="5760720"/>
            <wp:effectExtent l="152400" t="152400" r="361950" b="354330"/>
            <wp:docPr id="36" name="Picture 36" descr="C:\Users\Momna Ali Shah\Desktop\mob ss\authority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mna Ali Shah\Desktop\mob ss\authority 1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80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7837" w:rsidRPr="003A28A6" w:rsidRDefault="0053372F" w:rsidP="00C02B20">
      <w:pPr>
        <w:pStyle w:val="F-FigureTitle"/>
        <w:spacing w:before="0" w:after="0"/>
        <w:ind w:left="-360"/>
        <w:jc w:val="center"/>
      </w:pPr>
      <w:bookmarkStart w:id="233" w:name="_Toc523306058"/>
      <w:bookmarkStart w:id="234" w:name="_Toc526619310"/>
      <w:r w:rsidRPr="003A28A6">
        <w:t xml:space="preserve">Figure </w:t>
      </w:r>
      <w:r w:rsidR="006A4073" w:rsidRPr="003A28A6">
        <w:rPr>
          <w:noProof/>
        </w:rPr>
        <w:fldChar w:fldCharType="begin"/>
      </w:r>
      <w:r w:rsidR="006A4073" w:rsidRPr="003A28A6">
        <w:rPr>
          <w:noProof/>
        </w:rPr>
        <w:instrText xml:space="preserve"> SEQ Figure \* ARABIC </w:instrText>
      </w:r>
      <w:r w:rsidR="006A4073" w:rsidRPr="003A28A6">
        <w:rPr>
          <w:noProof/>
        </w:rPr>
        <w:fldChar w:fldCharType="separate"/>
      </w:r>
      <w:r w:rsidR="003463CE">
        <w:rPr>
          <w:noProof/>
        </w:rPr>
        <w:t>1</w:t>
      </w:r>
      <w:r w:rsidR="006A4073" w:rsidRPr="003A28A6">
        <w:rPr>
          <w:noProof/>
        </w:rPr>
        <w:fldChar w:fldCharType="end"/>
      </w:r>
      <w:r w:rsidR="00B75298" w:rsidRPr="003A28A6">
        <w:t>-</w:t>
      </w:r>
      <w:r w:rsidRPr="003A28A6">
        <w:t>Login</w:t>
      </w:r>
      <w:bookmarkEnd w:id="233"/>
      <w:r w:rsidR="00AF12DA" w:rsidRPr="003A28A6">
        <w:t xml:space="preserve"> Screen</w:t>
      </w:r>
      <w:bookmarkEnd w:id="234"/>
    </w:p>
    <w:p w:rsidR="00C50078" w:rsidRDefault="00C50078" w:rsidP="0053372F"/>
    <w:p w:rsidR="00456906" w:rsidRDefault="00456906" w:rsidP="0053372F"/>
    <w:p w:rsidR="00475774" w:rsidRPr="00AF12DA" w:rsidRDefault="00475774" w:rsidP="003A28A6">
      <w:pPr>
        <w:pStyle w:val="ListParagraph"/>
        <w:numPr>
          <w:ilvl w:val="0"/>
          <w:numId w:val="17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AF12DA">
        <w:rPr>
          <w:rFonts w:ascii="Arial" w:hAnsi="Arial" w:cs="Arial"/>
          <w:sz w:val="22"/>
        </w:rPr>
        <w:lastRenderedPageBreak/>
        <w:t>Now, enter the “Username” and “password”</w:t>
      </w:r>
    </w:p>
    <w:p w:rsidR="00475774" w:rsidRDefault="00475774" w:rsidP="003A28A6">
      <w:pPr>
        <w:pStyle w:val="ListParagraph"/>
        <w:numPr>
          <w:ilvl w:val="0"/>
          <w:numId w:val="17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AF12DA">
        <w:rPr>
          <w:rFonts w:ascii="Arial" w:hAnsi="Arial" w:cs="Arial"/>
          <w:sz w:val="22"/>
        </w:rPr>
        <w:t xml:space="preserve">Click on the “Login” button </w:t>
      </w:r>
    </w:p>
    <w:p w:rsidR="00C50078" w:rsidRPr="00AF12DA" w:rsidRDefault="00C50078" w:rsidP="00C50078">
      <w:pPr>
        <w:pStyle w:val="ListParagraph"/>
        <w:spacing w:line="276" w:lineRule="auto"/>
        <w:ind w:left="360"/>
        <w:rPr>
          <w:rFonts w:ascii="Arial" w:hAnsi="Arial" w:cs="Arial"/>
          <w:sz w:val="22"/>
        </w:rPr>
      </w:pPr>
    </w:p>
    <w:p w:rsidR="00E04A40" w:rsidRDefault="00792696" w:rsidP="003A28A6">
      <w:pPr>
        <w:spacing w:after="0"/>
        <w:ind w:left="-1440" w:right="-1440"/>
        <w:jc w:val="center"/>
      </w:pPr>
      <w:r w:rsidRPr="00792696">
        <w:rPr>
          <w:noProof/>
        </w:rPr>
        <w:drawing>
          <wp:inline distT="0" distB="0" distL="0" distR="0">
            <wp:extent cx="3240405" cy="5760720"/>
            <wp:effectExtent l="152400" t="152400" r="360045" b="354330"/>
            <wp:docPr id="32" name="Picture 32" descr="C:\Users\Momna Ali Shah\Desktop\LSDS CHANGES\App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mna Ali Shah\Desktop\LSDS CHANGES\App2.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372F" w:rsidRPr="003A28A6" w:rsidRDefault="0053372F" w:rsidP="00C02B20">
      <w:pPr>
        <w:pStyle w:val="F-FigureTitle"/>
        <w:spacing w:before="0" w:after="0"/>
        <w:ind w:left="-360"/>
        <w:jc w:val="center"/>
      </w:pPr>
      <w:bookmarkStart w:id="235" w:name="_Toc523306059"/>
      <w:bookmarkStart w:id="236" w:name="_Toc526619311"/>
      <w:r w:rsidRPr="003A28A6">
        <w:t xml:space="preserve">Figure </w:t>
      </w:r>
      <w:r w:rsidR="006A4073" w:rsidRPr="003A28A6">
        <w:rPr>
          <w:noProof/>
        </w:rPr>
        <w:fldChar w:fldCharType="begin"/>
      </w:r>
      <w:r w:rsidR="006A4073" w:rsidRPr="003A28A6">
        <w:rPr>
          <w:noProof/>
        </w:rPr>
        <w:instrText xml:space="preserve"> SEQ Figure \* ARABIC </w:instrText>
      </w:r>
      <w:r w:rsidR="006A4073" w:rsidRPr="003A28A6">
        <w:rPr>
          <w:noProof/>
        </w:rPr>
        <w:fldChar w:fldCharType="separate"/>
      </w:r>
      <w:r w:rsidR="003463CE">
        <w:rPr>
          <w:noProof/>
        </w:rPr>
        <w:t>2</w:t>
      </w:r>
      <w:r w:rsidR="006A4073" w:rsidRPr="003A28A6">
        <w:rPr>
          <w:noProof/>
        </w:rPr>
        <w:fldChar w:fldCharType="end"/>
      </w:r>
      <w:r w:rsidR="00B75298" w:rsidRPr="003A28A6">
        <w:t>-</w:t>
      </w:r>
      <w:r w:rsidRPr="003A28A6">
        <w:t>Enter Credentials</w:t>
      </w:r>
      <w:bookmarkEnd w:id="235"/>
      <w:bookmarkEnd w:id="236"/>
    </w:p>
    <w:p w:rsidR="007C2AFE" w:rsidRDefault="007C2AFE" w:rsidP="0053372F"/>
    <w:p w:rsidR="003A28A6" w:rsidRDefault="003A28A6" w:rsidP="0053372F"/>
    <w:p w:rsidR="005A6041" w:rsidRDefault="005A6041" w:rsidP="005A6041"/>
    <w:p w:rsidR="007D09AC" w:rsidRPr="00717837" w:rsidRDefault="00F76146" w:rsidP="00616E90">
      <w:pPr>
        <w:pStyle w:val="Heading2"/>
        <w:numPr>
          <w:ilvl w:val="1"/>
          <w:numId w:val="1"/>
        </w:numPr>
        <w:spacing w:line="480" w:lineRule="auto"/>
        <w:ind w:left="-180"/>
        <w:rPr>
          <w:rFonts w:ascii="Arial" w:hAnsi="Arial" w:cs="Arial"/>
          <w:b/>
          <w:color w:val="auto"/>
          <w:sz w:val="28"/>
          <w:szCs w:val="28"/>
        </w:rPr>
      </w:pPr>
      <w:bookmarkStart w:id="237" w:name="_Toc522091202"/>
      <w:bookmarkStart w:id="238" w:name="_Toc523213246"/>
      <w:bookmarkStart w:id="239" w:name="_Enter__IMEI"/>
      <w:bookmarkStart w:id="240" w:name="_Toc528593946"/>
      <w:bookmarkStart w:id="241" w:name="_GoBack"/>
      <w:bookmarkEnd w:id="239"/>
      <w:r>
        <w:rPr>
          <w:rFonts w:ascii="Arial" w:hAnsi="Arial" w:cs="Arial"/>
          <w:b/>
          <w:color w:val="auto"/>
          <w:sz w:val="28"/>
          <w:szCs w:val="28"/>
        </w:rPr>
        <w:lastRenderedPageBreak/>
        <w:t>View</w:t>
      </w:r>
      <w:r w:rsidR="00BD68AD" w:rsidRPr="00717837">
        <w:rPr>
          <w:rFonts w:ascii="Arial" w:hAnsi="Arial" w:cs="Arial"/>
          <w:b/>
          <w:color w:val="auto"/>
          <w:sz w:val="28"/>
          <w:szCs w:val="28"/>
        </w:rPr>
        <w:t xml:space="preserve"> Profile</w:t>
      </w:r>
      <w:bookmarkEnd w:id="240"/>
      <w:r w:rsidR="00BD68AD" w:rsidRPr="00717837"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bookmarkEnd w:id="241"/>
    <w:p w:rsidR="007D09AC" w:rsidRDefault="00D67FF3" w:rsidP="00301BF5">
      <w:pPr>
        <w:pStyle w:val="ListParagraph"/>
        <w:numPr>
          <w:ilvl w:val="0"/>
          <w:numId w:val="44"/>
        </w:numPr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</w:t>
      </w:r>
      <w:r w:rsidR="007D09AC" w:rsidRPr="00D67FF3">
        <w:rPr>
          <w:rFonts w:ascii="Arial" w:hAnsi="Arial" w:cs="Arial"/>
          <w:sz w:val="22"/>
        </w:rPr>
        <w:t xml:space="preserve">o view profile of the user </w:t>
      </w:r>
      <w:r w:rsidR="00BD68AD" w:rsidRPr="00D67FF3">
        <w:rPr>
          <w:rFonts w:ascii="Arial" w:hAnsi="Arial" w:cs="Arial"/>
          <w:sz w:val="22"/>
        </w:rPr>
        <w:t>tap on the</w:t>
      </w:r>
      <w:r w:rsidR="007D09AC" w:rsidRPr="00D67FF3">
        <w:rPr>
          <w:rFonts w:ascii="Arial" w:hAnsi="Arial" w:cs="Arial"/>
          <w:sz w:val="22"/>
        </w:rPr>
        <w:t xml:space="preserve"> “Profile “icon </w:t>
      </w:r>
    </w:p>
    <w:p w:rsidR="00301BF5" w:rsidRPr="00D67FF3" w:rsidRDefault="00301BF5" w:rsidP="00301BF5">
      <w:pPr>
        <w:pStyle w:val="ListParagraph"/>
        <w:spacing w:line="276" w:lineRule="auto"/>
        <w:ind w:left="270"/>
        <w:rPr>
          <w:rFonts w:ascii="Arial" w:hAnsi="Arial" w:cs="Arial"/>
          <w:sz w:val="22"/>
        </w:rPr>
      </w:pPr>
    </w:p>
    <w:p w:rsidR="007D09AC" w:rsidRDefault="00AA7013" w:rsidP="003A28A6">
      <w:pPr>
        <w:pStyle w:val="ListParagraph"/>
        <w:tabs>
          <w:tab w:val="left" w:pos="3330"/>
        </w:tabs>
        <w:spacing w:after="0"/>
        <w:ind w:left="-1440" w:right="-1440"/>
        <w:jc w:val="center"/>
        <w:rPr>
          <w:rFonts w:ascii="Times New Roman" w:hAnsi="Times New Roman" w:cs="Times New Roman"/>
        </w:rPr>
      </w:pPr>
      <w:r w:rsidRPr="00AA7013">
        <w:rPr>
          <w:rFonts w:ascii="Times New Roman" w:hAnsi="Times New Roman" w:cs="Times New Roman"/>
          <w:noProof/>
        </w:rPr>
        <w:drawing>
          <wp:inline distT="0" distB="0" distL="0" distR="0">
            <wp:extent cx="3238805" cy="5760720"/>
            <wp:effectExtent l="152400" t="152400" r="361950" b="354330"/>
            <wp:docPr id="37" name="Picture 37" descr="C:\Users\Momna Ali Shah\Desktop\mob ss\authority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mna Ali Shah\Desktop\mob ss\authority 2.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80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6408" w:rsidRDefault="00AF12DA" w:rsidP="00C02B20">
      <w:pPr>
        <w:pStyle w:val="F-FigureTitle"/>
        <w:spacing w:before="0" w:after="0"/>
        <w:ind w:left="-360"/>
        <w:jc w:val="center"/>
      </w:pPr>
      <w:bookmarkStart w:id="242" w:name="_Toc526619312"/>
      <w:r w:rsidRPr="00B75298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3</w:t>
      </w:r>
      <w:r w:rsidR="00A820F4">
        <w:rPr>
          <w:noProof/>
        </w:rPr>
        <w:fldChar w:fldCharType="end"/>
      </w:r>
      <w:r w:rsidR="00B75298">
        <w:t>-</w:t>
      </w:r>
      <w:r w:rsidR="008255AF" w:rsidRPr="00B75298">
        <w:t>Profile Ico</w:t>
      </w:r>
      <w:r w:rsidR="00F76146" w:rsidRPr="00B75298">
        <w:t>n</w:t>
      </w:r>
      <w:bookmarkEnd w:id="242"/>
    </w:p>
    <w:p w:rsidR="00B75298" w:rsidRPr="00B75298" w:rsidRDefault="00B75298" w:rsidP="00B75298"/>
    <w:p w:rsidR="007A6408" w:rsidRDefault="007A6408" w:rsidP="007D09AC">
      <w:pPr>
        <w:spacing w:after="0"/>
        <w:rPr>
          <w:rFonts w:ascii="Times New Roman" w:hAnsi="Times New Roman" w:cs="Times New Roman"/>
        </w:rPr>
      </w:pPr>
    </w:p>
    <w:p w:rsidR="003A28A6" w:rsidRDefault="003A28A6" w:rsidP="007D09AC">
      <w:pPr>
        <w:spacing w:after="0"/>
        <w:rPr>
          <w:rFonts w:ascii="Times New Roman" w:hAnsi="Times New Roman" w:cs="Times New Roman"/>
        </w:rPr>
      </w:pPr>
    </w:p>
    <w:p w:rsidR="00C02B20" w:rsidRDefault="00C02B20" w:rsidP="007D09AC">
      <w:pPr>
        <w:spacing w:after="0"/>
        <w:rPr>
          <w:rFonts w:ascii="Times New Roman" w:hAnsi="Times New Roman" w:cs="Times New Roman"/>
        </w:rPr>
      </w:pPr>
    </w:p>
    <w:p w:rsidR="007A6408" w:rsidRPr="007D09AC" w:rsidRDefault="007A6408" w:rsidP="007D09AC">
      <w:pPr>
        <w:spacing w:after="0"/>
        <w:rPr>
          <w:rFonts w:ascii="Times New Roman" w:hAnsi="Times New Roman" w:cs="Times New Roman"/>
        </w:rPr>
      </w:pPr>
    </w:p>
    <w:p w:rsidR="007D09AC" w:rsidRPr="00AF12DA" w:rsidRDefault="00CA3208" w:rsidP="00CA3208">
      <w:pPr>
        <w:pStyle w:val="ListParagraph"/>
        <w:spacing w:after="0"/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User</w:t>
      </w:r>
      <w:r w:rsidR="00964450">
        <w:rPr>
          <w:rFonts w:ascii="Arial" w:hAnsi="Arial" w:cs="Arial"/>
          <w:sz w:val="22"/>
        </w:rPr>
        <w:t xml:space="preserve"> information (i.e.  Name, </w:t>
      </w:r>
      <w:r w:rsidR="007D09AC" w:rsidRPr="00AF12DA">
        <w:rPr>
          <w:rFonts w:ascii="Arial" w:hAnsi="Arial" w:cs="Arial"/>
          <w:sz w:val="22"/>
        </w:rPr>
        <w:t xml:space="preserve">Username, </w:t>
      </w:r>
      <w:r w:rsidRPr="00AF12DA">
        <w:rPr>
          <w:rFonts w:ascii="Arial" w:hAnsi="Arial" w:cs="Arial"/>
          <w:sz w:val="22"/>
        </w:rPr>
        <w:t>and Email</w:t>
      </w:r>
      <w:r w:rsidR="007D09AC" w:rsidRPr="00AF12DA">
        <w:rPr>
          <w:rFonts w:ascii="Arial" w:hAnsi="Arial" w:cs="Arial"/>
          <w:sz w:val="22"/>
        </w:rPr>
        <w:t>)</w:t>
      </w:r>
      <w:r>
        <w:rPr>
          <w:rFonts w:ascii="Arial" w:hAnsi="Arial" w:cs="Arial"/>
          <w:sz w:val="22"/>
        </w:rPr>
        <w:t xml:space="preserve"> will display in a table</w:t>
      </w:r>
    </w:p>
    <w:p w:rsidR="007D09AC" w:rsidRPr="00AF12DA" w:rsidRDefault="007D09AC" w:rsidP="00301BF5">
      <w:pPr>
        <w:pStyle w:val="ListParagraph"/>
        <w:numPr>
          <w:ilvl w:val="0"/>
          <w:numId w:val="44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AF12DA">
        <w:rPr>
          <w:rFonts w:ascii="Arial" w:hAnsi="Arial" w:cs="Arial"/>
          <w:sz w:val="22"/>
        </w:rPr>
        <w:t>To logout from the app tap on the “Logout” button</w:t>
      </w:r>
    </w:p>
    <w:p w:rsidR="008255AF" w:rsidRDefault="008255AF" w:rsidP="008255AF">
      <w:pPr>
        <w:pStyle w:val="ListParagraph"/>
        <w:tabs>
          <w:tab w:val="left" w:pos="810"/>
        </w:tabs>
        <w:spacing w:after="0"/>
        <w:ind w:left="360"/>
        <w:rPr>
          <w:rFonts w:ascii="Times New Roman" w:hAnsi="Times New Roman" w:cs="Times New Roman"/>
        </w:rPr>
      </w:pPr>
    </w:p>
    <w:p w:rsidR="008255AF" w:rsidRDefault="00147B34" w:rsidP="00717837">
      <w:pPr>
        <w:pStyle w:val="ListParagraph"/>
        <w:tabs>
          <w:tab w:val="left" w:pos="810"/>
        </w:tabs>
        <w:spacing w:after="0"/>
        <w:ind w:left="2250"/>
        <w:rPr>
          <w:rFonts w:ascii="Times New Roman" w:hAnsi="Times New Roman" w:cs="Times New Roman"/>
        </w:rPr>
      </w:pPr>
      <w:r w:rsidRPr="00147B34">
        <w:rPr>
          <w:rFonts w:ascii="Times New Roman" w:hAnsi="Times New Roman" w:cs="Times New Roman"/>
          <w:noProof/>
        </w:rPr>
        <w:drawing>
          <wp:inline distT="0" distB="0" distL="0" distR="0">
            <wp:extent cx="3240145" cy="5760720"/>
            <wp:effectExtent l="152400" t="152400" r="360680" b="354330"/>
            <wp:docPr id="8" name="Picture 8" descr="C:\Users\Momna Ali Shah\Desktop\LSDS CHANGES\App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mna Ali Shah\Desktop\LSDS CHANGES\App4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4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9AC" w:rsidRPr="00B75298" w:rsidRDefault="00C02B20" w:rsidP="00C02B20">
      <w:pPr>
        <w:pStyle w:val="F-FigureTitle"/>
        <w:tabs>
          <w:tab w:val="left" w:pos="3780"/>
          <w:tab w:val="center" w:pos="5040"/>
        </w:tabs>
        <w:spacing w:before="0" w:after="0"/>
      </w:pPr>
      <w:r>
        <w:tab/>
      </w:r>
      <w:r>
        <w:tab/>
      </w:r>
      <w:r w:rsidR="008255AF">
        <w:t xml:space="preserve"> </w:t>
      </w:r>
      <w:bookmarkStart w:id="243" w:name="_Toc526619313"/>
      <w:r w:rsidR="00AF12DA" w:rsidRPr="00B75298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4</w:t>
      </w:r>
      <w:r w:rsidR="00A820F4">
        <w:rPr>
          <w:noProof/>
        </w:rPr>
        <w:fldChar w:fldCharType="end"/>
      </w:r>
      <w:r w:rsidR="00B75298">
        <w:t>-</w:t>
      </w:r>
      <w:r w:rsidR="008255AF" w:rsidRPr="00B75298">
        <w:t>Profile Tab</w:t>
      </w:r>
      <w:r w:rsidR="008255AF" w:rsidRPr="00C02B20">
        <w:t>l</w:t>
      </w:r>
      <w:r w:rsidR="008255AF" w:rsidRPr="00C02B20">
        <w:rPr>
          <w:iCs/>
        </w:rPr>
        <w:t>e</w:t>
      </w:r>
      <w:bookmarkEnd w:id="243"/>
    </w:p>
    <w:p w:rsidR="00717837" w:rsidRDefault="00717837" w:rsidP="00BD68AD"/>
    <w:p w:rsidR="004A35AF" w:rsidRDefault="004A35AF" w:rsidP="00BD68AD"/>
    <w:p w:rsidR="00B75298" w:rsidRPr="00BD68AD" w:rsidRDefault="00B75298" w:rsidP="00BD68AD"/>
    <w:p w:rsidR="00F615E9" w:rsidRDefault="00E809A2" w:rsidP="00616E90">
      <w:pPr>
        <w:pStyle w:val="Heading2"/>
        <w:numPr>
          <w:ilvl w:val="1"/>
          <w:numId w:val="1"/>
        </w:numPr>
        <w:spacing w:line="480" w:lineRule="auto"/>
        <w:ind w:left="-180"/>
        <w:rPr>
          <w:rFonts w:ascii="Arial" w:hAnsi="Arial" w:cs="Arial"/>
          <w:b/>
          <w:color w:val="auto"/>
          <w:sz w:val="28"/>
          <w:szCs w:val="28"/>
        </w:rPr>
      </w:pPr>
      <w:bookmarkStart w:id="244" w:name="_Enter_IMEI"/>
      <w:bookmarkStart w:id="245" w:name="_Toc528593947"/>
      <w:bookmarkEnd w:id="244"/>
      <w:r w:rsidRPr="000C6280">
        <w:rPr>
          <w:rFonts w:ascii="Arial" w:hAnsi="Arial" w:cs="Arial"/>
          <w:b/>
          <w:color w:val="auto"/>
          <w:sz w:val="28"/>
          <w:szCs w:val="28"/>
        </w:rPr>
        <w:lastRenderedPageBreak/>
        <w:t xml:space="preserve">Enter </w:t>
      </w:r>
      <w:r w:rsidR="005A6041" w:rsidRPr="000C6280">
        <w:rPr>
          <w:rFonts w:ascii="Arial" w:hAnsi="Arial" w:cs="Arial"/>
          <w:b/>
          <w:color w:val="auto"/>
          <w:sz w:val="28"/>
          <w:szCs w:val="28"/>
        </w:rPr>
        <w:t>IMEI</w:t>
      </w:r>
      <w:bookmarkEnd w:id="237"/>
      <w:bookmarkEnd w:id="238"/>
      <w:bookmarkEnd w:id="245"/>
      <w:r w:rsidR="005A6041" w:rsidRPr="000C6280"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:rsidR="00AF12DA" w:rsidRPr="00301BF5" w:rsidRDefault="00D67FF3" w:rsidP="00301BF5">
      <w:pPr>
        <w:pStyle w:val="ListParagraph"/>
        <w:numPr>
          <w:ilvl w:val="0"/>
          <w:numId w:val="47"/>
        </w:numPr>
        <w:spacing w:line="276" w:lineRule="auto"/>
        <w:ind w:left="270" w:hanging="270"/>
        <w:rPr>
          <w:rFonts w:ascii="Arial" w:hAnsi="Arial" w:cs="Arial"/>
        </w:rPr>
      </w:pPr>
      <w:r w:rsidRPr="00301BF5">
        <w:rPr>
          <w:rFonts w:ascii="Arial" w:hAnsi="Arial" w:cs="Arial"/>
        </w:rPr>
        <w:t>E</w:t>
      </w:r>
      <w:r w:rsidR="005A6041" w:rsidRPr="00301BF5">
        <w:rPr>
          <w:rFonts w:ascii="Arial" w:hAnsi="Arial" w:cs="Arial"/>
        </w:rPr>
        <w:t xml:space="preserve">nter the </w:t>
      </w:r>
      <w:r w:rsidR="00607EB2">
        <w:rPr>
          <w:rFonts w:ascii="Arial" w:hAnsi="Arial" w:cs="Arial"/>
        </w:rPr>
        <w:t>IMEI</w:t>
      </w:r>
      <w:r w:rsidR="00A04770" w:rsidRPr="00301BF5">
        <w:rPr>
          <w:rFonts w:ascii="Arial" w:hAnsi="Arial" w:cs="Arial"/>
        </w:rPr>
        <w:t xml:space="preserve"> </w:t>
      </w:r>
      <w:r w:rsidR="005A6041" w:rsidRPr="00301BF5">
        <w:rPr>
          <w:rFonts w:ascii="Arial" w:hAnsi="Arial" w:cs="Arial"/>
        </w:rPr>
        <w:t xml:space="preserve">in the respective field </w:t>
      </w:r>
    </w:p>
    <w:p w:rsidR="005A6041" w:rsidRPr="00AF12DA" w:rsidRDefault="00A04770" w:rsidP="003C43F1">
      <w:pPr>
        <w:pStyle w:val="ListParagraph"/>
        <w:spacing w:line="276" w:lineRule="auto"/>
        <w:ind w:left="270" w:hanging="90"/>
        <w:rPr>
          <w:rFonts w:ascii="Arial" w:hAnsi="Arial" w:cs="Arial"/>
          <w:sz w:val="22"/>
        </w:rPr>
      </w:pPr>
      <w:r w:rsidRPr="00AF12DA">
        <w:rPr>
          <w:rFonts w:ascii="Arial" w:hAnsi="Arial" w:cs="Arial"/>
          <w:sz w:val="22"/>
        </w:rPr>
        <w:t xml:space="preserve"> </w:t>
      </w:r>
      <w:r w:rsidR="00AF12DA" w:rsidRPr="00804C9F">
        <w:rPr>
          <w:rFonts w:ascii="Arial" w:hAnsi="Arial" w:cs="Arial"/>
          <w:b/>
          <w:sz w:val="22"/>
        </w:rPr>
        <w:t>Note</w:t>
      </w:r>
      <w:r w:rsidR="00AF12DA" w:rsidRPr="00804C9F">
        <w:rPr>
          <w:rFonts w:ascii="Arial" w:hAnsi="Arial" w:cs="Arial"/>
          <w:sz w:val="22"/>
        </w:rPr>
        <w:t xml:space="preserve">: </w:t>
      </w:r>
      <w:r w:rsidR="00AF12DA">
        <w:rPr>
          <w:rFonts w:ascii="Arial" w:hAnsi="Arial" w:cs="Arial"/>
          <w:sz w:val="22"/>
        </w:rPr>
        <w:t xml:space="preserve">IMEI can </w:t>
      </w:r>
      <w:r w:rsidR="00AF12DA" w:rsidRPr="00C01E0F">
        <w:rPr>
          <w:rFonts w:ascii="Arial" w:hAnsi="Arial" w:cs="Arial"/>
          <w:sz w:val="22"/>
        </w:rPr>
        <w:t xml:space="preserve">contain </w:t>
      </w:r>
      <w:r w:rsidR="00AF12DA">
        <w:rPr>
          <w:rFonts w:ascii="Arial" w:hAnsi="Arial" w:cs="Arial"/>
          <w:sz w:val="22"/>
        </w:rPr>
        <w:t xml:space="preserve">alphanumeric characters (0-9, </w:t>
      </w:r>
      <w:r w:rsidR="00AF12DA" w:rsidRPr="00C01E0F">
        <w:rPr>
          <w:rFonts w:ascii="Arial" w:hAnsi="Arial" w:cs="Arial"/>
          <w:sz w:val="22"/>
        </w:rPr>
        <w:t>A</w:t>
      </w:r>
      <w:r w:rsidR="00AF12DA">
        <w:rPr>
          <w:rFonts w:ascii="Arial" w:hAnsi="Arial" w:cs="Arial"/>
          <w:sz w:val="22"/>
        </w:rPr>
        <w:t>-F, a-f). T</w:t>
      </w:r>
      <w:r w:rsidR="00AF12DA" w:rsidRPr="00C01E0F">
        <w:rPr>
          <w:rFonts w:ascii="Arial" w:hAnsi="Arial" w:cs="Arial"/>
          <w:sz w:val="22"/>
        </w:rPr>
        <w:t xml:space="preserve">he length of the IMEI should be </w:t>
      </w:r>
      <w:r w:rsidR="00AF12DA">
        <w:rPr>
          <w:rFonts w:ascii="Arial" w:hAnsi="Arial" w:cs="Arial"/>
          <w:sz w:val="22"/>
        </w:rPr>
        <w:t>between 14-16 characters</w:t>
      </w:r>
    </w:p>
    <w:p w:rsidR="005A6041" w:rsidRPr="00AF12DA" w:rsidRDefault="00BD68AD" w:rsidP="00301BF5">
      <w:pPr>
        <w:pStyle w:val="ListParagraph"/>
        <w:numPr>
          <w:ilvl w:val="0"/>
          <w:numId w:val="47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AF12DA">
        <w:rPr>
          <w:rFonts w:ascii="Arial" w:hAnsi="Arial" w:cs="Arial"/>
          <w:sz w:val="22"/>
        </w:rPr>
        <w:t>Tap</w:t>
      </w:r>
      <w:r w:rsidR="006E1FDF" w:rsidRPr="00AF12DA">
        <w:rPr>
          <w:rFonts w:ascii="Arial" w:hAnsi="Arial" w:cs="Arial"/>
          <w:sz w:val="22"/>
        </w:rPr>
        <w:t xml:space="preserve"> on the “Submit” b</w:t>
      </w:r>
      <w:r w:rsidR="005A6041" w:rsidRPr="00AF12DA">
        <w:rPr>
          <w:rFonts w:ascii="Arial" w:hAnsi="Arial" w:cs="Arial"/>
          <w:sz w:val="22"/>
        </w:rPr>
        <w:t>utton</w:t>
      </w:r>
      <w:r w:rsidR="005A6041" w:rsidRPr="00301BF5">
        <w:rPr>
          <w:rFonts w:ascii="Arial" w:hAnsi="Arial" w:cs="Arial"/>
        </w:rPr>
        <w:t xml:space="preserve"> </w:t>
      </w:r>
    </w:p>
    <w:p w:rsidR="006E1FDF" w:rsidRPr="006E1FDF" w:rsidRDefault="006E1FDF" w:rsidP="006E1FDF">
      <w:pPr>
        <w:pStyle w:val="ListParagraph"/>
        <w:ind w:left="180"/>
        <w:rPr>
          <w:rFonts w:ascii="Times New Roman" w:hAnsi="Times New Roman" w:cs="Times New Roman"/>
          <w:sz w:val="22"/>
        </w:rPr>
      </w:pPr>
    </w:p>
    <w:p w:rsidR="006E1FDF" w:rsidRDefault="00AA7013" w:rsidP="00DE49EE">
      <w:pPr>
        <w:pStyle w:val="ListParagraph"/>
        <w:spacing w:after="0"/>
        <w:ind w:left="-1440" w:right="-1440"/>
        <w:jc w:val="center"/>
        <w:rPr>
          <w:rFonts w:ascii="Times New Roman" w:hAnsi="Times New Roman" w:cs="Times New Roman"/>
          <w:sz w:val="22"/>
        </w:rPr>
      </w:pPr>
      <w:r w:rsidRPr="00AA7013"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3236408" cy="5760720"/>
            <wp:effectExtent l="152400" t="152400" r="364490" b="354330"/>
            <wp:docPr id="38" name="Picture 38" descr="C:\Users\Momna Ali Shah\Desktop\mob ss\authority 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omna Ali Shah\Desktop\mob ss\authority 3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08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146" w:rsidRPr="00616E90" w:rsidRDefault="00AF12DA" w:rsidP="00C02B20">
      <w:pPr>
        <w:pStyle w:val="F-FigureTitle"/>
        <w:tabs>
          <w:tab w:val="left" w:pos="3780"/>
          <w:tab w:val="center" w:pos="5040"/>
        </w:tabs>
        <w:spacing w:before="0" w:after="0"/>
        <w:ind w:left="3510"/>
      </w:pPr>
      <w:bookmarkStart w:id="246" w:name="_Toc523306061"/>
      <w:bookmarkStart w:id="247" w:name="_Toc526619314"/>
      <w:r w:rsidRPr="00B75298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5</w:t>
      </w:r>
      <w:r w:rsidR="00A820F4">
        <w:rPr>
          <w:noProof/>
        </w:rPr>
        <w:fldChar w:fldCharType="end"/>
      </w:r>
      <w:r w:rsidR="00B75298" w:rsidRPr="00B75298">
        <w:t>-</w:t>
      </w:r>
      <w:r w:rsidR="0053372F" w:rsidRPr="00B75298">
        <w:t>Enter IME</w:t>
      </w:r>
      <w:bookmarkEnd w:id="246"/>
      <w:r w:rsidR="00717837" w:rsidRPr="00B75298">
        <w:t>I</w:t>
      </w:r>
      <w:bookmarkEnd w:id="247"/>
    </w:p>
    <w:p w:rsidR="00F76146" w:rsidRDefault="00F76146" w:rsidP="00F76146">
      <w:pPr>
        <w:pStyle w:val="ListParagraph"/>
        <w:ind w:left="1890"/>
        <w:rPr>
          <w:rFonts w:ascii="Times New Roman" w:hAnsi="Times New Roman" w:cs="Times New Roman"/>
          <w:sz w:val="22"/>
        </w:rPr>
      </w:pPr>
    </w:p>
    <w:p w:rsidR="00DE49EE" w:rsidRDefault="006A3C7F" w:rsidP="00301BF5">
      <w:pPr>
        <w:pStyle w:val="ListParagraph"/>
        <w:ind w:left="360"/>
      </w:pPr>
      <w:r>
        <w:rPr>
          <w:rFonts w:ascii="Arial" w:hAnsi="Arial" w:cs="Arial"/>
          <w:sz w:val="22"/>
        </w:rPr>
        <w:lastRenderedPageBreak/>
        <w:t>Status of the devic</w:t>
      </w:r>
      <w:r w:rsidR="003E1DC1">
        <w:rPr>
          <w:rFonts w:ascii="Arial" w:hAnsi="Arial" w:cs="Arial"/>
          <w:sz w:val="22"/>
        </w:rPr>
        <w:t>e will display in a table</w:t>
      </w:r>
      <w:r>
        <w:rPr>
          <w:rFonts w:ascii="Arial" w:hAnsi="Arial" w:cs="Arial"/>
          <w:sz w:val="22"/>
        </w:rPr>
        <w:t xml:space="preserve"> with details (i.e.</w:t>
      </w:r>
      <w:r w:rsidR="00A06E5C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IMEI, Brand, Model Name, IMEI Compliance Status </w:t>
      </w:r>
      <w:r w:rsidR="00301BF5">
        <w:rPr>
          <w:rFonts w:ascii="Arial" w:hAnsi="Arial" w:cs="Arial"/>
          <w:sz w:val="22"/>
        </w:rPr>
        <w:t>etc.)</w:t>
      </w:r>
    </w:p>
    <w:p w:rsidR="009A0318" w:rsidRDefault="004A35AF" w:rsidP="00301BF5">
      <w:pPr>
        <w:spacing w:after="0"/>
        <w:ind w:left="-1440" w:right="-1440"/>
        <w:jc w:val="center"/>
      </w:pPr>
      <w:r w:rsidRPr="004A35AF">
        <w:rPr>
          <w:noProof/>
        </w:rPr>
        <w:drawing>
          <wp:inline distT="0" distB="0" distL="0" distR="0">
            <wp:extent cx="3238500" cy="5760085"/>
            <wp:effectExtent l="152400" t="152400" r="361950" b="354965"/>
            <wp:docPr id="12" name="Picture 12" descr="C:\Users\Momna Ali Shah\Desktop\LSDS CHANGES\ap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mna Ali Shah\Desktop\LSDS CHANGES\app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38" cy="576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7837" w:rsidRDefault="00AF12DA" w:rsidP="00C02B20">
      <w:pPr>
        <w:pStyle w:val="F-FigureTitle"/>
        <w:tabs>
          <w:tab w:val="left" w:pos="3780"/>
          <w:tab w:val="center" w:pos="5040"/>
        </w:tabs>
        <w:spacing w:before="0" w:after="0"/>
        <w:ind w:left="3060"/>
      </w:pPr>
      <w:bookmarkStart w:id="248" w:name="_Toc523306062"/>
      <w:bookmarkStart w:id="249" w:name="_Toc526619315"/>
      <w:r w:rsidRPr="00B75298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6</w:t>
      </w:r>
      <w:r w:rsidR="00A820F4">
        <w:rPr>
          <w:noProof/>
        </w:rPr>
        <w:fldChar w:fldCharType="end"/>
      </w:r>
      <w:r w:rsidR="00B75298">
        <w:t>-</w:t>
      </w:r>
      <w:r w:rsidR="0053372F" w:rsidRPr="00B75298">
        <w:t>Device Status Tabl</w:t>
      </w:r>
      <w:bookmarkEnd w:id="248"/>
      <w:r w:rsidR="005C4BAC" w:rsidRPr="00B75298">
        <w:t>e</w:t>
      </w:r>
      <w:bookmarkEnd w:id="249"/>
    </w:p>
    <w:p w:rsidR="00980796" w:rsidRDefault="00980796" w:rsidP="00980796"/>
    <w:p w:rsidR="00980796" w:rsidRDefault="00980796" w:rsidP="00980796"/>
    <w:p w:rsidR="00616E90" w:rsidRDefault="00616E90" w:rsidP="00980796"/>
    <w:p w:rsidR="00980796" w:rsidRPr="00980796" w:rsidRDefault="00980796" w:rsidP="00980796"/>
    <w:p w:rsidR="008C4C22" w:rsidRPr="00301BF5" w:rsidRDefault="006A3C7F" w:rsidP="00301BF5">
      <w:pPr>
        <w:pStyle w:val="ListParagraph"/>
        <w:numPr>
          <w:ilvl w:val="0"/>
          <w:numId w:val="47"/>
        </w:numPr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To see the IMSI(s) and </w:t>
      </w:r>
      <w:r w:rsidR="008C4C22" w:rsidRPr="00AF12DA">
        <w:rPr>
          <w:rFonts w:ascii="Arial" w:hAnsi="Arial" w:cs="Arial"/>
          <w:sz w:val="22"/>
        </w:rPr>
        <w:t>MSISDN(s</w:t>
      </w:r>
      <w:r w:rsidR="007F42C1" w:rsidRPr="00AF12DA">
        <w:rPr>
          <w:rFonts w:ascii="Arial" w:hAnsi="Arial" w:cs="Arial"/>
          <w:sz w:val="22"/>
        </w:rPr>
        <w:t>)</w:t>
      </w:r>
      <w:r>
        <w:rPr>
          <w:rFonts w:ascii="Arial" w:hAnsi="Arial" w:cs="Arial"/>
          <w:sz w:val="22"/>
        </w:rPr>
        <w:t xml:space="preserve"> seen with IMEI on the network</w:t>
      </w:r>
      <w:r w:rsidR="007F42C1" w:rsidRPr="00AF12DA">
        <w:rPr>
          <w:rFonts w:ascii="Arial" w:hAnsi="Arial" w:cs="Arial"/>
          <w:sz w:val="22"/>
        </w:rPr>
        <w:t>,</w:t>
      </w:r>
      <w:r w:rsidR="00BD68AD" w:rsidRPr="00AF12DA">
        <w:rPr>
          <w:rFonts w:ascii="Arial" w:hAnsi="Arial" w:cs="Arial"/>
          <w:sz w:val="22"/>
        </w:rPr>
        <w:t xml:space="preserve"> tap </w:t>
      </w:r>
      <w:r w:rsidR="008C4C22" w:rsidRPr="00AF12DA">
        <w:rPr>
          <w:rFonts w:ascii="Arial" w:hAnsi="Arial" w:cs="Arial"/>
          <w:sz w:val="22"/>
        </w:rPr>
        <w:t xml:space="preserve">on the </w:t>
      </w:r>
      <w:r w:rsidR="00E1193A" w:rsidRPr="00AF12DA">
        <w:rPr>
          <w:rFonts w:ascii="Arial" w:hAnsi="Arial" w:cs="Arial"/>
          <w:sz w:val="22"/>
        </w:rPr>
        <w:t>“Subscribers</w:t>
      </w:r>
      <w:r w:rsidR="008C4C22" w:rsidRPr="00AF12DA">
        <w:rPr>
          <w:rFonts w:ascii="Arial" w:hAnsi="Arial" w:cs="Arial"/>
          <w:sz w:val="22"/>
        </w:rPr>
        <w:t xml:space="preserve">” </w:t>
      </w:r>
      <w:r w:rsidR="00E1193A" w:rsidRPr="00AF12DA">
        <w:rPr>
          <w:rFonts w:ascii="Arial" w:hAnsi="Arial" w:cs="Arial"/>
          <w:sz w:val="22"/>
        </w:rPr>
        <w:t xml:space="preserve">icon </w:t>
      </w:r>
    </w:p>
    <w:p w:rsidR="007F42C1" w:rsidRDefault="00980796" w:rsidP="00301BF5">
      <w:pPr>
        <w:spacing w:after="0"/>
        <w:ind w:left="-1440" w:right="-1440"/>
        <w:jc w:val="center"/>
      </w:pPr>
      <w:r w:rsidRPr="00980796">
        <w:rPr>
          <w:noProof/>
        </w:rPr>
        <w:drawing>
          <wp:inline distT="0" distB="0" distL="0" distR="0">
            <wp:extent cx="3239905" cy="5760720"/>
            <wp:effectExtent l="152400" t="152400" r="360680" b="354330"/>
            <wp:docPr id="13" name="Picture 13" descr="C:\Users\Momna Ali Shah\Desktop\LSDS CHANGES\App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mna Ali Shah\Desktop\LSDS CHANGES\App8.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0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32BD" w:rsidRPr="00B75298" w:rsidRDefault="00AF12DA" w:rsidP="00C02B20">
      <w:pPr>
        <w:pStyle w:val="F-FigureTitle"/>
        <w:tabs>
          <w:tab w:val="left" w:pos="3780"/>
          <w:tab w:val="center" w:pos="5040"/>
        </w:tabs>
        <w:spacing w:before="0" w:after="0"/>
        <w:ind w:left="2340"/>
      </w:pPr>
      <w:bookmarkStart w:id="250" w:name="_Toc523306063"/>
      <w:bookmarkStart w:id="251" w:name="_Toc526619316"/>
      <w:r w:rsidRPr="00B75298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7</w:t>
      </w:r>
      <w:r w:rsidR="00A820F4">
        <w:rPr>
          <w:noProof/>
        </w:rPr>
        <w:fldChar w:fldCharType="end"/>
      </w:r>
      <w:r w:rsidR="00B75298" w:rsidRPr="00B75298">
        <w:t>-</w:t>
      </w:r>
      <w:r w:rsidR="0053372F" w:rsidRPr="00B75298">
        <w:t>S</w:t>
      </w:r>
      <w:bookmarkEnd w:id="250"/>
      <w:r w:rsidR="008255AF" w:rsidRPr="00B75298">
        <w:t>ubscribers Seen With IMEI Table</w:t>
      </w:r>
      <w:bookmarkEnd w:id="251"/>
    </w:p>
    <w:p w:rsidR="00E1193A" w:rsidRPr="00372927" w:rsidRDefault="00E1193A" w:rsidP="00372927"/>
    <w:p w:rsidR="00044EA4" w:rsidRDefault="00044EA4" w:rsidP="00044EA4"/>
    <w:p w:rsidR="006A3C7F" w:rsidRDefault="006A3C7F" w:rsidP="00044EA4"/>
    <w:p w:rsidR="00C02B20" w:rsidRDefault="00C02B20" w:rsidP="00044EA4"/>
    <w:p w:rsidR="006A3C7F" w:rsidRPr="006A3C7F" w:rsidRDefault="003E1DC1" w:rsidP="00301BF5">
      <w:pPr>
        <w:pStyle w:val="ListParagraph"/>
        <w:numPr>
          <w:ilvl w:val="0"/>
          <w:numId w:val="47"/>
        </w:numPr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To see the </w:t>
      </w:r>
      <w:r w:rsidR="00F76146" w:rsidRPr="006A3C7F">
        <w:rPr>
          <w:rFonts w:ascii="Arial" w:hAnsi="Arial" w:cs="Arial"/>
          <w:sz w:val="22"/>
        </w:rPr>
        <w:t xml:space="preserve">last seen paired </w:t>
      </w:r>
      <w:r w:rsidR="003F72E6" w:rsidRPr="006A3C7F">
        <w:rPr>
          <w:rFonts w:ascii="Arial" w:hAnsi="Arial" w:cs="Arial"/>
          <w:sz w:val="22"/>
        </w:rPr>
        <w:t>I</w:t>
      </w:r>
      <w:r w:rsidR="00DA7D49" w:rsidRPr="006A3C7F">
        <w:rPr>
          <w:rFonts w:ascii="Arial" w:hAnsi="Arial" w:cs="Arial"/>
          <w:sz w:val="22"/>
        </w:rPr>
        <w:t>MSI(s)</w:t>
      </w:r>
      <w:r w:rsidR="00044EA4" w:rsidRPr="006A3C7F">
        <w:rPr>
          <w:rFonts w:ascii="Arial" w:hAnsi="Arial" w:cs="Arial"/>
          <w:sz w:val="22"/>
        </w:rPr>
        <w:t>,</w:t>
      </w:r>
      <w:r w:rsidR="00BD68AD" w:rsidRPr="006A3C7F">
        <w:rPr>
          <w:rFonts w:ascii="Arial" w:hAnsi="Arial" w:cs="Arial"/>
          <w:sz w:val="22"/>
        </w:rPr>
        <w:t xml:space="preserve"> tap </w:t>
      </w:r>
      <w:r w:rsidR="00E1193A" w:rsidRPr="006A3C7F">
        <w:rPr>
          <w:rFonts w:ascii="Arial" w:hAnsi="Arial" w:cs="Arial"/>
          <w:sz w:val="22"/>
        </w:rPr>
        <w:t>on the “Paired Subscribers</w:t>
      </w:r>
      <w:r>
        <w:rPr>
          <w:rFonts w:ascii="Arial" w:hAnsi="Arial" w:cs="Arial"/>
          <w:sz w:val="22"/>
        </w:rPr>
        <w:t xml:space="preserve">” </w:t>
      </w:r>
      <w:r w:rsidR="00E1193A" w:rsidRPr="006A3C7F">
        <w:rPr>
          <w:rFonts w:ascii="Arial" w:hAnsi="Arial" w:cs="Arial"/>
          <w:sz w:val="22"/>
        </w:rPr>
        <w:t xml:space="preserve">icon </w:t>
      </w:r>
    </w:p>
    <w:p w:rsidR="00A732BD" w:rsidRPr="00301BF5" w:rsidRDefault="00980796" w:rsidP="00301BF5">
      <w:pPr>
        <w:spacing w:after="0"/>
        <w:ind w:left="-1440" w:right="-1440"/>
        <w:jc w:val="center"/>
      </w:pPr>
      <w:r w:rsidRPr="00301BF5">
        <w:rPr>
          <w:noProof/>
        </w:rPr>
        <w:drawing>
          <wp:inline distT="0" distB="0" distL="0" distR="0">
            <wp:extent cx="3240405" cy="5760720"/>
            <wp:effectExtent l="152400" t="152400" r="360045" b="354330"/>
            <wp:docPr id="15" name="Picture 15" descr="C:\Users\Momna Ali Shah\Desktop\LSDS CHANGES\App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mna Ali Shah\Desktop\LSDS CHANGES\App9.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018C" w:rsidRPr="00301BF5" w:rsidRDefault="00AF12DA" w:rsidP="00C02B20">
      <w:pPr>
        <w:pStyle w:val="F-FigureTitle"/>
        <w:tabs>
          <w:tab w:val="left" w:pos="3780"/>
          <w:tab w:val="center" w:pos="5040"/>
        </w:tabs>
        <w:spacing w:before="0" w:after="0"/>
        <w:ind w:left="2700"/>
      </w:pPr>
      <w:bookmarkStart w:id="252" w:name="_Toc523306064"/>
      <w:bookmarkStart w:id="253" w:name="_Toc526619317"/>
      <w:r w:rsidRPr="00301BF5">
        <w:t xml:space="preserve">Figure </w:t>
      </w:r>
      <w:r w:rsidR="001E4FC6" w:rsidRPr="00301BF5">
        <w:rPr>
          <w:noProof/>
        </w:rPr>
        <w:fldChar w:fldCharType="begin"/>
      </w:r>
      <w:r w:rsidR="001E4FC6" w:rsidRPr="00301BF5">
        <w:rPr>
          <w:noProof/>
        </w:rPr>
        <w:instrText xml:space="preserve"> SEQ Figure \* ARABIC </w:instrText>
      </w:r>
      <w:r w:rsidR="001E4FC6" w:rsidRPr="00301BF5">
        <w:rPr>
          <w:noProof/>
        </w:rPr>
        <w:fldChar w:fldCharType="separate"/>
      </w:r>
      <w:r w:rsidR="003463CE">
        <w:rPr>
          <w:noProof/>
        </w:rPr>
        <w:t>8</w:t>
      </w:r>
      <w:r w:rsidR="001E4FC6" w:rsidRPr="00301BF5">
        <w:rPr>
          <w:noProof/>
        </w:rPr>
        <w:fldChar w:fldCharType="end"/>
      </w:r>
      <w:r w:rsidR="005160DC" w:rsidRPr="00301BF5">
        <w:t xml:space="preserve"> </w:t>
      </w:r>
      <w:r w:rsidR="008255AF" w:rsidRPr="00301BF5">
        <w:t xml:space="preserve">Paired Subscribers </w:t>
      </w:r>
      <w:r w:rsidR="008D63C4" w:rsidRPr="00301BF5">
        <w:t>Table</w:t>
      </w:r>
      <w:bookmarkEnd w:id="252"/>
      <w:bookmarkEnd w:id="253"/>
    </w:p>
    <w:p w:rsidR="00374858" w:rsidRDefault="00374858" w:rsidP="00374858"/>
    <w:p w:rsidR="00374858" w:rsidRDefault="00374858" w:rsidP="00374858"/>
    <w:p w:rsidR="00374858" w:rsidRDefault="00374858" w:rsidP="00374858"/>
    <w:p w:rsidR="006A3C7F" w:rsidRPr="006A3C7F" w:rsidRDefault="006A3C7F" w:rsidP="006A3C7F"/>
    <w:p w:rsidR="00717837" w:rsidRDefault="00E570B7" w:rsidP="00616E90">
      <w:pPr>
        <w:pStyle w:val="Heading2"/>
        <w:numPr>
          <w:ilvl w:val="1"/>
          <w:numId w:val="1"/>
        </w:numPr>
        <w:spacing w:line="480" w:lineRule="auto"/>
        <w:ind w:left="-180"/>
        <w:rPr>
          <w:rFonts w:ascii="Arial" w:hAnsi="Arial" w:cs="Arial"/>
          <w:b/>
          <w:color w:val="auto"/>
          <w:sz w:val="28"/>
          <w:szCs w:val="28"/>
        </w:rPr>
      </w:pPr>
      <w:bookmarkStart w:id="254" w:name="_Toc523213247"/>
      <w:bookmarkStart w:id="255" w:name="_Toc528593948"/>
      <w:r w:rsidRPr="00AF12DA">
        <w:rPr>
          <w:rFonts w:ascii="Arial" w:hAnsi="Arial" w:cs="Arial"/>
          <w:b/>
          <w:color w:val="auto"/>
          <w:sz w:val="28"/>
          <w:szCs w:val="28"/>
        </w:rPr>
        <w:lastRenderedPageBreak/>
        <w:t>Scan Barcode</w:t>
      </w:r>
      <w:bookmarkEnd w:id="254"/>
      <w:bookmarkEnd w:id="255"/>
    </w:p>
    <w:p w:rsidR="00E570B7" w:rsidRPr="003A61B0" w:rsidRDefault="00E570B7" w:rsidP="003A61B0">
      <w:pPr>
        <w:pStyle w:val="ListParagraph"/>
        <w:numPr>
          <w:ilvl w:val="0"/>
          <w:numId w:val="48"/>
        </w:numPr>
        <w:spacing w:line="360" w:lineRule="auto"/>
        <w:ind w:left="270" w:hanging="270"/>
        <w:rPr>
          <w:rFonts w:ascii="Arial" w:hAnsi="Arial" w:cs="Arial"/>
          <w:b/>
          <w:sz w:val="22"/>
        </w:rPr>
      </w:pPr>
      <w:r w:rsidRPr="003A61B0">
        <w:rPr>
          <w:rFonts w:ascii="Arial" w:hAnsi="Arial" w:cs="Arial"/>
          <w:sz w:val="22"/>
        </w:rPr>
        <w:t>To scan t</w:t>
      </w:r>
      <w:r w:rsidR="006A3C7F" w:rsidRPr="003A61B0">
        <w:rPr>
          <w:rFonts w:ascii="Arial" w:hAnsi="Arial" w:cs="Arial"/>
          <w:sz w:val="22"/>
        </w:rPr>
        <w:t>he barcode</w:t>
      </w:r>
      <w:r w:rsidR="00E1193A" w:rsidRPr="003A61B0">
        <w:rPr>
          <w:rFonts w:ascii="Arial" w:hAnsi="Arial" w:cs="Arial"/>
          <w:sz w:val="22"/>
        </w:rPr>
        <w:t>, tap on the “Scan Barcode” icon</w:t>
      </w:r>
    </w:p>
    <w:p w:rsidR="00E570B7" w:rsidRDefault="00AA7013" w:rsidP="00456906">
      <w:pPr>
        <w:spacing w:after="0"/>
        <w:ind w:left="-1440" w:right="-1440"/>
        <w:jc w:val="center"/>
      </w:pPr>
      <w:r w:rsidRPr="00AA7013">
        <w:rPr>
          <w:noProof/>
        </w:rPr>
        <w:drawing>
          <wp:inline distT="0" distB="0" distL="0" distR="0">
            <wp:extent cx="3238805" cy="5760720"/>
            <wp:effectExtent l="152400" t="152400" r="361950" b="354330"/>
            <wp:docPr id="39" name="Picture 39" descr="C:\Users\Momna Ali Shah\Desktop\mob ss\authority 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mna Ali Shah\Desktop\mob ss\authority 4.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80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63C4" w:rsidRPr="00F75895" w:rsidRDefault="00AF12DA" w:rsidP="00C02B20">
      <w:pPr>
        <w:pStyle w:val="F-FigureTitle"/>
        <w:tabs>
          <w:tab w:val="left" w:pos="3780"/>
          <w:tab w:val="center" w:pos="5040"/>
        </w:tabs>
        <w:spacing w:before="0" w:after="0"/>
        <w:ind w:left="3330"/>
      </w:pPr>
      <w:bookmarkStart w:id="256" w:name="_Toc523306065"/>
      <w:bookmarkStart w:id="257" w:name="_Toc526619318"/>
      <w:r w:rsidRPr="00F75895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9</w:t>
      </w:r>
      <w:r w:rsidR="00A820F4">
        <w:rPr>
          <w:noProof/>
        </w:rPr>
        <w:fldChar w:fldCharType="end"/>
      </w:r>
      <w:r w:rsidR="00F75895">
        <w:t>-</w:t>
      </w:r>
      <w:r w:rsidR="008D63C4" w:rsidRPr="00F75895">
        <w:t>Scan Barcode</w:t>
      </w:r>
      <w:bookmarkEnd w:id="256"/>
      <w:bookmarkEnd w:id="257"/>
    </w:p>
    <w:p w:rsidR="00F75895" w:rsidRDefault="00F75895" w:rsidP="005160DC"/>
    <w:p w:rsidR="00167FC2" w:rsidRDefault="00167FC2" w:rsidP="005160DC"/>
    <w:p w:rsidR="003A61B0" w:rsidRDefault="003A61B0" w:rsidP="005160DC"/>
    <w:p w:rsidR="00A06E5C" w:rsidRDefault="00A06E5C" w:rsidP="003A61B0">
      <w:pPr>
        <w:pStyle w:val="ListParagraph"/>
        <w:numPr>
          <w:ilvl w:val="0"/>
          <w:numId w:val="48"/>
        </w:numPr>
        <w:spacing w:line="360" w:lineRule="auto"/>
        <w:ind w:left="270" w:hanging="270"/>
        <w:rPr>
          <w:rFonts w:ascii="Arial" w:hAnsi="Arial" w:cs="Arial"/>
          <w:sz w:val="22"/>
        </w:rPr>
      </w:pPr>
      <w:r w:rsidRPr="00C90C60">
        <w:rPr>
          <w:rFonts w:ascii="Arial" w:hAnsi="Arial" w:cs="Arial"/>
          <w:sz w:val="22"/>
        </w:rPr>
        <w:lastRenderedPageBreak/>
        <w:t>Allow the app to access device’s cam</w:t>
      </w:r>
      <w:r w:rsidR="003A61B0">
        <w:rPr>
          <w:rFonts w:ascii="Arial" w:hAnsi="Arial" w:cs="Arial"/>
          <w:sz w:val="22"/>
        </w:rPr>
        <w:t xml:space="preserve">era </w:t>
      </w:r>
    </w:p>
    <w:p w:rsidR="00C55182" w:rsidRDefault="008620A9" w:rsidP="003A61B0">
      <w:pPr>
        <w:tabs>
          <w:tab w:val="left" w:pos="9270"/>
        </w:tabs>
        <w:spacing w:after="0"/>
        <w:ind w:left="-1440" w:right="-1440"/>
        <w:jc w:val="center"/>
      </w:pPr>
      <w:r w:rsidRPr="008620A9">
        <w:rPr>
          <w:noProof/>
        </w:rPr>
        <w:drawing>
          <wp:inline distT="0" distB="0" distL="0" distR="0">
            <wp:extent cx="3240405" cy="5760720"/>
            <wp:effectExtent l="152400" t="152400" r="360045" b="354330"/>
            <wp:docPr id="27" name="Picture 27" descr="C:\Users\Momna Ali Shah\Desktop\LSDS CHANGES\App1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mna Ali Shah\Desktop\LSDS CHANGES\App11.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57EF" w:rsidRDefault="00AF12DA" w:rsidP="00C02B20">
      <w:pPr>
        <w:pStyle w:val="F-FigureTitle"/>
        <w:tabs>
          <w:tab w:val="left" w:pos="3780"/>
          <w:tab w:val="center" w:pos="5040"/>
        </w:tabs>
        <w:spacing w:before="0" w:after="0"/>
        <w:ind w:left="3330"/>
      </w:pPr>
      <w:bookmarkStart w:id="258" w:name="_Toc523306066"/>
      <w:bookmarkStart w:id="259" w:name="_Toc526619319"/>
      <w:r w:rsidRPr="00F75895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10</w:t>
      </w:r>
      <w:r w:rsidR="00A820F4">
        <w:rPr>
          <w:noProof/>
        </w:rPr>
        <w:fldChar w:fldCharType="end"/>
      </w:r>
      <w:r w:rsidR="00F75895" w:rsidRPr="00F75895">
        <w:t>-</w:t>
      </w:r>
      <w:r w:rsidR="008D63C4" w:rsidRPr="00F75895">
        <w:t>Allow Button</w:t>
      </w:r>
      <w:bookmarkEnd w:id="258"/>
      <w:bookmarkEnd w:id="259"/>
    </w:p>
    <w:p w:rsidR="00B75298" w:rsidRPr="00B75298" w:rsidRDefault="00B75298" w:rsidP="00B75298"/>
    <w:p w:rsidR="003A61B0" w:rsidRDefault="003A61B0" w:rsidP="00717837"/>
    <w:p w:rsidR="00167FC2" w:rsidRDefault="00167FC2" w:rsidP="00717837"/>
    <w:p w:rsidR="00167FC2" w:rsidRDefault="00167FC2" w:rsidP="00717837"/>
    <w:p w:rsidR="00C02B20" w:rsidRPr="00717837" w:rsidRDefault="00C02B20" w:rsidP="00717837"/>
    <w:p w:rsidR="003A61B0" w:rsidRPr="006745A8" w:rsidRDefault="00A06E5C" w:rsidP="006745A8">
      <w:pPr>
        <w:pStyle w:val="ListParagraph"/>
        <w:numPr>
          <w:ilvl w:val="0"/>
          <w:numId w:val="48"/>
        </w:numPr>
        <w:spacing w:line="360" w:lineRule="auto"/>
        <w:ind w:left="270" w:hanging="270"/>
        <w:rPr>
          <w:rFonts w:ascii="Arial" w:hAnsi="Arial" w:cs="Arial"/>
          <w:sz w:val="22"/>
        </w:rPr>
      </w:pPr>
      <w:r w:rsidRPr="00A06E5C">
        <w:rPr>
          <w:rFonts w:ascii="Arial" w:hAnsi="Arial" w:cs="Arial"/>
          <w:sz w:val="22"/>
        </w:rPr>
        <w:lastRenderedPageBreak/>
        <w:t>Place the barcode</w:t>
      </w:r>
      <w:r w:rsidR="003E1DC1">
        <w:rPr>
          <w:rFonts w:ascii="Arial" w:hAnsi="Arial" w:cs="Arial"/>
          <w:sz w:val="22"/>
        </w:rPr>
        <w:t xml:space="preserve"> within the window to scan the </w:t>
      </w:r>
      <w:r w:rsidRPr="00A06E5C">
        <w:rPr>
          <w:rFonts w:ascii="Arial" w:hAnsi="Arial" w:cs="Arial"/>
          <w:sz w:val="22"/>
        </w:rPr>
        <w:t xml:space="preserve">barcode of the IMEI </w:t>
      </w:r>
      <w:r w:rsidR="004B79D7" w:rsidRPr="00A06E5C">
        <w:rPr>
          <w:rFonts w:ascii="Arial" w:hAnsi="Arial" w:cs="Arial"/>
          <w:sz w:val="22"/>
        </w:rPr>
        <w:t xml:space="preserve"> </w:t>
      </w:r>
    </w:p>
    <w:p w:rsidR="007015E2" w:rsidRDefault="00301BF5" w:rsidP="006745A8">
      <w:pPr>
        <w:spacing w:after="0"/>
        <w:ind w:left="-1440" w:right="-1440"/>
        <w:jc w:val="center"/>
      </w:pPr>
      <w:r w:rsidRPr="00301BF5">
        <w:rPr>
          <w:noProof/>
        </w:rPr>
        <w:drawing>
          <wp:inline distT="0" distB="0" distL="0" distR="0">
            <wp:extent cx="3241129" cy="5760720"/>
            <wp:effectExtent l="152400" t="152400" r="359410" b="354330"/>
            <wp:docPr id="35" name="Picture 35" descr="C:\Users\Momna Ali Shah\Desktop\LSDS CHANGES\app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mna Ali Shah\Desktop\LSDS CHANGES\app12.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129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58C7" w:rsidRPr="00F75895" w:rsidRDefault="005160DC" w:rsidP="00C02B20">
      <w:pPr>
        <w:pStyle w:val="F-FigureTitle"/>
        <w:tabs>
          <w:tab w:val="left" w:pos="3780"/>
          <w:tab w:val="center" w:pos="5040"/>
        </w:tabs>
        <w:spacing w:before="0" w:after="0"/>
        <w:ind w:left="3420"/>
      </w:pPr>
      <w:bookmarkStart w:id="260" w:name="_Toc523306067"/>
      <w:r w:rsidRPr="00F75895">
        <w:t xml:space="preserve"> </w:t>
      </w:r>
      <w:bookmarkStart w:id="261" w:name="_Toc526619320"/>
      <w:r w:rsidR="00717837" w:rsidRPr="00F75895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11</w:t>
      </w:r>
      <w:r w:rsidR="00A820F4">
        <w:rPr>
          <w:noProof/>
        </w:rPr>
        <w:fldChar w:fldCharType="end"/>
      </w:r>
      <w:r w:rsidR="00F75895" w:rsidRPr="00F75895">
        <w:t>-</w:t>
      </w:r>
      <w:r w:rsidR="008D63C4" w:rsidRPr="00F75895">
        <w:t>Scan Box</w:t>
      </w:r>
      <w:bookmarkEnd w:id="260"/>
      <w:bookmarkEnd w:id="261"/>
    </w:p>
    <w:p w:rsidR="00A06E5C" w:rsidRDefault="00A06E5C" w:rsidP="00C02B20">
      <w:pPr>
        <w:pStyle w:val="F-FigureTitle"/>
        <w:tabs>
          <w:tab w:val="left" w:pos="3780"/>
          <w:tab w:val="center" w:pos="5040"/>
        </w:tabs>
        <w:spacing w:after="0"/>
        <w:ind w:left="3330"/>
      </w:pPr>
    </w:p>
    <w:p w:rsidR="00F14E3E" w:rsidRDefault="00F14E3E" w:rsidP="00A06E5C"/>
    <w:p w:rsidR="00167FC2" w:rsidRDefault="00167FC2" w:rsidP="00A06E5C"/>
    <w:p w:rsidR="00167FC2" w:rsidRDefault="00167FC2" w:rsidP="00A06E5C"/>
    <w:p w:rsidR="00717837" w:rsidRDefault="00717837" w:rsidP="008D63C4"/>
    <w:p w:rsidR="007015E2" w:rsidRDefault="00BD68AD" w:rsidP="006745A8">
      <w:pPr>
        <w:pStyle w:val="ListParagraph"/>
        <w:numPr>
          <w:ilvl w:val="0"/>
          <w:numId w:val="48"/>
        </w:numPr>
        <w:spacing w:line="360" w:lineRule="auto"/>
        <w:ind w:left="270" w:hanging="270"/>
        <w:rPr>
          <w:rFonts w:ascii="Arial" w:hAnsi="Arial" w:cs="Arial"/>
          <w:sz w:val="22"/>
        </w:rPr>
      </w:pPr>
      <w:r w:rsidRPr="00AF12DA">
        <w:rPr>
          <w:rFonts w:ascii="Arial" w:hAnsi="Arial" w:cs="Arial"/>
          <w:sz w:val="22"/>
        </w:rPr>
        <w:lastRenderedPageBreak/>
        <w:t xml:space="preserve">Tap </w:t>
      </w:r>
      <w:r w:rsidR="00A6595B" w:rsidRPr="00AF12DA">
        <w:rPr>
          <w:rFonts w:ascii="Arial" w:hAnsi="Arial" w:cs="Arial"/>
          <w:sz w:val="22"/>
        </w:rPr>
        <w:t xml:space="preserve">on </w:t>
      </w:r>
      <w:r w:rsidR="003E1DC1">
        <w:rPr>
          <w:rFonts w:ascii="Arial" w:hAnsi="Arial" w:cs="Arial"/>
          <w:sz w:val="22"/>
        </w:rPr>
        <w:t xml:space="preserve">the </w:t>
      </w:r>
      <w:r w:rsidR="00A6595B" w:rsidRPr="00AF12DA">
        <w:rPr>
          <w:rFonts w:ascii="Arial" w:hAnsi="Arial" w:cs="Arial"/>
          <w:sz w:val="22"/>
        </w:rPr>
        <w:t xml:space="preserve">“Submit </w:t>
      </w:r>
      <w:r w:rsidR="007015E2" w:rsidRPr="00AF12DA">
        <w:rPr>
          <w:rFonts w:ascii="Arial" w:hAnsi="Arial" w:cs="Arial"/>
          <w:sz w:val="22"/>
        </w:rPr>
        <w:t xml:space="preserve">” </w:t>
      </w:r>
      <w:r w:rsidR="00A6595B" w:rsidRPr="00AF12DA">
        <w:rPr>
          <w:rFonts w:ascii="Arial" w:hAnsi="Arial" w:cs="Arial"/>
          <w:sz w:val="22"/>
        </w:rPr>
        <w:t xml:space="preserve">button </w:t>
      </w:r>
    </w:p>
    <w:p w:rsidR="009603CA" w:rsidRPr="00AF12DA" w:rsidRDefault="00AA7013" w:rsidP="00AA7013">
      <w:pPr>
        <w:pStyle w:val="ListParagraph"/>
        <w:spacing w:after="0" w:line="276" w:lineRule="auto"/>
        <w:ind w:left="-1440" w:right="-1440"/>
        <w:jc w:val="center"/>
        <w:rPr>
          <w:rFonts w:ascii="Arial" w:hAnsi="Arial" w:cs="Arial"/>
          <w:sz w:val="22"/>
        </w:rPr>
      </w:pPr>
      <w:r w:rsidRPr="00AA7013">
        <w:rPr>
          <w:rFonts w:ascii="Arial" w:hAnsi="Arial" w:cs="Arial"/>
          <w:noProof/>
          <w:sz w:val="22"/>
        </w:rPr>
        <w:drawing>
          <wp:inline distT="0" distB="0" distL="0" distR="0">
            <wp:extent cx="3238805" cy="5760720"/>
            <wp:effectExtent l="152400" t="152400" r="361950" b="354330"/>
            <wp:docPr id="40" name="Picture 40" descr="C:\Users\Momna Ali Shah\Desktop\mob ss\authority 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omna Ali Shah\Desktop\mob ss\authority 5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805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63C4" w:rsidRPr="00F75895" w:rsidRDefault="00717837" w:rsidP="00C02B20">
      <w:pPr>
        <w:pStyle w:val="F-FigureTitle"/>
        <w:tabs>
          <w:tab w:val="left" w:pos="3780"/>
          <w:tab w:val="center" w:pos="5040"/>
        </w:tabs>
        <w:spacing w:before="0" w:after="0"/>
        <w:ind w:left="2790"/>
      </w:pPr>
      <w:bookmarkStart w:id="262" w:name="_Toc523306068"/>
      <w:bookmarkStart w:id="263" w:name="_Toc526619321"/>
      <w:r w:rsidRPr="00F75895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12</w:t>
      </w:r>
      <w:r w:rsidR="00A820F4">
        <w:rPr>
          <w:noProof/>
        </w:rPr>
        <w:fldChar w:fldCharType="end"/>
      </w:r>
      <w:r w:rsidR="00F75895">
        <w:t>-</w:t>
      </w:r>
      <w:r w:rsidR="008D63C4" w:rsidRPr="00F75895">
        <w:t>Scanned IMEI Window</w:t>
      </w:r>
      <w:bookmarkEnd w:id="262"/>
      <w:bookmarkEnd w:id="263"/>
    </w:p>
    <w:p w:rsidR="009857EF" w:rsidRDefault="009857EF" w:rsidP="00AF12DA">
      <w:r>
        <w:t xml:space="preserve"> </w:t>
      </w:r>
    </w:p>
    <w:p w:rsidR="007015E2" w:rsidRDefault="007015E2" w:rsidP="007015E2"/>
    <w:p w:rsidR="00C02B20" w:rsidRDefault="00C02B20" w:rsidP="007015E2"/>
    <w:p w:rsidR="00717837" w:rsidRDefault="00717837" w:rsidP="007015E2"/>
    <w:p w:rsidR="00C02B20" w:rsidRDefault="00C02B20" w:rsidP="007015E2"/>
    <w:p w:rsidR="007015E2" w:rsidRPr="00A06E5C" w:rsidRDefault="003E1DC1" w:rsidP="00A06E5C">
      <w:pPr>
        <w:pStyle w:val="ListParagrap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Details </w:t>
      </w:r>
      <w:r w:rsidR="00F76146">
        <w:rPr>
          <w:rFonts w:ascii="Arial" w:hAnsi="Arial" w:cs="Arial"/>
          <w:sz w:val="22"/>
        </w:rPr>
        <w:t>of the devic</w:t>
      </w:r>
      <w:r>
        <w:rPr>
          <w:rFonts w:ascii="Arial" w:hAnsi="Arial" w:cs="Arial"/>
          <w:sz w:val="22"/>
        </w:rPr>
        <w:t>e will display in a table</w:t>
      </w:r>
      <w:r w:rsidR="00F76146">
        <w:rPr>
          <w:rFonts w:ascii="Arial" w:hAnsi="Arial" w:cs="Arial"/>
          <w:sz w:val="22"/>
        </w:rPr>
        <w:t xml:space="preserve"> i.e. IMEI, Brand, Model Name, IMEI Compliance Status etc.</w:t>
      </w:r>
    </w:p>
    <w:p w:rsidR="007015E2" w:rsidRDefault="009F685B" w:rsidP="003E1DC1">
      <w:pPr>
        <w:tabs>
          <w:tab w:val="left" w:pos="270"/>
        </w:tabs>
        <w:spacing w:after="0"/>
        <w:ind w:left="-1260" w:right="-1440"/>
        <w:jc w:val="center"/>
      </w:pPr>
      <w:r w:rsidRPr="004A35AF">
        <w:rPr>
          <w:noProof/>
        </w:rPr>
        <w:drawing>
          <wp:inline distT="0" distB="0" distL="0" distR="0" wp14:anchorId="3B69B115" wp14:editId="60BB4C77">
            <wp:extent cx="3238500" cy="5760085"/>
            <wp:effectExtent l="152400" t="152400" r="361950" b="354965"/>
            <wp:docPr id="31" name="Picture 31" descr="C:\Users\Momna Ali Shah\Desktop\LSDS CHANGES\ap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mna Ali Shah\Desktop\LSDS CHANGES\app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43" cy="5761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63C4" w:rsidRDefault="00717837" w:rsidP="00C02B20">
      <w:pPr>
        <w:pStyle w:val="F-FigureTitle"/>
        <w:tabs>
          <w:tab w:val="left" w:pos="3780"/>
          <w:tab w:val="center" w:pos="5040"/>
        </w:tabs>
        <w:spacing w:before="0" w:after="0"/>
        <w:ind w:left="2970" w:hanging="90"/>
      </w:pPr>
      <w:bookmarkStart w:id="264" w:name="_Toc523306069"/>
      <w:bookmarkStart w:id="265" w:name="_Toc526619322"/>
      <w:r w:rsidRPr="00F75895">
        <w:t xml:space="preserve">Figure </w:t>
      </w:r>
      <w:r w:rsidR="00A820F4">
        <w:rPr>
          <w:noProof/>
        </w:rPr>
        <w:fldChar w:fldCharType="begin"/>
      </w:r>
      <w:r w:rsidR="00A820F4">
        <w:rPr>
          <w:noProof/>
        </w:rPr>
        <w:instrText xml:space="preserve"> SEQ Figure \* ARABIC </w:instrText>
      </w:r>
      <w:r w:rsidR="00A820F4">
        <w:rPr>
          <w:noProof/>
        </w:rPr>
        <w:fldChar w:fldCharType="separate"/>
      </w:r>
      <w:r w:rsidR="003463CE">
        <w:rPr>
          <w:noProof/>
        </w:rPr>
        <w:t>13</w:t>
      </w:r>
      <w:r w:rsidR="00A820F4">
        <w:rPr>
          <w:noProof/>
        </w:rPr>
        <w:fldChar w:fldCharType="end"/>
      </w:r>
      <w:r w:rsidR="00F75895">
        <w:t>-</w:t>
      </w:r>
      <w:r w:rsidR="008D63C4" w:rsidRPr="00F75895">
        <w:t>Device Status table 2</w:t>
      </w:r>
      <w:bookmarkEnd w:id="264"/>
      <w:bookmarkEnd w:id="265"/>
    </w:p>
    <w:p w:rsidR="00A226D4" w:rsidRDefault="00A226D4" w:rsidP="00C02B20"/>
    <w:p w:rsidR="00E809A2" w:rsidRPr="006745A8" w:rsidRDefault="006745A8" w:rsidP="009E2DB1">
      <w:pPr>
        <w:ind w:left="-180"/>
        <w:rPr>
          <w:rFonts w:ascii="Arial" w:hAnsi="Arial" w:cs="Arial"/>
        </w:rPr>
      </w:pPr>
      <w:r w:rsidRPr="006745A8">
        <w:rPr>
          <w:rFonts w:ascii="Arial" w:hAnsi="Arial" w:cs="Arial"/>
          <w:b/>
        </w:rPr>
        <w:t xml:space="preserve"> Note</w:t>
      </w:r>
      <w:r>
        <w:rPr>
          <w:rFonts w:ascii="Arial" w:hAnsi="Arial" w:cs="Arial"/>
        </w:rPr>
        <w:t xml:space="preserve">: </w:t>
      </w:r>
      <w:r w:rsidR="009E2DB1">
        <w:rPr>
          <w:rFonts w:ascii="Arial" w:hAnsi="Arial" w:cs="Arial"/>
        </w:rPr>
        <w:t xml:space="preserve">To see more information about the </w:t>
      </w:r>
      <w:r w:rsidRPr="006745A8">
        <w:rPr>
          <w:rFonts w:ascii="Arial" w:hAnsi="Arial" w:cs="Arial"/>
        </w:rPr>
        <w:t xml:space="preserve">device status perform </w:t>
      </w:r>
      <w:r w:rsidR="00E809A2" w:rsidRPr="006745A8">
        <w:rPr>
          <w:rFonts w:ascii="Arial" w:hAnsi="Arial" w:cs="Arial"/>
        </w:rPr>
        <w:t>the</w:t>
      </w:r>
      <w:r w:rsidRPr="006745A8">
        <w:rPr>
          <w:rFonts w:ascii="Arial" w:hAnsi="Arial" w:cs="Arial"/>
        </w:rPr>
        <w:t xml:space="preserve"> steps 3-4 </w:t>
      </w:r>
      <w:r w:rsidR="003E1DC1">
        <w:rPr>
          <w:rFonts w:ascii="Arial" w:hAnsi="Arial" w:cs="Arial"/>
        </w:rPr>
        <w:t xml:space="preserve">as per </w:t>
      </w:r>
      <w:r w:rsidR="009E667E">
        <w:rPr>
          <w:rFonts w:ascii="Arial" w:hAnsi="Arial" w:cs="Arial"/>
        </w:rPr>
        <w:t xml:space="preserve">section </w:t>
      </w:r>
      <w:hyperlink w:anchor="_Enter_IMEI" w:history="1">
        <w:r w:rsidR="009E667E" w:rsidRPr="009E667E">
          <w:rPr>
            <w:rStyle w:val="Hyperlink"/>
            <w:rFonts w:ascii="Arial" w:hAnsi="Arial" w:cs="Arial"/>
          </w:rPr>
          <w:t>3.3</w:t>
        </w:r>
      </w:hyperlink>
    </w:p>
    <w:p w:rsidR="00517327" w:rsidRPr="004223FF" w:rsidRDefault="00517327" w:rsidP="00E67D73">
      <w:pPr>
        <w:pStyle w:val="ListParagraph"/>
        <w:ind w:left="0"/>
      </w:pPr>
    </w:p>
    <w:sectPr w:rsidR="00517327" w:rsidRPr="004223FF" w:rsidSect="004223FF">
      <w:head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AB8" w:rsidRDefault="00E30AB8" w:rsidP="004223FF">
      <w:pPr>
        <w:spacing w:after="0" w:line="240" w:lineRule="auto"/>
      </w:pPr>
      <w:r>
        <w:separator/>
      </w:r>
    </w:p>
  </w:endnote>
  <w:endnote w:type="continuationSeparator" w:id="0">
    <w:p w:rsidR="00E30AB8" w:rsidRDefault="00E30AB8" w:rsidP="00422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0F4" w:rsidRDefault="00A820F4" w:rsidP="009857EF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   Copyright © 2018 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3463CE">
      <w:t>17</w:t>
    </w:r>
    <w:r>
      <w:fldChar w:fldCharType="end"/>
    </w:r>
  </w:p>
  <w:p w:rsidR="00A820F4" w:rsidRPr="00F06425" w:rsidRDefault="00A820F4" w:rsidP="009857EF">
    <w:pPr>
      <w:pStyle w:val="zFooter"/>
      <w:pBdr>
        <w:top w:val="single" w:sz="4" w:space="0" w:color="auto"/>
      </w:pBdr>
      <w:rPr>
        <w:b/>
      </w:rPr>
    </w:pPr>
    <w:r>
      <w:rPr>
        <w:rStyle w:val="FooterBold"/>
      </w:rPr>
      <w:t>This work is licensed under a Creative Attribution-NoDerivatives 4.0 International License.</w:t>
    </w:r>
  </w:p>
  <w:p w:rsidR="00A820F4" w:rsidRDefault="00A820F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0F4" w:rsidRDefault="00A820F4" w:rsidP="009857EF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   Copyright © 2018  Qualcomm Technologies, Inc..</w:t>
    </w:r>
    <w:r>
      <w:tab/>
    </w:r>
  </w:p>
  <w:p w:rsidR="00A820F4" w:rsidRPr="00F06425" w:rsidRDefault="00A820F4" w:rsidP="009857EF">
    <w:pPr>
      <w:pStyle w:val="zFooter"/>
      <w:pBdr>
        <w:top w:val="single" w:sz="4" w:space="0" w:color="auto"/>
      </w:pBdr>
      <w:rPr>
        <w:b/>
      </w:rPr>
    </w:pPr>
    <w:r>
      <w:rPr>
        <w:rStyle w:val="FooterBold"/>
      </w:rPr>
      <w:t>This work is licensed under a Creative Attribution-NoDerivatives 4.0 International License.</w:t>
    </w:r>
  </w:p>
  <w:p w:rsidR="00A820F4" w:rsidRDefault="00A820F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0F4" w:rsidRDefault="00A820F4" w:rsidP="00EC6381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   Copyright © 2018 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3463CE">
      <w:t>5</w:t>
    </w:r>
    <w:r>
      <w:fldChar w:fldCharType="end"/>
    </w:r>
  </w:p>
  <w:p w:rsidR="00A820F4" w:rsidRPr="00F06425" w:rsidRDefault="00A820F4" w:rsidP="00EC6381">
    <w:pPr>
      <w:pStyle w:val="zFooter"/>
      <w:pBdr>
        <w:top w:val="single" w:sz="4" w:space="0" w:color="auto"/>
      </w:pBdr>
      <w:rPr>
        <w:b/>
      </w:rPr>
    </w:pPr>
    <w:r>
      <w:rPr>
        <w:rStyle w:val="FooterBold"/>
      </w:rPr>
      <w:t>This work is licensed under a Creative Attribution Non-Derivatives4.0 International License.</w:t>
    </w:r>
  </w:p>
  <w:p w:rsidR="00A820F4" w:rsidRDefault="00A820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AB8" w:rsidRDefault="00E30AB8" w:rsidP="004223FF">
      <w:pPr>
        <w:spacing w:after="0" w:line="240" w:lineRule="auto"/>
      </w:pPr>
      <w:r>
        <w:separator/>
      </w:r>
    </w:p>
  </w:footnote>
  <w:footnote w:type="continuationSeparator" w:id="0">
    <w:p w:rsidR="00E30AB8" w:rsidRDefault="00E30AB8" w:rsidP="004223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0F4" w:rsidRDefault="00A820F4">
    <w:pPr>
      <w:pStyle w:val="Header"/>
    </w:pPr>
    <w:r>
      <w:rPr>
        <w:noProof/>
      </w:rPr>
      <w:drawing>
        <wp:inline distT="0" distB="0" distL="0" distR="0" wp14:anchorId="3ABA4E40" wp14:editId="1858C332">
          <wp:extent cx="1896110" cy="419100"/>
          <wp:effectExtent l="0" t="0" r="8890" b="0"/>
          <wp:docPr id="4" name="Picture 4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531A228" wp14:editId="5C269A18">
              <wp:simplePos x="0" y="0"/>
              <wp:positionH relativeFrom="margin">
                <wp:posOffset>0</wp:posOffset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95470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A8DF165" id="Group 214" o:spid="_x0000_s1026" style="position:absolute;margin-left:0;margin-top:-.05pt;width:491.65pt;height:112.65pt;z-index:251659264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">
              <v:line id="Straight Connector 215" o:spid="_x0000_s1027" style="position:absolute;flip:x;visibility:visible;mso-wrap-style:square" from="41,9547" to="54524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+ussMAAADcAAAADwAAAGRycy9kb3ducmV2LnhtbESP3YrCMBSE7xd8h3AE79bUn5WlGkUE&#10;QbxYWbsPcGyObbE5qUnU9u03guDlMDPfMItVa2pxJ+crywpGwwQEcW51xYWCv2z7+Q3CB2SNtWVS&#10;0JGH1bL3scBU2wf/0v0YChEh7FNUUIbQpFL6vCSDfmgb4uidrTMYonSF1A4fEW5qOU6SmTRYcVwo&#10;saFNSfnleDMKMjy019lhSvL0c850t3eTSXdSatBv13MQgdrwDr/aO61gPPqC55l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frrLDAAAA3AAAAA8AAAAAAAAAAAAA&#10;AAAAoQIAAGRycy9kb3ducmV2LnhtbFBLBQYAAAAABAAEAPkAAACRAwAAAAA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<v:oval id="Oval 217" o:spid="_x0000_s1029" style="position:absolute;left:54524;top:5641;width:7620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bbMYA&#10;AADcAAAADwAAAGRycy9kb3ducmV2LnhtbESPT2vCQBTE70K/w/IKvenGFGqIbqRVKoJUqOnF22v2&#10;5Q/Nvg3ZrYnfvlsQPA4z8xtmtR5NKy7Uu8aygvksAkFcWN1wpeArf58mIJxH1thaJgVXcrDOHiYr&#10;TLUd+JMuJ1+JAGGXooLa+y6V0hU1GXQz2xEHr7S9QR9kX0nd4xDgppVxFL1Igw2HhRo72tRU/Jx+&#10;jQLcDW/XPDpSPByS80eZH+z2+Vupp8fxdQnC0+jv4Vt7rxXE8wX8nw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bbMYAAADcAAAADwAAAAAAAAAAAAAAAACYAgAAZHJz&#10;L2Rvd25yZXYueG1sUEsFBgAAAAAEAAQA9QAAAIsD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Tj3sUA&#10;AADcAAAADwAAAGRycy9kb3ducmV2LnhtbESPTW/CMAyG70j8h8hI3EYKEvvoCAhtTNp1ME07uo2X&#10;djROlQTo9uvnwySO1uv3sZ/VZvCdOlNMbWAD81kBirgOtmVn4P3wcnMPKmVki11gMvBDCTbr8WiF&#10;pQ0XfqPzPjslEE4lGmhy7kutU92QxzQLPbFkXyF6zDJGp23Ei8B9pxdFcas9tiwXGuzpqaH6uD95&#10;oSzvfqvj866oPquPh+ii+3Z6a8x0MmwfQWUa8nX5v/1qDSzm8q3IiA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OPexQAAANwAAAAPAAAAAAAAAAAAAAAAAJgCAABkcnMv&#10;ZG93bnJldi54bWxQSwUGAAAAAAQABAD1AAAAigM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GMuMMA&#10;AADcAAAADwAAAGRycy9kb3ducmV2LnhtbESPQWsCMRSE74L/ITyhN83qQdbVKCpWeivaHjw+Ns/N&#10;4uZl3aSa/fdNoeBxmJlvmNUm2kY8qPO1YwXTSQaCuHS65krB99f7OAfhA7LGxjEp6MnDZj0crLDQ&#10;7sknepxDJRKEfYEKTAhtIaUvDVn0E9cSJ+/qOoshya6SusNngttGzrJsLi3WnBYMtrQ3VN7OP1ZB&#10;vlsc+n2+MzpeIm/7T38PR6/U2yhulyACxfAK/7c/tILZdAF/Z9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GMu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LMAA&#10;AADcAAAADwAAAGRycy9kb3ducmV2LnhtbERP3WrCMBS+H/gO4Qy8m+kqlFKNojJBBAerfYCz5qwp&#10;NielyWx9e3Mx2OXH97/eTrYTdxp861jB+yIBQVw73XKjoLoe33IQPiBr7ByTggd52G5mL2sstBv5&#10;i+5laEQMYV+gAhNCX0jpa0MW/cL1xJH7cYPFEOHQSD3gGMNtJ9MkyaTFlmODwZ4Ohupb+WsVLL/3&#10;Y3W+7D6bzH5QSHVuptErNX+ddisQgabwL/5zn7SCNI3z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LMAAAADcAAAADwAAAAAAAAAAAAAAAACYAgAAZHJzL2Rvd25y&#10;ZXYueG1sUEsFBgAAAAAEAAQA9QAAAIUD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sG8QA&#10;AADcAAAADwAAAGRycy9kb3ducmV2LnhtbESPQWvCQBSE70L/w/IEb2ZjCkWiqxRBag8isSl4fGRf&#10;k+Du25BdNfn3bqHQ4zAz3zDr7WCNuFPvW8cKFkkKgrhyuuVaQfm1ny9B+ICs0TgmBSN52G5eJmvM&#10;tXtwQfdzqEWEsM9RQRNCl0vpq4Ys+sR1xNH7cb3FEGVfS93jI8KtkVmavkmLLceFBjvaNVRdzzer&#10;4NJ2x++Uq4/s9GrGzyWaa1nslZpNh/cViEBD+A//tQ9aQZYt4P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7B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4YsMA&#10;AADcAAAADwAAAGRycy9kb3ducmV2LnhtbESPQUsDMRSE7wX/Q3iCtzZrClXWpkUFwYOX1kLx9ti8&#10;bhaTl5jEdv33plDocZiZb5jlevROHCnlIbCG+1kDgrgLZuBew+7zbfoIIhdkgy4wafijDOvVzWSJ&#10;rQkn3tBxW3pRIZxb1GBLia2UubPkMc9CJK7eISSPpcrUS5PwVOHeSdU0C+lx4LpgMdKrpe57++s1&#10;fHxlN5+nvf1xSh1UjBt+UC9a392Oz08gCo3lGr60340GpRScz9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24Y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rhMMA&#10;AADcAAAADwAAAGRycy9kb3ducmV2LnhtbESP3YrCMBSE74V9h3AWvNN0KyulGmUVFsQLwZ8HODTH&#10;ttqclCSr8e3NguDlMDPfMPNlNJ24kfOtZQVf4wwEcWV1y7WC0/F3VIDwAVljZ5kUPMjDcvExmGOp&#10;7Z33dDuEWiQI+xIVNCH0pZS+asigH9ueOHln6wyGJF0ttcN7gptO5lk2lQZbTgsN9rRuqLoe/oyC&#10;C65c7PaF3O528Xs6uVax3hRKDT/jzwxEoBje4Vd7oxXk+QT+z6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9rh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8QMQA&#10;AADcAAAADwAAAGRycy9kb3ducmV2LnhtbESPwWrDMBBE74X+g9hCb40cN5TgRjahpOCLD3b8AYu1&#10;tU2slZEUx+3XV4VAj8PMvGEOxWomsZDzo2UF200CgrizeuReQXv+fNmD8AFZ42SZFHyThyJ/fDhg&#10;pu2Na1qa0IsIYZ+hgiGEOZPSdwMZ9Bs7E0fvyzqDIUrXS+3wFuFmkmmSvEmDI8eFAWf6GKi7NFej&#10;oOx/luT0mp64sufqOh1d29VOqeen9fgOItAa/sP3dqkVpOkO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2/ED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2ZJcQA&#10;AADcAAAADwAAAGRycy9kb3ducmV2LnhtbESPQUvDQBSE74L/YXmCl9BuGlGamE0RodCb2Ap6fGSf&#10;2Wj2bcg+2/TfdwXB4zAz3zD1ZvaDOtIU+8AGVsscFHEbbM+dgbfDdrEGFQXZ4hCYDJwpwqa5vqqx&#10;suHEr3TcS6cShGOFBpzIWGkdW0ce4zKMxMn7DJNHSXLqtJ3wlOB+0EWeP2iPPacFhyM9O2q/9z/e&#10;wIwv/vzRyl1Wfr1vs1VWlm4UY25v5qdHUEKz/If/2jtroCju4fdMOgK6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NmSX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<v:oval id="Oval 227" o:spid="_x0000_s1039" style="position:absolute;left:48810;top:12566;width:5199;height:5199;rotation:-7417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/XsUA&#10;AADcAAAADwAAAGRycy9kb3ducmV2LnhtbESP3WrCQBSE7wu+w3IEb4puDKVqdBVRCoJF8Af08pA9&#10;JsHs2ZBdk/Ttu0Khl8PMfMMsVp0pRUO1KywrGI8iEMSp1QVnCi7nr+EUhPPIGkvLpOCHHKyWvbcF&#10;Jtq2fKTm5DMRIOwSVJB7XyVSujQng25kK+Lg3W1t0AdZZ1LX2Aa4KWUcRZ/SYMFhIceKNjmlj9PT&#10;KGh32WHvGzfj9+uzvX1vP5pybJUa9Lv1HISnzv+H/9o7rSCOJ/A6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r9exQAAANwAAAAPAAAAAAAAAAAAAAAAAJgCAABkcnMv&#10;ZG93bnJldi54bWxQSwUGAAAAAAQABAD1AAAAigM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VIsQA&#10;AADcAAAADwAAAGRycy9kb3ducmV2LnhtbERPTU/CQBC9m/AfNmPihcDWEsBUFmKMgMqJwsHj2B3b&#10;hu5s012h/HvmYOLx5X0vVr1r1Jm6UHs28DhOQBEX3tZcGjge1qMnUCEiW2w8k4ErBVgtB3cLzKy/&#10;8J7OeSyVhHDI0EAVY5tpHYqKHIaxb4mF+/GdwyiwK7Xt8CLhrtFpksy0w5qlocKWXisqTvmvk97P&#10;+fexGQ6/6nw92SVv2+nHZjs15uG+f3kGFamP/+I/97s1kKayVs7IEd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FlSLEAAAA3AAAAA8AAAAAAAAAAAAAAAAAmAIAAGRycy9k&#10;b3ducmV2LnhtbFBLBQYAAAAABAAEAPUAAACJAw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SM+MQA&#10;AADcAAAADwAAAGRycy9kb3ducmV2LnhtbESPQWsCMRSE7wX/Q3hCbzXrglZXo4i10GttEY9vN8/s&#10;6uZlSVLd+uubQqHHYWa+YZbr3rbiSj40jhWMRxkI4srpho2Cz4/XpxmIEJE1to5JwTcFWK8GD0ss&#10;tLvxO1330YgE4VCggjrGrpAyVDVZDCPXESfv5LzFmKQ3Unu8JbhtZZ5lU2mx4bRQY0fbmqrL/ssm&#10;yuT5Xl5edll5LA9zb7w5G7lR6nHYbxYgIvXxP/zXftMK8nwO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0jPj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5RcEA&#10;AADcAAAADwAAAGRycy9kb3ducmV2LnhtbERPz2vCMBS+D/wfwhO8rekURu0aRUXHbmPqweOjeWvK&#10;mpfaRE3/++Uw2PHj+12to+3EnQbfOlbwkuUgiGunW24UnE+H5wKED8gaO8ekYCQP69XkqcJSuwd/&#10;0f0YGpFC2JeowITQl1L62pBFn7meOHHfbrAYEhwaqQd8pHDbyXmev0qLLacGgz3tDNU/x5tVUGyX&#10;+3FXbI2Ol8ib8dNfw7tXajaNmzcQgWL4F/+5P7SC+SLNT2fS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eeUXBAAAA3AAAAA8AAAAAAAAAAAAAAAAAmAIAAGRycy9kb3du&#10;cmV2LnhtbFBLBQYAAAAABAAEAPUAAACGAw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58asIA&#10;AADcAAAADwAAAGRycy9kb3ducmV2LnhtbESP0YrCMBRE34X9h3AXfNPUCiJdo7iLC4ugYPUD7jbX&#10;ptjclCba+vdGEHwcZuYMs1j1thY3an3lWMFknIAgLpyuuFRwOv6O5iB8QNZYOyYFd/KwWn4MFphp&#10;1/GBbnkoRYSwz1CBCaHJpPSFIYt+7Bri6J1dazFE2ZZSt9hFuK1lmiQzabHiuGCwoR9DxSW/WgXT&#10;/+/utN2t9+XMbiikem76zis1/OzXXyAC9eEdfrX/tIJ0OoH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nxqwgAAANwAAAAPAAAAAAAAAAAAAAAAAJgCAABkcnMvZG93&#10;bnJldi54bWxQSwUGAAAAAAQABAD1AAAAhwM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kscUA&#10;AADcAAAADwAAAGRycy9kb3ducmV2LnhtbESPwWrDMBBE74X8g9hAb7VcG0pwo5hQCGkPJSR1ocfF&#10;2tjG0spYSuz8fVQo9DjMzBtmXc7WiCuNvnOs4DlJQRDXTnfcKKi+dk8rED4gazSOScGNPJSbxcMa&#10;C+0mPtL1FBoRIewLVNCGMBRS+roliz5xA3H0zm60GKIcG6lHnCLcGpml6Yu02HFcaHGgt5bq/nSx&#10;Cn664fM75XqfHXJz+1ih6avjTqnH5bx9BRFoDv/hv/a7VpDlG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eS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LJMMA&#10;AADcAAAADwAAAGRycy9kb3ducmV2LnhtbESPQUsDMRSE70L/Q3gFbzbbLKisTUsrCB68tAri7bF5&#10;3SwmL2kS2/XfG0HwOMzMN8xqM3knzpTyGFjDctGAIO6DGXnQ8Pb6dHMPIhdkgy4wafimDJv17GqF&#10;nQkX3tP5UAZRIZw71GBLiZ2UubfkMS9CJK7eMSSPpco0SJPwUuHeSdU0t9LjyHXBYqRHS/3n4ctr&#10;ePnIrm3Tuz05pY4qxj3fqZ3W1/Np+wCi0FT+w3/tZ6NBtS38nq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iLJ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9lLcQA&#10;AADcAAAADwAAAGRycy9kb3ducmV2LnhtbESP0WoCMRRE3wv+Q7iCbzVbbWXZGkUFQfogaPsBl+R2&#10;d+vmZknibvr3TaHQx2FmzjDrbbKdGMiH1rGCp3kBglg703Kt4OP9+FiCCBHZYOeYFHxTgO1m8rDG&#10;yriRLzRcYy0yhEOFCpoY+0rKoBuyGOauJ87ep/MWY5a+lsbjmOG2k4uiWEmLLeeFBns6NKRv17tV&#10;8IV7n7pLKd/O5/SyWt50qk+lUrNp2r2CiJTif/ivfTIKFstn+D2Tj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vZS3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PBsMA&#10;AADcAAAADwAAAGRycy9kb3ducmV2LnhtbESPQYvCMBSE78L+h/AWvGm6FRfpmhZZFLx4UPsDHs2z&#10;Ldu8lCTW6q83grDHYWa+YdbFaDoxkPOtZQVf8wQEcWV1y7WC8rybrUD4gKyxs0wK7uShyD8ma8y0&#10;vfGRhlOoRYSwz1BBE0KfSemrhgz6ue2Jo3exzmCI0tVSO7xFuOlkmiTf0mDLcaHBnn4bqv5OV6Ng&#10;Xz+GZLtIt3yw58O127iyOjqlpp/j5gdEoDH8h9/tvVaQLpb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PPB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j8QA&#10;AADcAAAADwAAAGRycy9kb3ducmV2LnhtbESPQWvCQBSE74X+h+UVvATdqCBNdJVSELyVWsEeH9ln&#10;Njb7NmRfNf77bkHwOMzMN8xqM/hWXaiPTWAD00kOirgKtuHawOFrO34FFQXZYhuYDNwowmb9/LTC&#10;0oYrf9JlL7VKEI4lGnAiXal1rBx5jJPQESfvFHqPkmRfa9vjNcF9q2d5vtAeG04LDjt6d1T97H+9&#10;gQE//O27knlWnI/bbJoVhevEmNHL8LYEJTTII3xv76yB2XwB/2fSEd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GkY/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oval id="Oval 238" o:spid="_x0000_s1050" style="position:absolute;left:56530;top:15711;width:3630;height:3630;rotation:-32565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9lMIA&#10;AADcAAAADwAAAGRycy9kb3ducmV2LnhtbERPTU/CQBC9m/AfNkPCTbZWA6ayECGSKDfQmHgbukNb&#10;7c42uwvUf88cSDi+vO/ZonetOlGIjWcDD+MMFHHpbcOVga/P9f0zqJiQLbaeycA/RVjMB3czLKw/&#10;85ZOu1QpCeFYoIE6pa7QOpY1OYxj3xELd/DBYRIYKm0DniXctTrPsol22LA01NjRqqbyb3d0BvLl&#10;h//5nZb58Wm/fatcHr4Pm70xo2H/+gIqUZ9u4qv73YrvUdbKGTkCe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n2UwgAAANwAAAAPAAAAAAAAAAAAAAAAAJgCAABkcnMvZG93&#10;bnJldi54bWxQSwUGAAAAAAQABAD1AAAAhwM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PwcYA&#10;AADcAAAADwAAAGRycy9kb3ducmV2LnhtbESPQWvCQBSE7wX/w/KE3upGi6VGVxFBWixUahSvj+wz&#10;CWbfxt3VxP76bqHQ4zAz3zCzRWdqcSPnK8sKhoMEBHFudcWFgn22fnoF4QOyxtoyKbiTh8W89zDD&#10;VNuWv+i2C4WIEPYpKihDaFIpfV6SQT+wDXH0TtYZDFG6QmqHbYSbWo6S5EUarDgulNjQqqT8vLsa&#10;BdcNnj+bllf3zI+z78vxY/t2cEo99rvlFESgLvyH/9rvWsHoe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EPwcYAAADcAAAADwAAAAAAAAAAAAAAAACYAgAAZHJz&#10;L2Rvd25yZXYueG1sUEsFBgAAAAAEAAQA9QAAAIsD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AxcQA&#10;AADcAAAADwAAAGRycy9kb3ducmV2LnhtbESPwU4CMRCG7ya8QzMm3qQrUdGVQghq4lUgxOPsdugu&#10;bKebtsLq0zsHE46Tf/5v5pstBt+pE8XUBjZwNy5AEdfBtuwMbDfvt0+gUka22AUmAz+UYDEfXc2w&#10;tOHMn3RaZ6cEwqlEA03Ofal1qhvymMahJ5ZsH6LHLGN02kY8C9x3elIUj9pjy3KhwZ5WDdXH9bcX&#10;ysP0tzq+vhXVV7V7ji66g9NLY26uh+ULqExDviz/tz+sgcm9vC8yIg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RwMX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vo8QA&#10;AADcAAAADwAAAGRycy9kb3ducmV2LnhtbESPQWvCQBSE7wX/w/IK3uomIiVG16BSpbdS7aHHR/aZ&#10;Dc2+jdmtbv59t1DocZiZb5h1FW0nbjT41rGCfJaBIK6dbrlR8HE+PBUgfEDW2DkmBSN5qDaThzWW&#10;2t35nW6n0IgEYV+iAhNCX0rpa0MW/cz1xMm7uMFiSHJopB7wnuC2k/Mse5YWW04LBnvaG6q/Tt9W&#10;QbFbvoz7Ymd0/Iy8Hd/8NRy9UtPHuF2BCBTDf/iv/aoVzBc5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Ur6P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RYMMA&#10;AADcAAAADwAAAGRycy9kb3ducmV2LnhtbESP3YrCMBSE7wXfIRzBO02ti0jXKCoKIqzgzwOcbc42&#10;ZZuT0kRb394sLHg5zMw3zGLV2Uo8qPGlYwWTcQKCOHe65ELB7bofzUH4gKyxckwKnuRhtez3Fphp&#10;1/KZHpdQiAhhn6ECE0KdSelzQxb92NXE0ftxjcUQZVNI3WAb4baSaZLMpMWS44LBmraG8t/L3SqY&#10;fm/a2/FrfSpmdkch1XPTtV6p4aBbf4II1IV3+L990ArSjxT+zsQj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qRY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yV8UA&#10;AADcAAAADwAAAGRycy9kb3ducmV2LnhtbESPzWrDMBCE74W8g9hAbo1cp5TgRDElYNIcSskf5LhY&#10;G9tEWhlLje23rwqFHoeZ+YZZ54M14kGdbxwreJknIIhLpxuuFJxPxfMShA/IGo1jUjCSh3wzeVpj&#10;pl3PB3ocQyUihH2GCuoQ2kxKX9Zk0c9dSxy9m+sshii7SuoO+wi3RqZJ8iYtNhwXamxpW1N5P35b&#10;Bdem/bwkXO7Sr4UZ90s09/OhUGo2Hd5XIAIN4T/81/7QCtLXB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zJ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gLcMA&#10;AADcAAAADwAAAGRycy9kb3ducmV2LnhtbESPQUsDMRSE70L/Q3hCbzZrWlS2TUsVCh68tAri7bF5&#10;3SxNXmIS2/XfG0HwOMzMN8xqM3onzpTyEFjD7awBQdwFM3Cv4e11d/MAIhdkgy4wafimDJv15GqF&#10;rQkX3tP5UHpRIZxb1GBLia2UubPkMc9CJK7eMSSPpcrUS5PwUuHeSdU0d9LjwHXBYqQnS93p8OU1&#10;vHxkN5+nd/vplDqqGPd8rx61nl6P2yWIQmP5D/+1n40GtVjA75l6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dgLc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zy8QA&#10;AADcAAAADwAAAGRycy9kb3ducmV2LnhtbESP0WoCMRRE34X+Q7iFvmlWW2VZjdIWCuKDoO0HXJLr&#10;7urmZknS3fTvTaHQx2FmzjCbXbKdGMiH1rGC+awAQaydablW8PX5MS1BhIhssHNMCn4owG77MNlg&#10;ZdzIJxrOsRYZwqFCBU2MfSVl0A1ZDDPXE2fv4rzFmKWvpfE4Zrjt5KIoVtJiy3mhwZ7eG9K387dV&#10;cMU3n7pTKQ/HY1qunm861ftSqafH9LoGESnF//Bfe28ULF6W8HsmHw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s8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iDMMA&#10;AADcAAAADwAAAGRycy9kb3ducmV2LnhtbESPQYvCMBSE78L+h/AEb5paF1m6pkUWBS8e1P6AR/O2&#10;Ldu8lCTW6q83grDHYWa+YTbFaDoxkPOtZQXLRQKCuLK65VpBednPv0D4gKyxs0wK7uShyD8mG8y0&#10;vfGJhnOoRYSwz1BBE0KfSemrhgz6he2Jo/drncEQpauldniLcNPJNEnW0mDLcaHBnn4aqv7OV6Pg&#10;UD+GZLdKd3y0l+O127qyOjmlZtNx+w0i0Bj+w+/2QStIP9f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ciD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HacUA&#10;AADcAAAADwAAAGRycy9kb3ducmV2LnhtbESPQWvCQBSE7wX/w/IKvQTdqKWa1FWkIPRWagt6fGSf&#10;2bTZtyH7qvHfu4VCj8PMfMOsNoNv1Zn62AQ2MJ3koIirYBuuDXx+7MZLUFGQLbaBycCVImzWo7sV&#10;ljZc+J3Oe6lVgnAs0YAT6UqtY+XIY5yEjjh5p9B7lCT7WtseLwnuWz3L8yftseG04LCjF0fV9/7H&#10;GxjwzV+Plcyz4uuwy6ZZUbhOjHm4H7bPoIQG+Q//tV+tgdnjAn7PpCO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EdpxQAAANwAAAAPAAAAAAAAAAAAAAAAAJgCAABkcnMv&#10;ZG93bnJldi54bWxQSwUGAAAAAAQABAD1AAAAigM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</w:p>
  <w:p w:rsidR="00A820F4" w:rsidRDefault="00A820F4" w:rsidP="004223FF">
    <w:pPr>
      <w:pStyle w:val="zBrandingOwner"/>
    </w:pPr>
    <w:sdt>
      <w:sdtPr>
        <w:alias w:val="Doc Entity"/>
        <w:tag w:val="Doc Entity"/>
        <w:id w:val="607623813"/>
        <w:placeholder>
          <w:docPart w:val="A38292C661A8441EA680486549F1A686"/>
        </w:placeholder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:rsidR="00A820F4" w:rsidRDefault="00A820F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0F4" w:rsidRDefault="00A820F4" w:rsidP="00975242">
    <w:pPr>
      <w:pStyle w:val="Header"/>
    </w:pPr>
    <w:r w:rsidRPr="00A92E40">
      <w:rPr>
        <w:rFonts w:ascii="Arial" w:hAnsi="Arial" w:cs="Arial"/>
        <w:i/>
        <w:sz w:val="18"/>
        <w:szCs w:val="18"/>
      </w:rPr>
      <w:fldChar w:fldCharType="begin"/>
    </w:r>
    <w:r w:rsidRPr="00A92E40">
      <w:rPr>
        <w:rFonts w:ascii="Arial" w:hAnsi="Arial" w:cs="Arial"/>
        <w:i/>
        <w:sz w:val="18"/>
        <w:szCs w:val="18"/>
      </w:rPr>
      <w:instrText xml:space="preserve"> STYLEREF "DocumentType" \* MERGEFORMAT </w:instrText>
    </w:r>
    <w:r w:rsidRPr="00A92E40">
      <w:rPr>
        <w:rFonts w:ascii="Arial" w:hAnsi="Arial" w:cs="Arial"/>
        <w:i/>
        <w:sz w:val="18"/>
        <w:szCs w:val="18"/>
      </w:rPr>
      <w:fldChar w:fldCharType="separate"/>
    </w:r>
    <w:r w:rsidR="003463CE">
      <w:rPr>
        <w:rFonts w:ascii="Arial" w:hAnsi="Arial" w:cs="Arial"/>
        <w:i/>
        <w:noProof/>
        <w:sz w:val="18"/>
        <w:szCs w:val="18"/>
      </w:rPr>
      <w:t>User Guide (Authority Mobile App)</w:t>
    </w:r>
    <w:r w:rsidRPr="00A92E40">
      <w:rPr>
        <w:rFonts w:ascii="Arial" w:hAnsi="Arial" w:cs="Arial"/>
        <w:i/>
        <w:noProof/>
        <w:sz w:val="18"/>
        <w:szCs w:val="18"/>
      </w:rPr>
      <w:fldChar w:fldCharType="end"/>
    </w:r>
    <w:r>
      <w:rPr>
        <w:rFonts w:ascii="Arial" w:hAnsi="Arial" w:cs="Arial"/>
        <w:i/>
        <w:sz w:val="18"/>
        <w:szCs w:val="18"/>
      </w:rPr>
      <w:t xml:space="preserve">                                                                 </w:t>
    </w:r>
    <w:r w:rsidRPr="00A92E40">
      <w:rPr>
        <w:rFonts w:ascii="Arial" w:hAnsi="Arial" w:cs="Arial"/>
        <w:i/>
        <w:sz w:val="18"/>
        <w:szCs w:val="18"/>
      </w:rPr>
      <w:fldChar w:fldCharType="begin"/>
    </w:r>
    <w:r w:rsidRPr="00A92E40">
      <w:rPr>
        <w:rFonts w:ascii="Arial" w:hAnsi="Arial" w:cs="Arial"/>
        <w:i/>
        <w:sz w:val="18"/>
        <w:szCs w:val="18"/>
      </w:rPr>
      <w:instrText xml:space="preserve"> STYLEREF "Heading 1" \* MERGEFORMAT </w:instrText>
    </w:r>
    <w:r w:rsidRPr="00A92E40">
      <w:rPr>
        <w:rFonts w:ascii="Arial" w:hAnsi="Arial" w:cs="Arial"/>
        <w:i/>
        <w:sz w:val="18"/>
        <w:szCs w:val="18"/>
      </w:rPr>
      <w:fldChar w:fldCharType="separate"/>
    </w:r>
    <w:r w:rsidR="003463CE">
      <w:rPr>
        <w:rFonts w:ascii="Arial" w:hAnsi="Arial" w:cs="Arial"/>
        <w:i/>
        <w:noProof/>
        <w:sz w:val="18"/>
        <w:szCs w:val="18"/>
      </w:rPr>
      <w:t>App Navigation</w:t>
    </w:r>
    <w:r w:rsidRPr="00A92E40">
      <w:rPr>
        <w:rFonts w:ascii="Arial" w:hAnsi="Arial" w:cs="Arial"/>
        <w:i/>
        <w:noProof/>
        <w:sz w:val="18"/>
        <w:szCs w:val="18"/>
      </w:rPr>
      <w:fldChar w:fldCharType="end"/>
    </w:r>
  </w:p>
  <w:p w:rsidR="00A820F4" w:rsidRDefault="00A820F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0F4" w:rsidRDefault="00A820F4" w:rsidP="00975242">
    <w:pPr>
      <w:pStyle w:val="Header"/>
    </w:pPr>
    <w:r w:rsidRPr="00A92E40">
      <w:rPr>
        <w:rFonts w:ascii="Arial" w:hAnsi="Arial" w:cs="Arial"/>
        <w:i/>
        <w:sz w:val="18"/>
        <w:szCs w:val="18"/>
      </w:rPr>
      <w:fldChar w:fldCharType="begin"/>
    </w:r>
    <w:r w:rsidRPr="00A92E40">
      <w:rPr>
        <w:rFonts w:ascii="Arial" w:hAnsi="Arial" w:cs="Arial"/>
        <w:i/>
        <w:sz w:val="18"/>
        <w:szCs w:val="18"/>
      </w:rPr>
      <w:instrText xml:space="preserve"> STYLEREF "DocumentType" \* MERGEFORMAT </w:instrText>
    </w:r>
    <w:r w:rsidRPr="00A92E40">
      <w:rPr>
        <w:rFonts w:ascii="Arial" w:hAnsi="Arial" w:cs="Arial"/>
        <w:i/>
        <w:sz w:val="18"/>
        <w:szCs w:val="18"/>
      </w:rPr>
      <w:fldChar w:fldCharType="separate"/>
    </w:r>
    <w:r w:rsidR="003463CE">
      <w:rPr>
        <w:rFonts w:ascii="Arial" w:hAnsi="Arial" w:cs="Arial"/>
        <w:i/>
        <w:noProof/>
        <w:sz w:val="18"/>
        <w:szCs w:val="18"/>
      </w:rPr>
      <w:t>User Guide (Authority Mobile App)</w:t>
    </w:r>
    <w:r w:rsidRPr="00A92E40">
      <w:rPr>
        <w:rFonts w:ascii="Arial" w:hAnsi="Arial" w:cs="Arial"/>
        <w:i/>
        <w:noProof/>
        <w:sz w:val="18"/>
        <w:szCs w:val="18"/>
      </w:rPr>
      <w:fldChar w:fldCharType="end"/>
    </w:r>
    <w:r>
      <w:rPr>
        <w:rFonts w:ascii="Arial" w:hAnsi="Arial" w:cs="Arial"/>
        <w:i/>
        <w:sz w:val="18"/>
        <w:szCs w:val="18"/>
      </w:rPr>
      <w:t xml:space="preserve">                                                                                             </w:t>
    </w:r>
    <w:r w:rsidRPr="00A92E40">
      <w:rPr>
        <w:rFonts w:ascii="Arial" w:hAnsi="Arial" w:cs="Arial"/>
        <w:i/>
        <w:sz w:val="18"/>
        <w:szCs w:val="18"/>
      </w:rPr>
      <w:fldChar w:fldCharType="begin"/>
    </w:r>
    <w:r w:rsidRPr="00A92E40">
      <w:rPr>
        <w:rFonts w:ascii="Arial" w:hAnsi="Arial" w:cs="Arial"/>
        <w:i/>
        <w:sz w:val="18"/>
        <w:szCs w:val="18"/>
      </w:rPr>
      <w:instrText xml:space="preserve"> STYLEREF "Heading 1" \* MERGEFORMAT </w:instrText>
    </w:r>
    <w:r w:rsidRPr="00A92E40">
      <w:rPr>
        <w:rFonts w:ascii="Arial" w:hAnsi="Arial" w:cs="Arial"/>
        <w:i/>
        <w:sz w:val="18"/>
        <w:szCs w:val="18"/>
      </w:rPr>
      <w:fldChar w:fldCharType="separate"/>
    </w:r>
    <w:r w:rsidR="003463CE">
      <w:rPr>
        <w:rFonts w:ascii="Arial" w:hAnsi="Arial" w:cs="Arial"/>
        <w:i/>
        <w:noProof/>
        <w:sz w:val="18"/>
        <w:szCs w:val="18"/>
      </w:rPr>
      <w:t>Introduction</w:t>
    </w:r>
    <w:r w:rsidRPr="00A92E40">
      <w:rPr>
        <w:rFonts w:ascii="Arial" w:hAnsi="Arial" w:cs="Arial"/>
        <w:i/>
        <w:noProof/>
        <w:sz w:val="18"/>
        <w:szCs w:val="18"/>
      </w:rPr>
      <w:fldChar w:fldCharType="end"/>
    </w:r>
  </w:p>
  <w:p w:rsidR="00A820F4" w:rsidRDefault="00A820F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4280E"/>
    <w:multiLevelType w:val="hybridMultilevel"/>
    <w:tmpl w:val="DA4A0B8E"/>
    <w:lvl w:ilvl="0" w:tplc="04090005">
      <w:start w:val="1"/>
      <w:numFmt w:val="bullet"/>
      <w:lvlText w:val=""/>
      <w:lvlJc w:val="left"/>
      <w:pPr>
        <w:ind w:left="11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1" w15:restartNumberingAfterBreak="0">
    <w:nsid w:val="00195F44"/>
    <w:multiLevelType w:val="multilevel"/>
    <w:tmpl w:val="57BA145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0AD2B3C"/>
    <w:multiLevelType w:val="hybridMultilevel"/>
    <w:tmpl w:val="AF20F156"/>
    <w:lvl w:ilvl="0" w:tplc="04090005">
      <w:start w:val="1"/>
      <w:numFmt w:val="bullet"/>
      <w:lvlText w:val=""/>
      <w:lvlJc w:val="left"/>
      <w:pPr>
        <w:ind w:left="11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3" w15:restartNumberingAfterBreak="0">
    <w:nsid w:val="054969CC"/>
    <w:multiLevelType w:val="hybridMultilevel"/>
    <w:tmpl w:val="1D22F80C"/>
    <w:lvl w:ilvl="0" w:tplc="04090005">
      <w:start w:val="1"/>
      <w:numFmt w:val="bullet"/>
      <w:lvlText w:val=""/>
      <w:lvlJc w:val="left"/>
      <w:pPr>
        <w:ind w:left="11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4" w15:restartNumberingAfterBreak="0">
    <w:nsid w:val="078B115C"/>
    <w:multiLevelType w:val="hybridMultilevel"/>
    <w:tmpl w:val="2D9885FC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5" w15:restartNumberingAfterBreak="0">
    <w:nsid w:val="07A33115"/>
    <w:multiLevelType w:val="hybridMultilevel"/>
    <w:tmpl w:val="D51C3C3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14CC03A1"/>
    <w:multiLevelType w:val="hybridMultilevel"/>
    <w:tmpl w:val="2B1E8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21FC5"/>
    <w:multiLevelType w:val="hybridMultilevel"/>
    <w:tmpl w:val="8D42A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624775"/>
    <w:multiLevelType w:val="multilevel"/>
    <w:tmpl w:val="08DC2872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0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9" w15:restartNumberingAfterBreak="0">
    <w:nsid w:val="1DDD55BD"/>
    <w:multiLevelType w:val="hybridMultilevel"/>
    <w:tmpl w:val="09520C94"/>
    <w:lvl w:ilvl="0" w:tplc="FBFEEA8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25254A"/>
    <w:multiLevelType w:val="hybridMultilevel"/>
    <w:tmpl w:val="642A3D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AF1909"/>
    <w:multiLevelType w:val="multilevel"/>
    <w:tmpl w:val="3DA8A01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4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hanging="2160"/>
      </w:pPr>
      <w:rPr>
        <w:rFonts w:hint="default"/>
      </w:rPr>
    </w:lvl>
  </w:abstractNum>
  <w:abstractNum w:abstractNumId="12" w15:restartNumberingAfterBreak="0">
    <w:nsid w:val="259B6310"/>
    <w:multiLevelType w:val="hybridMultilevel"/>
    <w:tmpl w:val="4E627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4" w15:restartNumberingAfterBreak="0">
    <w:nsid w:val="2A7C0DCE"/>
    <w:multiLevelType w:val="hybridMultilevel"/>
    <w:tmpl w:val="F45E7BD6"/>
    <w:lvl w:ilvl="0" w:tplc="41B87E86">
      <w:start w:val="1"/>
      <w:numFmt w:val="decimal"/>
      <w:lvlText w:val="%1."/>
      <w:lvlJc w:val="left"/>
      <w:pPr>
        <w:ind w:left="5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2E996527"/>
    <w:multiLevelType w:val="hybridMultilevel"/>
    <w:tmpl w:val="B9CEA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4171C7"/>
    <w:multiLevelType w:val="hybridMultilevel"/>
    <w:tmpl w:val="8C4E1DFA"/>
    <w:lvl w:ilvl="0" w:tplc="7EE6B77C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30427F4A"/>
    <w:multiLevelType w:val="hybridMultilevel"/>
    <w:tmpl w:val="2654CA24"/>
    <w:lvl w:ilvl="0" w:tplc="41B87E86">
      <w:start w:val="1"/>
      <w:numFmt w:val="decimal"/>
      <w:lvlText w:val="%1."/>
      <w:lvlJc w:val="left"/>
      <w:pPr>
        <w:ind w:left="5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31023F7"/>
    <w:multiLevelType w:val="hybridMultilevel"/>
    <w:tmpl w:val="73A05B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C810BE"/>
    <w:multiLevelType w:val="hybridMultilevel"/>
    <w:tmpl w:val="0AB4EA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040AF0"/>
    <w:multiLevelType w:val="hybridMultilevel"/>
    <w:tmpl w:val="AE6ACD1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0287FA7"/>
    <w:multiLevelType w:val="hybridMultilevel"/>
    <w:tmpl w:val="52F2979C"/>
    <w:lvl w:ilvl="0" w:tplc="04090005">
      <w:start w:val="1"/>
      <w:numFmt w:val="bullet"/>
      <w:lvlText w:val=""/>
      <w:lvlJc w:val="left"/>
      <w:pPr>
        <w:ind w:left="12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24" w15:restartNumberingAfterBreak="0">
    <w:nsid w:val="405B2211"/>
    <w:multiLevelType w:val="hybridMultilevel"/>
    <w:tmpl w:val="DE285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CC6CBF"/>
    <w:multiLevelType w:val="hybridMultilevel"/>
    <w:tmpl w:val="6C90678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045613"/>
    <w:multiLevelType w:val="hybridMultilevel"/>
    <w:tmpl w:val="FF865CF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94F2D42"/>
    <w:multiLevelType w:val="hybridMultilevel"/>
    <w:tmpl w:val="A3FA1DB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B848B6"/>
    <w:multiLevelType w:val="hybridMultilevel"/>
    <w:tmpl w:val="1A0A41CC"/>
    <w:lvl w:ilvl="0" w:tplc="317A80F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50E94156"/>
    <w:multiLevelType w:val="hybridMultilevel"/>
    <w:tmpl w:val="9D4E6AC0"/>
    <w:lvl w:ilvl="0" w:tplc="04090005">
      <w:start w:val="1"/>
      <w:numFmt w:val="bullet"/>
      <w:lvlText w:val=""/>
      <w:lvlJc w:val="left"/>
      <w:pPr>
        <w:ind w:left="91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30" w15:restartNumberingAfterBreak="0">
    <w:nsid w:val="52ED0F91"/>
    <w:multiLevelType w:val="hybridMultilevel"/>
    <w:tmpl w:val="E63AD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465BB3"/>
    <w:multiLevelType w:val="hybridMultilevel"/>
    <w:tmpl w:val="84169DFE"/>
    <w:lvl w:ilvl="0" w:tplc="04090005">
      <w:start w:val="1"/>
      <w:numFmt w:val="bullet"/>
      <w:lvlText w:val=""/>
      <w:lvlJc w:val="left"/>
      <w:pPr>
        <w:ind w:left="11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32" w15:restartNumberingAfterBreak="0">
    <w:nsid w:val="553E6392"/>
    <w:multiLevelType w:val="hybridMultilevel"/>
    <w:tmpl w:val="38380BB2"/>
    <w:lvl w:ilvl="0" w:tplc="04090005">
      <w:start w:val="1"/>
      <w:numFmt w:val="bullet"/>
      <w:lvlText w:val=""/>
      <w:lvlJc w:val="left"/>
      <w:pPr>
        <w:ind w:left="11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33" w15:restartNumberingAfterBreak="0">
    <w:nsid w:val="56013345"/>
    <w:multiLevelType w:val="hybridMultilevel"/>
    <w:tmpl w:val="F57065A6"/>
    <w:lvl w:ilvl="0" w:tplc="04090005">
      <w:start w:val="1"/>
      <w:numFmt w:val="bullet"/>
      <w:lvlText w:val=""/>
      <w:lvlJc w:val="left"/>
      <w:pPr>
        <w:ind w:left="91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34" w15:restartNumberingAfterBreak="0">
    <w:nsid w:val="589817F7"/>
    <w:multiLevelType w:val="hybridMultilevel"/>
    <w:tmpl w:val="DA4078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7F5407"/>
    <w:multiLevelType w:val="hybridMultilevel"/>
    <w:tmpl w:val="B6E88E4E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36" w15:restartNumberingAfterBreak="0">
    <w:nsid w:val="5E1351A0"/>
    <w:multiLevelType w:val="hybridMultilevel"/>
    <w:tmpl w:val="FEF8357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F616154"/>
    <w:multiLevelType w:val="hybridMultilevel"/>
    <w:tmpl w:val="36D61FE0"/>
    <w:lvl w:ilvl="0" w:tplc="04090005">
      <w:start w:val="1"/>
      <w:numFmt w:val="bullet"/>
      <w:lvlText w:val=""/>
      <w:lvlJc w:val="left"/>
      <w:pPr>
        <w:ind w:left="11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38" w15:restartNumberingAfterBreak="0">
    <w:nsid w:val="5F9A74DF"/>
    <w:multiLevelType w:val="multilevel"/>
    <w:tmpl w:val="1B609D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077032B"/>
    <w:multiLevelType w:val="hybridMultilevel"/>
    <w:tmpl w:val="5EECEDC2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40" w15:restartNumberingAfterBreak="0">
    <w:nsid w:val="620946DB"/>
    <w:multiLevelType w:val="hybridMultilevel"/>
    <w:tmpl w:val="50B476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DB3F7F"/>
    <w:multiLevelType w:val="hybridMultilevel"/>
    <w:tmpl w:val="007E1976"/>
    <w:lvl w:ilvl="0" w:tplc="340E67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74091D"/>
    <w:multiLevelType w:val="hybridMultilevel"/>
    <w:tmpl w:val="075814CC"/>
    <w:lvl w:ilvl="0" w:tplc="F8F0BE4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 w15:restartNumberingAfterBreak="0">
    <w:nsid w:val="690000C0"/>
    <w:multiLevelType w:val="hybridMultilevel"/>
    <w:tmpl w:val="AC5CE948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44" w15:restartNumberingAfterBreak="0">
    <w:nsid w:val="69FF2DEE"/>
    <w:multiLevelType w:val="hybridMultilevel"/>
    <w:tmpl w:val="BB16EA9C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45" w15:restartNumberingAfterBreak="0">
    <w:nsid w:val="72447DA0"/>
    <w:multiLevelType w:val="hybridMultilevel"/>
    <w:tmpl w:val="C43E311A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46" w15:restartNumberingAfterBreak="0">
    <w:nsid w:val="79E941F8"/>
    <w:multiLevelType w:val="hybridMultilevel"/>
    <w:tmpl w:val="1B8887B0"/>
    <w:lvl w:ilvl="0" w:tplc="0409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47" w15:restartNumberingAfterBreak="0">
    <w:nsid w:val="7B4A140D"/>
    <w:multiLevelType w:val="hybridMultilevel"/>
    <w:tmpl w:val="D51C3C3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8" w15:restartNumberingAfterBreak="0">
    <w:nsid w:val="7D794DB7"/>
    <w:multiLevelType w:val="multilevel"/>
    <w:tmpl w:val="BF6875B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8"/>
  </w:num>
  <w:num w:numId="3">
    <w:abstractNumId w:val="13"/>
  </w:num>
  <w:num w:numId="4">
    <w:abstractNumId w:val="23"/>
  </w:num>
  <w:num w:numId="5">
    <w:abstractNumId w:val="45"/>
  </w:num>
  <w:num w:numId="6">
    <w:abstractNumId w:val="44"/>
  </w:num>
  <w:num w:numId="7">
    <w:abstractNumId w:val="35"/>
  </w:num>
  <w:num w:numId="8">
    <w:abstractNumId w:val="10"/>
  </w:num>
  <w:num w:numId="9">
    <w:abstractNumId w:val="19"/>
  </w:num>
  <w:num w:numId="10">
    <w:abstractNumId w:val="40"/>
  </w:num>
  <w:num w:numId="11">
    <w:abstractNumId w:val="43"/>
  </w:num>
  <w:num w:numId="12">
    <w:abstractNumId w:val="22"/>
  </w:num>
  <w:num w:numId="13">
    <w:abstractNumId w:val="34"/>
  </w:num>
  <w:num w:numId="14">
    <w:abstractNumId w:val="33"/>
  </w:num>
  <w:num w:numId="15">
    <w:abstractNumId w:val="20"/>
  </w:num>
  <w:num w:numId="16">
    <w:abstractNumId w:val="29"/>
  </w:num>
  <w:num w:numId="17">
    <w:abstractNumId w:val="47"/>
  </w:num>
  <w:num w:numId="18">
    <w:abstractNumId w:val="12"/>
  </w:num>
  <w:num w:numId="19">
    <w:abstractNumId w:val="30"/>
  </w:num>
  <w:num w:numId="20">
    <w:abstractNumId w:val="41"/>
  </w:num>
  <w:num w:numId="21">
    <w:abstractNumId w:val="38"/>
  </w:num>
  <w:num w:numId="22">
    <w:abstractNumId w:val="14"/>
  </w:num>
  <w:num w:numId="23">
    <w:abstractNumId w:val="48"/>
  </w:num>
  <w:num w:numId="24">
    <w:abstractNumId w:val="17"/>
  </w:num>
  <w:num w:numId="25">
    <w:abstractNumId w:val="15"/>
  </w:num>
  <w:num w:numId="26">
    <w:abstractNumId w:val="9"/>
  </w:num>
  <w:num w:numId="27">
    <w:abstractNumId w:val="0"/>
  </w:num>
  <w:num w:numId="28">
    <w:abstractNumId w:val="2"/>
  </w:num>
  <w:num w:numId="29">
    <w:abstractNumId w:val="37"/>
  </w:num>
  <w:num w:numId="30">
    <w:abstractNumId w:val="3"/>
  </w:num>
  <w:num w:numId="31">
    <w:abstractNumId w:val="31"/>
  </w:num>
  <w:num w:numId="32">
    <w:abstractNumId w:val="32"/>
  </w:num>
  <w:num w:numId="33">
    <w:abstractNumId w:val="24"/>
  </w:num>
  <w:num w:numId="34">
    <w:abstractNumId w:val="25"/>
  </w:num>
  <w:num w:numId="35">
    <w:abstractNumId w:val="27"/>
  </w:num>
  <w:num w:numId="36">
    <w:abstractNumId w:val="39"/>
  </w:num>
  <w:num w:numId="37">
    <w:abstractNumId w:val="46"/>
  </w:num>
  <w:num w:numId="38">
    <w:abstractNumId w:val="36"/>
  </w:num>
  <w:num w:numId="39">
    <w:abstractNumId w:val="4"/>
  </w:num>
  <w:num w:numId="40">
    <w:abstractNumId w:val="26"/>
  </w:num>
  <w:num w:numId="41">
    <w:abstractNumId w:val="11"/>
  </w:num>
  <w:num w:numId="42">
    <w:abstractNumId w:val="8"/>
  </w:num>
  <w:num w:numId="43">
    <w:abstractNumId w:val="42"/>
  </w:num>
  <w:num w:numId="44">
    <w:abstractNumId w:val="5"/>
  </w:num>
  <w:num w:numId="45">
    <w:abstractNumId w:val="16"/>
  </w:num>
  <w:num w:numId="46">
    <w:abstractNumId w:val="28"/>
  </w:num>
  <w:num w:numId="47">
    <w:abstractNumId w:val="7"/>
  </w:num>
  <w:num w:numId="48">
    <w:abstractNumId w:val="6"/>
  </w:num>
  <w:num w:numId="49">
    <w:abstractNumId w:val="2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ozia Zafar">
    <w15:presenceInfo w15:providerId="Windows Live" w15:userId="dba6b92eb5949a18"/>
  </w15:person>
  <w15:person w15:author="momna ali">
    <w15:presenceInfo w15:providerId="Windows Live" w15:userId="9caa7c7a94a6c9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markup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3FF"/>
    <w:rsid w:val="00044EA4"/>
    <w:rsid w:val="000C6280"/>
    <w:rsid w:val="0010122C"/>
    <w:rsid w:val="00147B34"/>
    <w:rsid w:val="00167FC2"/>
    <w:rsid w:val="0019572B"/>
    <w:rsid w:val="001B19DE"/>
    <w:rsid w:val="001E4FC6"/>
    <w:rsid w:val="001F5D86"/>
    <w:rsid w:val="002023CA"/>
    <w:rsid w:val="00230604"/>
    <w:rsid w:val="00271360"/>
    <w:rsid w:val="00276963"/>
    <w:rsid w:val="002A4F32"/>
    <w:rsid w:val="00301BF5"/>
    <w:rsid w:val="003463CE"/>
    <w:rsid w:val="00372927"/>
    <w:rsid w:val="00372FAF"/>
    <w:rsid w:val="00374858"/>
    <w:rsid w:val="003965F8"/>
    <w:rsid w:val="003A28A6"/>
    <w:rsid w:val="003A61B0"/>
    <w:rsid w:val="003C18D4"/>
    <w:rsid w:val="003C43F1"/>
    <w:rsid w:val="003E1DC1"/>
    <w:rsid w:val="003F72E6"/>
    <w:rsid w:val="004223FF"/>
    <w:rsid w:val="00456906"/>
    <w:rsid w:val="00474B15"/>
    <w:rsid w:val="00475774"/>
    <w:rsid w:val="004869CC"/>
    <w:rsid w:val="004A35AF"/>
    <w:rsid w:val="004B79D7"/>
    <w:rsid w:val="005160DC"/>
    <w:rsid w:val="00516A0D"/>
    <w:rsid w:val="00517327"/>
    <w:rsid w:val="0053372F"/>
    <w:rsid w:val="005470CE"/>
    <w:rsid w:val="005613DC"/>
    <w:rsid w:val="005809EC"/>
    <w:rsid w:val="0059085A"/>
    <w:rsid w:val="005A6041"/>
    <w:rsid w:val="005A7709"/>
    <w:rsid w:val="005C4BAC"/>
    <w:rsid w:val="006059BA"/>
    <w:rsid w:val="00607EB2"/>
    <w:rsid w:val="00613977"/>
    <w:rsid w:val="00616E90"/>
    <w:rsid w:val="00662B35"/>
    <w:rsid w:val="006745A8"/>
    <w:rsid w:val="006A3C7F"/>
    <w:rsid w:val="006A4073"/>
    <w:rsid w:val="006C0105"/>
    <w:rsid w:val="006E1FDF"/>
    <w:rsid w:val="006F58C7"/>
    <w:rsid w:val="006F7FE1"/>
    <w:rsid w:val="007015E2"/>
    <w:rsid w:val="00717837"/>
    <w:rsid w:val="0073260E"/>
    <w:rsid w:val="00792696"/>
    <w:rsid w:val="007A568F"/>
    <w:rsid w:val="007A6408"/>
    <w:rsid w:val="007C2AFE"/>
    <w:rsid w:val="007D09AC"/>
    <w:rsid w:val="007D1CFD"/>
    <w:rsid w:val="007F42C1"/>
    <w:rsid w:val="008255AF"/>
    <w:rsid w:val="00840AA7"/>
    <w:rsid w:val="008470D8"/>
    <w:rsid w:val="00853F75"/>
    <w:rsid w:val="008620A9"/>
    <w:rsid w:val="00872AA5"/>
    <w:rsid w:val="008C4C22"/>
    <w:rsid w:val="008D62FE"/>
    <w:rsid w:val="008D63C4"/>
    <w:rsid w:val="008F1EC0"/>
    <w:rsid w:val="0090018C"/>
    <w:rsid w:val="00907E7E"/>
    <w:rsid w:val="009603CA"/>
    <w:rsid w:val="00961745"/>
    <w:rsid w:val="00964450"/>
    <w:rsid w:val="00975242"/>
    <w:rsid w:val="009778BE"/>
    <w:rsid w:val="00980796"/>
    <w:rsid w:val="009857EF"/>
    <w:rsid w:val="009A0318"/>
    <w:rsid w:val="009A079E"/>
    <w:rsid w:val="009E2DB1"/>
    <w:rsid w:val="009E667E"/>
    <w:rsid w:val="009F6527"/>
    <w:rsid w:val="009F685B"/>
    <w:rsid w:val="00A04770"/>
    <w:rsid w:val="00A06E5C"/>
    <w:rsid w:val="00A21D6C"/>
    <w:rsid w:val="00A226D4"/>
    <w:rsid w:val="00A6595B"/>
    <w:rsid w:val="00A732BD"/>
    <w:rsid w:val="00A750B8"/>
    <w:rsid w:val="00A75AF2"/>
    <w:rsid w:val="00A820F4"/>
    <w:rsid w:val="00A847C6"/>
    <w:rsid w:val="00AA7013"/>
    <w:rsid w:val="00AE1CE3"/>
    <w:rsid w:val="00AF12DA"/>
    <w:rsid w:val="00AF2831"/>
    <w:rsid w:val="00B065EF"/>
    <w:rsid w:val="00B06F55"/>
    <w:rsid w:val="00B11526"/>
    <w:rsid w:val="00B24836"/>
    <w:rsid w:val="00B56763"/>
    <w:rsid w:val="00B75298"/>
    <w:rsid w:val="00BB5739"/>
    <w:rsid w:val="00BD68AD"/>
    <w:rsid w:val="00BE4AF5"/>
    <w:rsid w:val="00BF2280"/>
    <w:rsid w:val="00C02B20"/>
    <w:rsid w:val="00C4134C"/>
    <w:rsid w:val="00C41680"/>
    <w:rsid w:val="00C50078"/>
    <w:rsid w:val="00C54498"/>
    <w:rsid w:val="00C54B07"/>
    <w:rsid w:val="00C55182"/>
    <w:rsid w:val="00C8167E"/>
    <w:rsid w:val="00CA3208"/>
    <w:rsid w:val="00CB2418"/>
    <w:rsid w:val="00D67FF3"/>
    <w:rsid w:val="00DA7D49"/>
    <w:rsid w:val="00DB776F"/>
    <w:rsid w:val="00DE49EE"/>
    <w:rsid w:val="00DF450C"/>
    <w:rsid w:val="00E03199"/>
    <w:rsid w:val="00E04A40"/>
    <w:rsid w:val="00E1193A"/>
    <w:rsid w:val="00E30AB8"/>
    <w:rsid w:val="00E570B7"/>
    <w:rsid w:val="00E6061B"/>
    <w:rsid w:val="00E67D73"/>
    <w:rsid w:val="00E809A2"/>
    <w:rsid w:val="00E83884"/>
    <w:rsid w:val="00EA1F64"/>
    <w:rsid w:val="00EC1352"/>
    <w:rsid w:val="00EC6381"/>
    <w:rsid w:val="00EE2A2E"/>
    <w:rsid w:val="00F14E3E"/>
    <w:rsid w:val="00F25DE1"/>
    <w:rsid w:val="00F510F1"/>
    <w:rsid w:val="00F60F73"/>
    <w:rsid w:val="00F615E9"/>
    <w:rsid w:val="00F75895"/>
    <w:rsid w:val="00F76146"/>
    <w:rsid w:val="00F807D5"/>
    <w:rsid w:val="00FA544C"/>
    <w:rsid w:val="00FB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DDCAE2-0B23-48F1-BE87-692FCC952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50"/>
    <w:qFormat/>
    <w:rsid w:val="004223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3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49"/>
    <w:unhideWhenUsed/>
    <w:rsid w:val="00422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9"/>
    <w:rsid w:val="004223FF"/>
  </w:style>
  <w:style w:type="paragraph" w:styleId="Footer">
    <w:name w:val="footer"/>
    <w:basedOn w:val="Normal"/>
    <w:link w:val="FooterChar"/>
    <w:uiPriority w:val="99"/>
    <w:unhideWhenUsed/>
    <w:rsid w:val="00422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3FF"/>
  </w:style>
  <w:style w:type="paragraph" w:customStyle="1" w:styleId="zBrandingOwner">
    <w:name w:val="zBrandingOwner"/>
    <w:link w:val="zBrandingOwnerChar"/>
    <w:uiPriority w:val="2"/>
    <w:rsid w:val="004223FF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4223FF"/>
    <w:rPr>
      <w:rFonts w:ascii="Arial" w:eastAsia="SimHei" w:hAnsi="Arial" w:cs="Arial"/>
      <w:sz w:val="28"/>
      <w:szCs w:val="20"/>
    </w:rPr>
  </w:style>
  <w:style w:type="paragraph" w:customStyle="1" w:styleId="ProductName">
    <w:name w:val="ProductName"/>
    <w:next w:val="Normal"/>
    <w:link w:val="ProductNameChar"/>
    <w:qFormat/>
    <w:rsid w:val="004223FF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4223FF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4223FF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4223FF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4223FF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4223FF"/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styleId="Strong">
    <w:name w:val="Strong"/>
    <w:basedOn w:val="DefaultParagraphFont"/>
    <w:qFormat/>
    <w:rsid w:val="004223FF"/>
    <w:rPr>
      <w:b/>
      <w:bCs/>
    </w:rPr>
  </w:style>
  <w:style w:type="character" w:styleId="Hyperlink">
    <w:name w:val="Hyperlink"/>
    <w:basedOn w:val="DefaultParagraphFont"/>
    <w:uiPriority w:val="99"/>
    <w:unhideWhenUsed/>
    <w:rsid w:val="004223FF"/>
    <w:rPr>
      <w:color w:val="0563C1" w:themeColor="hyperlink"/>
      <w:u w:val="single"/>
    </w:rPr>
  </w:style>
  <w:style w:type="paragraph" w:customStyle="1" w:styleId="zCR0">
    <w:name w:val="zCR0"/>
    <w:link w:val="zCR0Char"/>
    <w:uiPriority w:val="2"/>
    <w:rsid w:val="004223FF"/>
    <w:pPr>
      <w:spacing w:before="120" w:after="0" w:line="240" w:lineRule="auto"/>
    </w:pPr>
    <w:rPr>
      <w:rFonts w:ascii="Arial" w:eastAsia="SimSun" w:hAnsi="Arial" w:cs="Arial"/>
      <w:bCs/>
      <w:noProof/>
      <w:sz w:val="16"/>
      <w:szCs w:val="20"/>
      <w:lang w:eastAsia="ja-JP"/>
    </w:rPr>
  </w:style>
  <w:style w:type="character" w:customStyle="1" w:styleId="zCR0Char">
    <w:name w:val="zCR0 Char"/>
    <w:basedOn w:val="DefaultParagraphFont"/>
    <w:link w:val="zCR0"/>
    <w:uiPriority w:val="2"/>
    <w:rsid w:val="004223FF"/>
    <w:rPr>
      <w:rFonts w:ascii="Arial" w:eastAsia="SimSun" w:hAnsi="Arial" w:cs="Arial"/>
      <w:bCs/>
      <w:noProof/>
      <w:sz w:val="16"/>
      <w:szCs w:val="20"/>
      <w:lang w:eastAsia="ja-JP"/>
    </w:rPr>
  </w:style>
  <w:style w:type="paragraph" w:customStyle="1" w:styleId="zCRH">
    <w:name w:val="zCRH"/>
    <w:basedOn w:val="zCR0"/>
    <w:next w:val="zCR0"/>
    <w:link w:val="zCRHChar"/>
    <w:uiPriority w:val="2"/>
    <w:rsid w:val="004223FF"/>
    <w:pPr>
      <w:spacing w:after="240"/>
      <w:jc w:val="center"/>
    </w:pPr>
    <w:rPr>
      <w:rFonts w:eastAsia="MS Mincho"/>
      <w:b/>
      <w:sz w:val="18"/>
    </w:rPr>
  </w:style>
  <w:style w:type="character" w:customStyle="1" w:styleId="zCRHChar">
    <w:name w:val="zCRH Char"/>
    <w:basedOn w:val="zCR0Char"/>
    <w:link w:val="zCRH"/>
    <w:uiPriority w:val="2"/>
    <w:rsid w:val="004223FF"/>
    <w:rPr>
      <w:rFonts w:ascii="Arial" w:eastAsia="MS Mincho" w:hAnsi="Arial" w:cs="Arial"/>
      <w:b/>
      <w:bCs/>
      <w:noProof/>
      <w:sz w:val="18"/>
      <w:szCs w:val="20"/>
      <w:lang w:eastAsia="ja-JP"/>
    </w:rPr>
  </w:style>
  <w:style w:type="paragraph" w:customStyle="1" w:styleId="zCRC">
    <w:name w:val="zCRC"/>
    <w:basedOn w:val="zCR0"/>
    <w:link w:val="zCRCChar"/>
    <w:uiPriority w:val="2"/>
    <w:rsid w:val="004223FF"/>
    <w:pPr>
      <w:spacing w:before="240"/>
      <w:jc w:val="center"/>
    </w:pPr>
    <w:rPr>
      <w:sz w:val="18"/>
    </w:rPr>
  </w:style>
  <w:style w:type="character" w:customStyle="1" w:styleId="zCRCChar">
    <w:name w:val="zCRC Char"/>
    <w:basedOn w:val="DefaultParagraphFont"/>
    <w:link w:val="zCRC"/>
    <w:uiPriority w:val="2"/>
    <w:rsid w:val="004223FF"/>
    <w:rPr>
      <w:rFonts w:ascii="Arial" w:eastAsia="SimSun" w:hAnsi="Arial" w:cs="Arial"/>
      <w:bCs/>
      <w:noProof/>
      <w:sz w:val="18"/>
      <w:szCs w:val="20"/>
      <w:lang w:eastAsia="ja-JP"/>
    </w:rPr>
  </w:style>
  <w:style w:type="paragraph" w:customStyle="1" w:styleId="xFMHead2">
    <w:name w:val="xFM Head 2"/>
    <w:rsid w:val="004223FF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B-TableBody">
    <w:name w:val="TB-Table Body"/>
    <w:qFormat/>
    <w:rsid w:val="004223FF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4223FF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4223FF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TC-TableBodyCenter">
    <w:name w:val="TC-Table Body_Center"/>
    <w:basedOn w:val="TB-TableBody"/>
    <w:uiPriority w:val="49"/>
    <w:qFormat/>
    <w:rsid w:val="004223FF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50"/>
    <w:rsid w:val="004223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23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99"/>
    <w:qFormat/>
    <w:rsid w:val="004223F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4223FF"/>
    <w:rPr>
      <w:rFonts w:ascii="Calibri" w:eastAsia="Times New Roman" w:hAnsi="Calibri" w:cs="Times New Roman"/>
    </w:rPr>
  </w:style>
  <w:style w:type="paragraph" w:styleId="NormalWeb">
    <w:name w:val="Normal (Web)"/>
    <w:basedOn w:val="Normal"/>
    <w:uiPriority w:val="99"/>
    <w:unhideWhenUsed/>
    <w:rsid w:val="00422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-Body">
    <w:name w:val="B-Body"/>
    <w:link w:val="B-BodyChar"/>
    <w:uiPriority w:val="30"/>
    <w:qFormat/>
    <w:rsid w:val="004223FF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4223FF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4223FF"/>
    <w:pPr>
      <w:numPr>
        <w:numId w:val="2"/>
      </w:numPr>
      <w:tabs>
        <w:tab w:val="clear" w:pos="1080"/>
        <w:tab w:val="clear" w:pos="2160"/>
        <w:tab w:val="num" w:pos="360"/>
      </w:tabs>
      <w:ind w:left="360" w:hanging="360"/>
    </w:pPr>
  </w:style>
  <w:style w:type="paragraph" w:customStyle="1" w:styleId="U2-Bullet2">
    <w:name w:val="U2-Bullet 2"/>
    <w:basedOn w:val="U-Bullet"/>
    <w:rsid w:val="004223FF"/>
    <w:pPr>
      <w:numPr>
        <w:ilvl w:val="1"/>
      </w:numPr>
      <w:tabs>
        <w:tab w:val="clear" w:pos="1440"/>
        <w:tab w:val="num" w:pos="360"/>
        <w:tab w:val="left" w:pos="2160"/>
      </w:tabs>
      <w:ind w:left="792" w:hanging="432"/>
    </w:pPr>
  </w:style>
  <w:style w:type="paragraph" w:customStyle="1" w:styleId="U3-Bullet3">
    <w:name w:val="U3-Bullet 3"/>
    <w:basedOn w:val="U2-Bullet2"/>
    <w:rsid w:val="004223FF"/>
    <w:pPr>
      <w:numPr>
        <w:ilvl w:val="2"/>
      </w:numPr>
      <w:tabs>
        <w:tab w:val="clear" w:pos="1699"/>
        <w:tab w:val="num" w:pos="360"/>
      </w:tabs>
      <w:ind w:left="1044" w:hanging="504"/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4223FF"/>
    <w:pPr>
      <w:numPr>
        <w:ilvl w:val="3"/>
      </w:numPr>
      <w:tabs>
        <w:tab w:val="clear" w:pos="2016"/>
        <w:tab w:val="num" w:pos="360"/>
      </w:tabs>
      <w:ind w:left="738" w:hanging="648"/>
    </w:pPr>
    <w:rPr>
      <w:szCs w:val="24"/>
    </w:rPr>
  </w:style>
  <w:style w:type="paragraph" w:customStyle="1" w:styleId="TU-TableBullet">
    <w:name w:val="TU-Table Bullet"/>
    <w:basedOn w:val="TB-TableBody"/>
    <w:qFormat/>
    <w:rsid w:val="004223FF"/>
    <w:pPr>
      <w:numPr>
        <w:numId w:val="3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4223FF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4223FF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4223FF"/>
    <w:pPr>
      <w:numPr>
        <w:ilvl w:val="3"/>
      </w:numPr>
      <w:tabs>
        <w:tab w:val="left" w:pos="1116"/>
      </w:tabs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223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aptionChar">
    <w:name w:val="Caption Char"/>
    <w:link w:val="Caption"/>
    <w:uiPriority w:val="35"/>
    <w:locked/>
    <w:rsid w:val="004223FF"/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75242"/>
    <w:pPr>
      <w:ind w:left="720"/>
      <w:contextualSpacing/>
    </w:pPr>
    <w:rPr>
      <w:sz w:val="24"/>
    </w:rPr>
  </w:style>
  <w:style w:type="paragraph" w:styleId="CommentText">
    <w:name w:val="annotation text"/>
    <w:basedOn w:val="Normal"/>
    <w:link w:val="CommentTextChar"/>
    <w:uiPriority w:val="99"/>
    <w:unhideWhenUsed/>
    <w:rsid w:val="009752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75242"/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226D4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63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D63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5DE1"/>
    <w:pPr>
      <w:tabs>
        <w:tab w:val="left" w:pos="880"/>
        <w:tab w:val="right" w:leader="dot" w:pos="9350"/>
      </w:tabs>
      <w:spacing w:after="100"/>
      <w:ind w:left="450"/>
    </w:pPr>
    <w:rPr>
      <w:rFonts w:ascii="Arial" w:hAnsi="Arial" w:cs="Arial"/>
      <w:noProof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25DE1"/>
    <w:pPr>
      <w:spacing w:after="0"/>
    </w:pPr>
  </w:style>
  <w:style w:type="character" w:customStyle="1" w:styleId="FooterBold">
    <w:name w:val="FooterBold"/>
    <w:uiPriority w:val="1"/>
    <w:rsid w:val="00F60F73"/>
    <w:rPr>
      <w:b/>
    </w:rPr>
  </w:style>
  <w:style w:type="paragraph" w:customStyle="1" w:styleId="zFooter">
    <w:name w:val="zFooter"/>
    <w:link w:val="zFooterChar"/>
    <w:uiPriority w:val="2"/>
    <w:rsid w:val="00F60F73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F60F73"/>
    <w:rPr>
      <w:rFonts w:ascii="Arial" w:eastAsia="SimSun" w:hAnsi="Arial" w:cs="Arial"/>
      <w:noProof/>
      <w:sz w:val="18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4B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B15"/>
    <w:rPr>
      <w:rFonts w:ascii="Segoe UI" w:hAnsi="Segoe UI" w:cs="Segoe UI"/>
      <w:sz w:val="18"/>
      <w:szCs w:val="18"/>
    </w:rPr>
  </w:style>
  <w:style w:type="paragraph" w:customStyle="1" w:styleId="docDCN">
    <w:name w:val="docDCN"/>
    <w:link w:val="docDCNChar"/>
    <w:qFormat/>
    <w:rsid w:val="00C02B20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C02B20"/>
    <w:rPr>
      <w:rFonts w:ascii="Arial" w:eastAsia="Times New Roman" w:hAnsi="Arial" w:cs="Times New Roman"/>
      <w:sz w:val="24"/>
      <w:szCs w:val="20"/>
    </w:rPr>
  </w:style>
  <w:style w:type="paragraph" w:customStyle="1" w:styleId="T-TableTitle">
    <w:name w:val="T-Table Title"/>
    <w:qFormat/>
    <w:rsid w:val="00C02B20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  <w:style w:type="paragraph" w:customStyle="1" w:styleId="F-FigureTitle">
    <w:name w:val="F-Figure Title"/>
    <w:link w:val="F-FigureTitleChar"/>
    <w:qFormat/>
    <w:rsid w:val="00C02B20"/>
    <w:pPr>
      <w:spacing w:before="120" w:after="240" w:line="240" w:lineRule="auto"/>
      <w:ind w:left="720"/>
    </w:pPr>
    <w:rPr>
      <w:rFonts w:ascii="Arial" w:eastAsia="SimHei" w:hAnsi="Arial" w:cs="Arial"/>
      <w:b/>
      <w:szCs w:val="20"/>
    </w:rPr>
  </w:style>
  <w:style w:type="character" w:customStyle="1" w:styleId="F-FigureTitleChar">
    <w:name w:val="F-Figure Title Char"/>
    <w:basedOn w:val="DefaultParagraphFont"/>
    <w:link w:val="F-FigureTitle"/>
    <w:rsid w:val="00C02B20"/>
    <w:rPr>
      <w:rFonts w:ascii="Arial" w:eastAsia="SimHei" w:hAnsi="Arial" w:cs="Arial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glossaryDocument" Target="glossary/document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38292C661A8441EA680486549F1A6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F324F8-B9F8-4548-ACBE-0E39AB956F20}"/>
      </w:docPartPr>
      <w:docPartBody>
        <w:p w:rsidR="001A7EA6" w:rsidRDefault="001A7EA6" w:rsidP="001A7EA6">
          <w:pPr>
            <w:pStyle w:val="A38292C661A8441EA680486549F1A686"/>
          </w:pP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EA6"/>
    <w:rsid w:val="00103BFD"/>
    <w:rsid w:val="001A7EA6"/>
    <w:rsid w:val="001D52F0"/>
    <w:rsid w:val="002C6A6B"/>
    <w:rsid w:val="003F7AEE"/>
    <w:rsid w:val="00421737"/>
    <w:rsid w:val="005E7F0B"/>
    <w:rsid w:val="006C6BAC"/>
    <w:rsid w:val="0073784C"/>
    <w:rsid w:val="0093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292C661A8441EA680486549F1A686">
    <w:name w:val="A38292C661A8441EA680486549F1A686"/>
    <w:rsid w:val="001A7EA6"/>
  </w:style>
  <w:style w:type="paragraph" w:customStyle="1" w:styleId="133D372161104834970B7B6F9A3EEEE6">
    <w:name w:val="133D372161104834970B7B6F9A3EEEE6"/>
    <w:rsid w:val="001A7EA6"/>
  </w:style>
  <w:style w:type="paragraph" w:customStyle="1" w:styleId="9D5D095994EA4F808E7C6132A68E2A63">
    <w:name w:val="9D5D095994EA4F808E7C6132A68E2A63"/>
    <w:rsid w:val="001A7EA6"/>
  </w:style>
  <w:style w:type="character" w:styleId="PlaceholderText">
    <w:name w:val="Placeholder Text"/>
    <w:basedOn w:val="DefaultParagraphFont"/>
    <w:uiPriority w:val="99"/>
    <w:semiHidden/>
    <w:rsid w:val="001A7EA6"/>
    <w:rPr>
      <w:color w:val="808080"/>
    </w:rPr>
  </w:style>
  <w:style w:type="paragraph" w:customStyle="1" w:styleId="8A0E8C8DCFA14A819459C3A1B642AD95">
    <w:name w:val="8A0E8C8DCFA14A819459C3A1B642AD95"/>
    <w:rsid w:val="001A7EA6"/>
  </w:style>
  <w:style w:type="paragraph" w:customStyle="1" w:styleId="B59B4C5BB7B741E9B5583391ED0D8057">
    <w:name w:val="B59B4C5BB7B741E9B5583391ED0D8057"/>
    <w:rsid w:val="001A7E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DC5F2-0366-45B6-B84C-927CDE4A2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1210</Words>
  <Characters>6900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momna ali</dc:creator>
  <cp:keywords/>
  <dc:description/>
  <cp:lastModifiedBy>momna ali</cp:lastModifiedBy>
  <cp:revision>3</cp:revision>
  <cp:lastPrinted>2018-11-07T07:29:00Z</cp:lastPrinted>
  <dcterms:created xsi:type="dcterms:W3CDTF">2018-11-07T07:29:00Z</dcterms:created>
  <dcterms:modified xsi:type="dcterms:W3CDTF">2018-11-07T08:03:00Z</dcterms:modified>
</cp:coreProperties>
</file>