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522B0" w:rsidRDefault="002522B0" w:rsidP="00653F66">
      <w:pPr>
        <w:pStyle w:val="NoSpacing"/>
        <w:jc w:val="center"/>
        <w:rPr>
          <w:rFonts w:ascii="Times New Roman" w:hAnsi="Times New Roman"/>
          <w:color w:val="525252" w:themeColor="accent3" w:themeShade="80"/>
          <w:sz w:val="80"/>
          <w:szCs w:val="80"/>
          <w:lang w:val="en-GB"/>
        </w:rPr>
        <w:sectPr w:rsidR="002522B0" w:rsidSect="002522B0">
          <w:headerReference w:type="default" r:id="rId8"/>
          <w:footerReference w:type="default" r:id="rId9"/>
          <w:footerReference w:type="first" r:id="rId10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tbl>
      <w:tblPr>
        <w:tblW w:w="5000" w:type="pct"/>
        <w:jc w:val="center"/>
        <w:tblLook w:val="00A0" w:firstRow="1" w:lastRow="0" w:firstColumn="1" w:lastColumn="0" w:noHBand="0" w:noVBand="0"/>
      </w:tblPr>
      <w:tblGrid>
        <w:gridCol w:w="9360"/>
      </w:tblGrid>
      <w:tr w:rsidR="00653F66" w:rsidRPr="004F1ADA" w:rsidTr="00653F66">
        <w:trPr>
          <w:trHeight w:val="2700"/>
          <w:jc w:val="center"/>
        </w:trPr>
        <w:tc>
          <w:tcPr>
            <w:tcW w:w="5000" w:type="pct"/>
            <w:vAlign w:val="center"/>
          </w:tcPr>
          <w:p w:rsidR="00653F66" w:rsidRPr="004F1ADA" w:rsidRDefault="00653F66" w:rsidP="004F1ADA"/>
          <w:p w:rsidR="00653F66" w:rsidRPr="004F1ADA" w:rsidRDefault="00653F66" w:rsidP="004F1ADA"/>
          <w:p w:rsidR="00653F66" w:rsidRPr="004F1ADA" w:rsidRDefault="00653F66" w:rsidP="004F1ADA"/>
        </w:tc>
      </w:tr>
      <w:tr w:rsidR="00653F66" w:rsidRPr="004F1ADA" w:rsidTr="00653F66">
        <w:trPr>
          <w:trHeight w:val="720"/>
          <w:jc w:val="center"/>
        </w:trPr>
        <w:tc>
          <w:tcPr>
            <w:tcW w:w="5000" w:type="pct"/>
            <w:vAlign w:val="center"/>
          </w:tcPr>
          <w:p w:rsidR="004F1ADA" w:rsidRPr="00A774DB" w:rsidRDefault="004F1ADA" w:rsidP="004F1ADA">
            <w:pPr>
              <w:pStyle w:val="ProductName"/>
              <w:spacing w:before="240"/>
            </w:pPr>
            <w:r>
              <w:t>Device Verification Subsystem 1.0.0</w:t>
            </w:r>
          </w:p>
          <w:p w:rsidR="004F1ADA" w:rsidRPr="00724C7D" w:rsidRDefault="004F1ADA" w:rsidP="004F1ADA">
            <w:pPr>
              <w:pStyle w:val="DocumentType"/>
              <w:spacing w:before="240"/>
            </w:pPr>
            <w:r>
              <w:t xml:space="preserve">User </w:t>
            </w:r>
            <w:r w:rsidRPr="00724C7D">
              <w:t>Guide</w:t>
            </w:r>
            <w:r>
              <w:t xml:space="preserve"> (Public Mobile App)</w:t>
            </w:r>
          </w:p>
          <w:p w:rsidR="004F1ADA" w:rsidRPr="00724C7D" w:rsidRDefault="004F1ADA" w:rsidP="004F1ADA">
            <w:pPr>
              <w:pStyle w:val="docDCN"/>
              <w:spacing w:before="240" w:after="240"/>
            </w:pPr>
            <w:r>
              <w:rPr>
                <w:rStyle w:val="docDCNChar"/>
              </w:rPr>
              <w:t>DVS-User-</w:t>
            </w:r>
            <w:r w:rsidRPr="00724C7D">
              <w:rPr>
                <w:rStyle w:val="docDCNChar"/>
              </w:rPr>
              <w:t>Guide</w:t>
            </w:r>
            <w:r>
              <w:rPr>
                <w:rStyle w:val="docDCNChar"/>
              </w:rPr>
              <w:t>-Public-Mobile-App-1.0.0</w:t>
            </w:r>
          </w:p>
          <w:p w:rsidR="004F1ADA" w:rsidRPr="00724C7D" w:rsidRDefault="004F1ADA" w:rsidP="004F1ADA">
            <w:pPr>
              <w:pStyle w:val="docDate"/>
              <w:spacing w:before="240" w:after="240"/>
              <w:rPr>
                <w:color w:val="auto"/>
              </w:rPr>
            </w:pPr>
            <w:r w:rsidRPr="00724C7D">
              <w:rPr>
                <w:color w:val="auto"/>
              </w:rPr>
              <w:t>June 19, 2018</w:t>
            </w:r>
          </w:p>
          <w:p w:rsidR="00653F66" w:rsidRPr="004F1ADA" w:rsidRDefault="00653F66" w:rsidP="004F1ADA"/>
        </w:tc>
      </w:tr>
    </w:tbl>
    <w:p w:rsidR="00CE2C75" w:rsidRDefault="00CE2C75" w:rsidP="003C1ABA">
      <w:pPr>
        <w:pStyle w:val="NoSpacing"/>
        <w:rPr>
          <w:rFonts w:ascii="Times New Roman" w:hAnsi="Times New Roman"/>
        </w:rPr>
      </w:pPr>
    </w:p>
    <w:p w:rsidR="00CE2C75" w:rsidRPr="00CE2C75" w:rsidRDefault="00CE2C75" w:rsidP="00CE2C75"/>
    <w:p w:rsidR="00CE2C75" w:rsidRPr="00CE2C75" w:rsidRDefault="00CE2C75" w:rsidP="00CE2C75"/>
    <w:p w:rsidR="00CE2C75" w:rsidRPr="00CE2C75" w:rsidRDefault="00CE2C75" w:rsidP="00CE2C75"/>
    <w:p w:rsidR="00CE2C75" w:rsidRPr="00CE2C75" w:rsidRDefault="00CE2C75" w:rsidP="00CE2C75"/>
    <w:p w:rsidR="00CE2C75" w:rsidRPr="00CE2C75" w:rsidRDefault="00CE2C75" w:rsidP="00CE2C75"/>
    <w:p w:rsidR="00CE2C75" w:rsidRPr="00CE2C75" w:rsidRDefault="00CE2C75" w:rsidP="00CE2C75"/>
    <w:p w:rsidR="00CE2C75" w:rsidRPr="00CE2C75" w:rsidRDefault="00CE2C75" w:rsidP="00CE2C75"/>
    <w:p w:rsidR="00CE2C75" w:rsidRDefault="00CE2C75" w:rsidP="00CE2C75"/>
    <w:p w:rsidR="00CE2C75" w:rsidRDefault="00CE2C75" w:rsidP="00CE2C75">
      <w:pPr>
        <w:tabs>
          <w:tab w:val="left" w:pos="6735"/>
        </w:tabs>
      </w:pPr>
      <w:r>
        <w:tab/>
      </w:r>
    </w:p>
    <w:p w:rsidR="003C1ABA" w:rsidRPr="00CE2C75" w:rsidRDefault="00CE2C75" w:rsidP="00CE2C75">
      <w:pPr>
        <w:tabs>
          <w:tab w:val="left" w:pos="6735"/>
        </w:tabs>
        <w:sectPr w:rsidR="003C1ABA" w:rsidRPr="00CE2C75" w:rsidSect="002522B0">
          <w:headerReference w:type="default" r:id="rId11"/>
          <w:footerReference w:type="default" r:id="rId12"/>
          <w:type w:val="continuous"/>
          <w:pgSz w:w="12240" w:h="15840"/>
          <w:pgMar w:top="1440" w:right="1440" w:bottom="1440" w:left="1440" w:header="720" w:footer="720" w:gutter="0"/>
          <w:cols w:space="720"/>
          <w:titlePg/>
          <w:docGrid w:linePitch="360"/>
        </w:sectPr>
      </w:pPr>
      <w:r>
        <w:tab/>
      </w:r>
    </w:p>
    <w:tbl>
      <w:tblPr>
        <w:tblW w:w="5000" w:type="pct"/>
        <w:jc w:val="center"/>
        <w:tblLook w:val="00A0" w:firstRow="1" w:lastRow="0" w:firstColumn="1" w:lastColumn="0" w:noHBand="0" w:noVBand="0"/>
      </w:tblPr>
      <w:tblGrid>
        <w:gridCol w:w="9297"/>
      </w:tblGrid>
      <w:tr w:rsidR="00653F66" w:rsidRPr="00ED45E2" w:rsidTr="00653F66">
        <w:trPr>
          <w:trHeight w:val="360"/>
          <w:jc w:val="center"/>
        </w:trPr>
        <w:tc>
          <w:tcPr>
            <w:tcW w:w="5000" w:type="pct"/>
            <w:vAlign w:val="center"/>
          </w:tcPr>
          <w:p w:rsidR="00653F66" w:rsidRPr="00010AE1" w:rsidRDefault="00653F66" w:rsidP="003C1ABA">
            <w:pPr>
              <w:pStyle w:val="NoSpacing"/>
              <w:rPr>
                <w:rFonts w:ascii="Times New Roman" w:hAnsi="Times New Roman"/>
              </w:rPr>
            </w:pPr>
          </w:p>
          <w:p w:rsidR="00653F66" w:rsidRPr="00010AE1" w:rsidRDefault="00653F66" w:rsidP="00653F66">
            <w:pPr>
              <w:pStyle w:val="NoSpacing"/>
              <w:jc w:val="center"/>
              <w:rPr>
                <w:rFonts w:ascii="Times New Roman" w:hAnsi="Times New Roman"/>
              </w:rPr>
            </w:pPr>
          </w:p>
          <w:p w:rsidR="00653F66" w:rsidRPr="00010AE1" w:rsidRDefault="00653F66" w:rsidP="00653F66">
            <w:pPr>
              <w:pStyle w:val="NoSpacing"/>
              <w:jc w:val="center"/>
              <w:rPr>
                <w:rFonts w:ascii="Times New Roman" w:hAnsi="Times New Roman"/>
              </w:rPr>
            </w:pPr>
          </w:p>
        </w:tc>
      </w:tr>
    </w:tbl>
    <w:p w:rsidR="002522B0" w:rsidRPr="00E677B4" w:rsidRDefault="002522B0" w:rsidP="002522B0">
      <w:pPr>
        <w:pStyle w:val="xFMHead2"/>
      </w:pPr>
      <w:r w:rsidRPr="00674C51">
        <w:t>Revision history</w:t>
      </w:r>
    </w:p>
    <w:tbl>
      <w:tblPr>
        <w:tblStyle w:val="FormatA"/>
        <w:tblW w:w="9318" w:type="dxa"/>
        <w:tblInd w:w="85" w:type="dxa"/>
        <w:tblLook w:val="04A0" w:firstRow="1" w:lastRow="0" w:firstColumn="1" w:lastColumn="0" w:noHBand="0" w:noVBand="1"/>
      </w:tblPr>
      <w:tblGrid>
        <w:gridCol w:w="2111"/>
        <w:gridCol w:w="1890"/>
        <w:gridCol w:w="5317"/>
      </w:tblGrid>
      <w:tr w:rsidR="002522B0" w:rsidRPr="00674C51" w:rsidTr="004D201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</w:trPr>
        <w:tc>
          <w:tcPr>
            <w:tcW w:w="2111" w:type="dxa"/>
          </w:tcPr>
          <w:p w:rsidR="002522B0" w:rsidRPr="00674C51" w:rsidRDefault="002522B0" w:rsidP="0051468E">
            <w:pPr>
              <w:pStyle w:val="TH-TableHeading"/>
            </w:pPr>
            <w:r w:rsidRPr="00674C51">
              <w:t>Revision</w:t>
            </w:r>
          </w:p>
        </w:tc>
        <w:tc>
          <w:tcPr>
            <w:tcW w:w="1890" w:type="dxa"/>
          </w:tcPr>
          <w:p w:rsidR="002522B0" w:rsidRPr="00674C51" w:rsidRDefault="002522B0" w:rsidP="0051468E">
            <w:pPr>
              <w:pStyle w:val="TH-TableHeading"/>
            </w:pPr>
            <w:r w:rsidRPr="00674C51">
              <w:t>Date</w:t>
            </w:r>
          </w:p>
        </w:tc>
        <w:tc>
          <w:tcPr>
            <w:tcW w:w="5317" w:type="dxa"/>
          </w:tcPr>
          <w:p w:rsidR="002522B0" w:rsidRPr="00674C51" w:rsidRDefault="002522B0" w:rsidP="0051468E">
            <w:pPr>
              <w:pStyle w:val="TH-TableHeading"/>
            </w:pPr>
            <w:r w:rsidRPr="00674C51">
              <w:t>Description</w:t>
            </w:r>
          </w:p>
        </w:tc>
      </w:tr>
      <w:tr w:rsidR="002522B0" w:rsidRPr="00674C51" w:rsidTr="004D201D">
        <w:tc>
          <w:tcPr>
            <w:tcW w:w="2111" w:type="dxa"/>
          </w:tcPr>
          <w:p w:rsidR="002522B0" w:rsidRPr="00674C51" w:rsidRDefault="002522B0" w:rsidP="0051468E">
            <w:pPr>
              <w:pStyle w:val="TC-TableBodyCenter"/>
            </w:pPr>
            <w:r w:rsidRPr="00674C51">
              <w:t>A</w:t>
            </w:r>
          </w:p>
        </w:tc>
        <w:tc>
          <w:tcPr>
            <w:tcW w:w="1890" w:type="dxa"/>
          </w:tcPr>
          <w:p w:rsidR="002522B0" w:rsidRPr="00674C51" w:rsidRDefault="002522B0" w:rsidP="0051468E">
            <w:pPr>
              <w:pStyle w:val="TC-TableBodyCenter"/>
            </w:pPr>
          </w:p>
        </w:tc>
        <w:tc>
          <w:tcPr>
            <w:tcW w:w="5317" w:type="dxa"/>
          </w:tcPr>
          <w:p w:rsidR="002522B0" w:rsidRPr="00674C51" w:rsidRDefault="002522B0" w:rsidP="0051468E">
            <w:pPr>
              <w:pStyle w:val="TB-TableBody"/>
            </w:pPr>
            <w:r w:rsidRPr="00674C51">
              <w:t>Initial release</w:t>
            </w:r>
          </w:p>
        </w:tc>
      </w:tr>
    </w:tbl>
    <w:p w:rsidR="00CE2C75" w:rsidRDefault="00CE2C75" w:rsidP="00653F66">
      <w:pPr>
        <w:rPr>
          <w:rFonts w:ascii="Times New Roman" w:hAnsi="Times New Roman" w:cs="Times New Roman"/>
        </w:rPr>
      </w:pPr>
    </w:p>
    <w:p w:rsidR="00CE2C75" w:rsidRPr="00CE2C75" w:rsidRDefault="00CE2C75" w:rsidP="00CE2C75">
      <w:pPr>
        <w:rPr>
          <w:rFonts w:ascii="Times New Roman" w:hAnsi="Times New Roman" w:cs="Times New Roman"/>
        </w:rPr>
      </w:pPr>
    </w:p>
    <w:p w:rsidR="00CE2C75" w:rsidRDefault="00CE2C75" w:rsidP="00CE2C75">
      <w:pPr>
        <w:rPr>
          <w:rFonts w:ascii="Times New Roman" w:hAnsi="Times New Roman" w:cs="Times New Roman"/>
        </w:rPr>
      </w:pPr>
    </w:p>
    <w:p w:rsidR="00CE2C75" w:rsidRDefault="00CE2C75" w:rsidP="00CE2C75">
      <w:pPr>
        <w:rPr>
          <w:rFonts w:ascii="Times New Roman" w:hAnsi="Times New Roman" w:cs="Times New Roman"/>
        </w:rPr>
      </w:pPr>
    </w:p>
    <w:p w:rsidR="002522B0" w:rsidRPr="00CE2C75" w:rsidRDefault="00CE2C75" w:rsidP="00CE2C75">
      <w:pPr>
        <w:tabs>
          <w:tab w:val="left" w:pos="648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</w:p>
    <w:tbl>
      <w:tblPr>
        <w:tblpPr w:leftFromText="187" w:rightFromText="187" w:horzAnchor="margin" w:tblpXSpec="center" w:tblpYSpec="bottom"/>
        <w:tblW w:w="5000" w:type="pct"/>
        <w:tblLook w:val="00A0" w:firstRow="1" w:lastRow="0" w:firstColumn="1" w:lastColumn="0" w:noHBand="0" w:noVBand="0"/>
      </w:tblPr>
      <w:tblGrid>
        <w:gridCol w:w="9297"/>
      </w:tblGrid>
      <w:tr w:rsidR="00653F66" w:rsidRPr="00ED45E2" w:rsidTr="00653F66">
        <w:tc>
          <w:tcPr>
            <w:tcW w:w="5000" w:type="pct"/>
          </w:tcPr>
          <w:p w:rsidR="00653F66" w:rsidRPr="00010AE1" w:rsidRDefault="00653F66" w:rsidP="00653F66">
            <w:pPr>
              <w:pStyle w:val="NoSpacing"/>
              <w:rPr>
                <w:rFonts w:ascii="Times New Roman" w:hAnsi="Times New Roman"/>
              </w:rPr>
            </w:pPr>
          </w:p>
        </w:tc>
      </w:tr>
    </w:tbl>
    <w:p w:rsidR="002522B0" w:rsidRPr="002522B0" w:rsidRDefault="002522B0" w:rsidP="002522B0">
      <w:pPr>
        <w:pStyle w:val="Title"/>
        <w:tabs>
          <w:tab w:val="left" w:pos="2745"/>
        </w:tabs>
        <w:rPr>
          <w:rFonts w:ascii="Times New Roman" w:hAnsi="Times New Roman" w:cs="Times New Roman"/>
          <w:b/>
          <w:sz w:val="48"/>
        </w:rPr>
      </w:pPr>
    </w:p>
    <w:bookmarkStart w:id="0" w:name="_Toc526508105" w:displacedByCustomXml="next"/>
    <w:bookmarkStart w:id="1" w:name="_Toc528592542" w:displacedByCustomXml="next"/>
    <w:bookmarkStart w:id="2" w:name="_Toc528592623" w:displacedByCustomXml="next"/>
    <w:sdt>
      <w:sdtPr>
        <w:rPr>
          <w:rFonts w:asciiTheme="minorHAnsi" w:eastAsiaTheme="minorHAnsi" w:hAnsiTheme="minorHAnsi" w:cstheme="minorBidi"/>
          <w:color w:val="auto"/>
          <w:sz w:val="24"/>
          <w:szCs w:val="22"/>
        </w:rPr>
        <w:id w:val="502092371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3C1ABA" w:rsidRPr="002B3C9A" w:rsidRDefault="003C1ABA" w:rsidP="009530AA">
          <w:pPr>
            <w:pStyle w:val="Heading1"/>
            <w:pBdr>
              <w:bottom w:val="single" w:sz="18" w:space="5" w:color="3167A9"/>
            </w:pBdr>
            <w:spacing w:before="480" w:after="240" w:line="240" w:lineRule="auto"/>
            <w:ind w:left="180"/>
            <w:rPr>
              <w:rFonts w:ascii="Arial" w:hAnsi="Arial" w:cs="Arial"/>
              <w:b/>
              <w:color w:val="auto"/>
              <w:sz w:val="48"/>
              <w:szCs w:val="48"/>
            </w:rPr>
          </w:pPr>
          <w:r w:rsidRPr="002B3C9A">
            <w:rPr>
              <w:rFonts w:ascii="Arial" w:hAnsi="Arial" w:cs="Arial"/>
              <w:b/>
              <w:color w:val="auto"/>
              <w:sz w:val="48"/>
              <w:szCs w:val="48"/>
            </w:rPr>
            <w:t>Contents</w:t>
          </w:r>
          <w:bookmarkEnd w:id="2"/>
          <w:bookmarkEnd w:id="1"/>
          <w:bookmarkEnd w:id="0"/>
        </w:p>
        <w:p w:rsidR="00B86C80" w:rsidRPr="00B86C80" w:rsidRDefault="003C1ABA">
          <w:pPr>
            <w:pStyle w:val="TOC1"/>
            <w:tabs>
              <w:tab w:val="right" w:leader="dot" w:pos="9287"/>
            </w:tabs>
            <w:rPr>
              <w:rFonts w:ascii="Arial" w:eastAsiaTheme="minorEastAsia" w:hAnsi="Arial" w:cs="Arial"/>
              <w:b/>
              <w:noProof/>
              <w:sz w:val="18"/>
              <w:szCs w:val="18"/>
            </w:rPr>
          </w:pPr>
          <w:r w:rsidRPr="00B86C80">
            <w:rPr>
              <w:rFonts w:ascii="Arial" w:hAnsi="Arial" w:cs="Arial"/>
              <w:bCs/>
              <w:noProof/>
              <w:sz w:val="18"/>
              <w:szCs w:val="18"/>
            </w:rPr>
            <w:fldChar w:fldCharType="begin"/>
          </w:r>
          <w:r w:rsidRPr="00B86C80">
            <w:rPr>
              <w:rFonts w:ascii="Arial" w:hAnsi="Arial" w:cs="Arial"/>
              <w:bCs/>
              <w:noProof/>
              <w:sz w:val="18"/>
              <w:szCs w:val="18"/>
            </w:rPr>
            <w:instrText xml:space="preserve"> TOC \o "1-3" \h \z \u </w:instrText>
          </w:r>
          <w:r w:rsidRPr="00B86C80">
            <w:rPr>
              <w:rFonts w:ascii="Arial" w:hAnsi="Arial" w:cs="Arial"/>
              <w:bCs/>
              <w:noProof/>
              <w:sz w:val="18"/>
              <w:szCs w:val="18"/>
            </w:rPr>
            <w:fldChar w:fldCharType="separate"/>
          </w:r>
        </w:p>
        <w:p w:rsidR="00B86C80" w:rsidRPr="00B86C80" w:rsidRDefault="003F5271" w:rsidP="00B86C80">
          <w:pPr>
            <w:pStyle w:val="TOC1"/>
            <w:tabs>
              <w:tab w:val="left" w:pos="440"/>
              <w:tab w:val="right" w:leader="dot" w:pos="9287"/>
            </w:tabs>
            <w:ind w:left="270"/>
            <w:rPr>
              <w:rFonts w:ascii="Arial" w:eastAsiaTheme="minorEastAsia" w:hAnsi="Arial" w:cs="Arial"/>
              <w:b/>
              <w:noProof/>
              <w:sz w:val="18"/>
              <w:szCs w:val="18"/>
            </w:rPr>
          </w:pPr>
          <w:hyperlink w:anchor="_Toc528592624" w:history="1">
            <w:r w:rsidR="00B86C80" w:rsidRPr="00B86C80">
              <w:rPr>
                <w:rStyle w:val="Hyperlink"/>
                <w:rFonts w:ascii="Arial" w:hAnsi="Arial" w:cs="Arial"/>
                <w:b/>
                <w:noProof/>
                <w:sz w:val="18"/>
                <w:szCs w:val="18"/>
              </w:rPr>
              <w:t>1.</w:t>
            </w:r>
            <w:r w:rsidR="00B86C80" w:rsidRPr="00B86C80">
              <w:rPr>
                <w:rFonts w:ascii="Arial" w:eastAsiaTheme="minorEastAsia" w:hAnsi="Arial" w:cs="Arial"/>
                <w:b/>
                <w:noProof/>
                <w:sz w:val="18"/>
                <w:szCs w:val="18"/>
              </w:rPr>
              <w:tab/>
            </w:r>
            <w:r w:rsidR="00B86C80" w:rsidRPr="00B86C80">
              <w:rPr>
                <w:rStyle w:val="Hyperlink"/>
                <w:rFonts w:ascii="Arial" w:hAnsi="Arial" w:cs="Arial"/>
                <w:b/>
                <w:noProof/>
                <w:sz w:val="18"/>
                <w:szCs w:val="18"/>
              </w:rPr>
              <w:t>Introduction</w:t>
            </w:r>
            <w:r w:rsidR="00B86C80" w:rsidRPr="00B86C80">
              <w:rPr>
                <w:rFonts w:ascii="Arial" w:hAnsi="Arial" w:cs="Arial"/>
                <w:b/>
                <w:noProof/>
                <w:webHidden/>
                <w:sz w:val="18"/>
                <w:szCs w:val="18"/>
              </w:rPr>
              <w:tab/>
            </w:r>
            <w:r w:rsidR="00B86C80" w:rsidRPr="00B86C80">
              <w:rPr>
                <w:rFonts w:ascii="Arial" w:hAnsi="Arial" w:cs="Arial"/>
                <w:b/>
                <w:noProof/>
                <w:webHidden/>
                <w:sz w:val="18"/>
                <w:szCs w:val="18"/>
              </w:rPr>
              <w:fldChar w:fldCharType="begin"/>
            </w:r>
            <w:r w:rsidR="00B86C80" w:rsidRPr="00B86C80">
              <w:rPr>
                <w:rFonts w:ascii="Arial" w:hAnsi="Arial" w:cs="Arial"/>
                <w:b/>
                <w:noProof/>
                <w:webHidden/>
                <w:sz w:val="18"/>
                <w:szCs w:val="18"/>
              </w:rPr>
              <w:instrText xml:space="preserve"> PAGEREF _Toc528592624 \h </w:instrText>
            </w:r>
            <w:r w:rsidR="00B86C80" w:rsidRPr="00B86C80">
              <w:rPr>
                <w:rFonts w:ascii="Arial" w:hAnsi="Arial" w:cs="Arial"/>
                <w:b/>
                <w:noProof/>
                <w:webHidden/>
                <w:sz w:val="18"/>
                <w:szCs w:val="18"/>
              </w:rPr>
            </w:r>
            <w:r w:rsidR="00B86C80" w:rsidRPr="00B86C80">
              <w:rPr>
                <w:rFonts w:ascii="Arial" w:hAnsi="Arial" w:cs="Arial"/>
                <w:b/>
                <w:noProof/>
                <w:webHidden/>
                <w:sz w:val="18"/>
                <w:szCs w:val="18"/>
              </w:rPr>
              <w:fldChar w:fldCharType="separate"/>
            </w:r>
            <w:r w:rsidR="00D1595A">
              <w:rPr>
                <w:rFonts w:ascii="Arial" w:hAnsi="Arial" w:cs="Arial"/>
                <w:b/>
                <w:noProof/>
                <w:webHidden/>
                <w:sz w:val="18"/>
                <w:szCs w:val="18"/>
              </w:rPr>
              <w:t>5</w:t>
            </w:r>
            <w:r w:rsidR="00B86C80" w:rsidRPr="00B86C80">
              <w:rPr>
                <w:rFonts w:ascii="Arial" w:hAnsi="Arial" w:cs="Arial"/>
                <w:b/>
                <w:noProof/>
                <w:webHidden/>
                <w:sz w:val="18"/>
                <w:szCs w:val="18"/>
              </w:rPr>
              <w:fldChar w:fldCharType="end"/>
            </w:r>
          </w:hyperlink>
        </w:p>
        <w:p w:rsidR="00B86C80" w:rsidRPr="00B86C80" w:rsidRDefault="003F5271" w:rsidP="00B86C80">
          <w:pPr>
            <w:pStyle w:val="TOC2"/>
            <w:tabs>
              <w:tab w:val="clear" w:pos="9350"/>
              <w:tab w:val="right" w:leader="dot" w:pos="9000"/>
            </w:tabs>
            <w:ind w:left="-90" w:firstLine="540"/>
            <w:rPr>
              <w:rFonts w:ascii="Arial" w:eastAsiaTheme="minorEastAsia" w:hAnsi="Arial" w:cs="Arial"/>
              <w:noProof/>
              <w:sz w:val="18"/>
              <w:szCs w:val="18"/>
            </w:rPr>
          </w:pPr>
          <w:hyperlink w:anchor="_Toc528592625" w:history="1">
            <w:r w:rsidR="00B86C80" w:rsidRPr="00B86C80">
              <w:rPr>
                <w:rStyle w:val="Hyperlink"/>
                <w:rFonts w:ascii="Arial" w:hAnsi="Arial" w:cs="Arial"/>
                <w:noProof/>
                <w:sz w:val="18"/>
                <w:szCs w:val="18"/>
              </w:rPr>
              <w:t>1.1.</w:t>
            </w:r>
            <w:r w:rsidR="00B86C80" w:rsidRPr="00B86C80">
              <w:rPr>
                <w:rFonts w:ascii="Arial" w:eastAsiaTheme="minorEastAsia" w:hAnsi="Arial" w:cs="Arial"/>
                <w:noProof/>
                <w:sz w:val="18"/>
                <w:szCs w:val="18"/>
              </w:rPr>
              <w:tab/>
            </w:r>
            <w:r w:rsidR="00B86C80" w:rsidRPr="00B86C80">
              <w:rPr>
                <w:rStyle w:val="Hyperlink"/>
                <w:rFonts w:ascii="Arial" w:hAnsi="Arial" w:cs="Arial"/>
                <w:noProof/>
                <w:sz w:val="18"/>
                <w:szCs w:val="18"/>
              </w:rPr>
              <w:t>Purpose</w:t>
            </w:r>
            <w:r w:rsidR="00B86C80" w:rsidRPr="00B86C80">
              <w:rPr>
                <w:rFonts w:ascii="Arial" w:hAnsi="Arial" w:cs="Arial"/>
                <w:noProof/>
                <w:webHidden/>
                <w:sz w:val="18"/>
                <w:szCs w:val="18"/>
              </w:rPr>
              <w:tab/>
            </w:r>
            <w:r w:rsidR="00B86C80" w:rsidRPr="00B86C80">
              <w:rPr>
                <w:rFonts w:ascii="Arial" w:hAnsi="Arial" w:cs="Arial"/>
                <w:noProof/>
                <w:webHidden/>
                <w:sz w:val="18"/>
                <w:szCs w:val="18"/>
              </w:rPr>
              <w:fldChar w:fldCharType="begin"/>
            </w:r>
            <w:r w:rsidR="00B86C80" w:rsidRPr="00B86C80">
              <w:rPr>
                <w:rFonts w:ascii="Arial" w:hAnsi="Arial" w:cs="Arial"/>
                <w:noProof/>
                <w:webHidden/>
                <w:sz w:val="18"/>
                <w:szCs w:val="18"/>
              </w:rPr>
              <w:instrText xml:space="preserve"> PAGEREF _Toc528592625 \h </w:instrText>
            </w:r>
            <w:r w:rsidR="00B86C80" w:rsidRPr="00B86C80">
              <w:rPr>
                <w:rFonts w:ascii="Arial" w:hAnsi="Arial" w:cs="Arial"/>
                <w:noProof/>
                <w:webHidden/>
                <w:sz w:val="18"/>
                <w:szCs w:val="18"/>
              </w:rPr>
            </w:r>
            <w:r w:rsidR="00B86C80" w:rsidRPr="00B86C80">
              <w:rPr>
                <w:rFonts w:ascii="Arial" w:hAnsi="Arial" w:cs="Arial"/>
                <w:noProof/>
                <w:webHidden/>
                <w:sz w:val="18"/>
                <w:szCs w:val="18"/>
              </w:rPr>
              <w:fldChar w:fldCharType="separate"/>
            </w:r>
            <w:r w:rsidR="00D1595A">
              <w:rPr>
                <w:rFonts w:ascii="Arial" w:hAnsi="Arial" w:cs="Arial"/>
                <w:noProof/>
                <w:webHidden/>
                <w:sz w:val="18"/>
                <w:szCs w:val="18"/>
              </w:rPr>
              <w:t>5</w:t>
            </w:r>
            <w:r w:rsidR="00B86C80" w:rsidRPr="00B86C80">
              <w:rPr>
                <w:rFonts w:ascii="Arial" w:hAnsi="Arial" w:cs="Arial"/>
                <w:noProof/>
                <w:webHidden/>
                <w:sz w:val="18"/>
                <w:szCs w:val="18"/>
              </w:rPr>
              <w:fldChar w:fldCharType="end"/>
            </w:r>
          </w:hyperlink>
        </w:p>
        <w:p w:rsidR="00B86C80" w:rsidRPr="00B86C80" w:rsidRDefault="003F5271" w:rsidP="00B86C80">
          <w:pPr>
            <w:pStyle w:val="TOC2"/>
            <w:tabs>
              <w:tab w:val="clear" w:pos="9350"/>
              <w:tab w:val="right" w:leader="dot" w:pos="9000"/>
            </w:tabs>
            <w:ind w:left="-90" w:firstLine="540"/>
            <w:rPr>
              <w:rFonts w:ascii="Arial" w:eastAsiaTheme="minorEastAsia" w:hAnsi="Arial" w:cs="Arial"/>
              <w:noProof/>
              <w:sz w:val="18"/>
              <w:szCs w:val="18"/>
            </w:rPr>
          </w:pPr>
          <w:hyperlink w:anchor="_Toc528592626" w:history="1">
            <w:r w:rsidR="00B86C80" w:rsidRPr="00B86C80">
              <w:rPr>
                <w:rStyle w:val="Hyperlink"/>
                <w:rFonts w:ascii="Arial" w:hAnsi="Arial" w:cs="Arial"/>
                <w:noProof/>
                <w:sz w:val="18"/>
                <w:szCs w:val="18"/>
              </w:rPr>
              <w:t>1.2.</w:t>
            </w:r>
            <w:r w:rsidR="00B86C80" w:rsidRPr="00B86C80">
              <w:rPr>
                <w:rFonts w:ascii="Arial" w:eastAsiaTheme="minorEastAsia" w:hAnsi="Arial" w:cs="Arial"/>
                <w:noProof/>
                <w:sz w:val="18"/>
                <w:szCs w:val="18"/>
              </w:rPr>
              <w:tab/>
            </w:r>
            <w:r w:rsidR="00B86C80" w:rsidRPr="00B86C80">
              <w:rPr>
                <w:rStyle w:val="Hyperlink"/>
                <w:rFonts w:ascii="Arial" w:hAnsi="Arial" w:cs="Arial"/>
                <w:noProof/>
                <w:sz w:val="18"/>
                <w:szCs w:val="18"/>
              </w:rPr>
              <w:t>Supported OS Versions</w:t>
            </w:r>
            <w:r w:rsidR="00B86C80" w:rsidRPr="00B86C80">
              <w:rPr>
                <w:rFonts w:ascii="Arial" w:hAnsi="Arial" w:cs="Arial"/>
                <w:noProof/>
                <w:webHidden/>
                <w:sz w:val="18"/>
                <w:szCs w:val="18"/>
              </w:rPr>
              <w:tab/>
            </w:r>
            <w:r w:rsidR="00B86C80" w:rsidRPr="00B86C80">
              <w:rPr>
                <w:rFonts w:ascii="Arial" w:hAnsi="Arial" w:cs="Arial"/>
                <w:noProof/>
                <w:webHidden/>
                <w:sz w:val="18"/>
                <w:szCs w:val="18"/>
              </w:rPr>
              <w:fldChar w:fldCharType="begin"/>
            </w:r>
            <w:r w:rsidR="00B86C80" w:rsidRPr="00B86C80">
              <w:rPr>
                <w:rFonts w:ascii="Arial" w:hAnsi="Arial" w:cs="Arial"/>
                <w:noProof/>
                <w:webHidden/>
                <w:sz w:val="18"/>
                <w:szCs w:val="18"/>
              </w:rPr>
              <w:instrText xml:space="preserve"> PAGEREF _Toc528592626 \h </w:instrText>
            </w:r>
            <w:r w:rsidR="00B86C80" w:rsidRPr="00B86C80">
              <w:rPr>
                <w:rFonts w:ascii="Arial" w:hAnsi="Arial" w:cs="Arial"/>
                <w:noProof/>
                <w:webHidden/>
                <w:sz w:val="18"/>
                <w:szCs w:val="18"/>
              </w:rPr>
            </w:r>
            <w:r w:rsidR="00B86C80" w:rsidRPr="00B86C80">
              <w:rPr>
                <w:rFonts w:ascii="Arial" w:hAnsi="Arial" w:cs="Arial"/>
                <w:noProof/>
                <w:webHidden/>
                <w:sz w:val="18"/>
                <w:szCs w:val="18"/>
              </w:rPr>
              <w:fldChar w:fldCharType="separate"/>
            </w:r>
            <w:r w:rsidR="00D1595A">
              <w:rPr>
                <w:rFonts w:ascii="Arial" w:hAnsi="Arial" w:cs="Arial"/>
                <w:noProof/>
                <w:webHidden/>
                <w:sz w:val="18"/>
                <w:szCs w:val="18"/>
              </w:rPr>
              <w:t>5</w:t>
            </w:r>
            <w:r w:rsidR="00B86C80" w:rsidRPr="00B86C80">
              <w:rPr>
                <w:rFonts w:ascii="Arial" w:hAnsi="Arial" w:cs="Arial"/>
                <w:noProof/>
                <w:webHidden/>
                <w:sz w:val="18"/>
                <w:szCs w:val="18"/>
              </w:rPr>
              <w:fldChar w:fldCharType="end"/>
            </w:r>
          </w:hyperlink>
        </w:p>
        <w:p w:rsidR="00B86C80" w:rsidRPr="00B86C80" w:rsidRDefault="003F5271" w:rsidP="00B86C80">
          <w:pPr>
            <w:pStyle w:val="TOC2"/>
            <w:tabs>
              <w:tab w:val="clear" w:pos="9350"/>
              <w:tab w:val="right" w:leader="dot" w:pos="9000"/>
            </w:tabs>
            <w:ind w:left="-90" w:firstLine="540"/>
            <w:rPr>
              <w:rFonts w:ascii="Arial" w:eastAsiaTheme="minorEastAsia" w:hAnsi="Arial" w:cs="Arial"/>
              <w:noProof/>
              <w:sz w:val="18"/>
              <w:szCs w:val="18"/>
            </w:rPr>
          </w:pPr>
          <w:hyperlink w:anchor="_Toc528592627" w:history="1">
            <w:r w:rsidR="00B86C80" w:rsidRPr="00B86C80">
              <w:rPr>
                <w:rStyle w:val="Hyperlink"/>
                <w:rFonts w:ascii="Arial" w:hAnsi="Arial" w:cs="Arial"/>
                <w:noProof/>
                <w:sz w:val="18"/>
                <w:szCs w:val="18"/>
              </w:rPr>
              <w:t>1.3.</w:t>
            </w:r>
            <w:r w:rsidR="00B86C80" w:rsidRPr="00B86C80">
              <w:rPr>
                <w:rFonts w:ascii="Arial" w:eastAsiaTheme="minorEastAsia" w:hAnsi="Arial" w:cs="Arial"/>
                <w:noProof/>
                <w:sz w:val="18"/>
                <w:szCs w:val="18"/>
              </w:rPr>
              <w:tab/>
            </w:r>
            <w:r w:rsidR="00B86C80" w:rsidRPr="00B86C80">
              <w:rPr>
                <w:rStyle w:val="Hyperlink"/>
                <w:rFonts w:ascii="Arial" w:hAnsi="Arial" w:cs="Arial"/>
                <w:noProof/>
                <w:sz w:val="18"/>
                <w:szCs w:val="18"/>
              </w:rPr>
              <w:t>Definitions, Acronyms, and Abbreviations</w:t>
            </w:r>
            <w:r w:rsidR="00B86C80" w:rsidRPr="00B86C80">
              <w:rPr>
                <w:rFonts w:ascii="Arial" w:hAnsi="Arial" w:cs="Arial"/>
                <w:noProof/>
                <w:webHidden/>
                <w:sz w:val="18"/>
                <w:szCs w:val="18"/>
              </w:rPr>
              <w:tab/>
            </w:r>
            <w:r w:rsidR="00B86C80" w:rsidRPr="00B86C80">
              <w:rPr>
                <w:rFonts w:ascii="Arial" w:hAnsi="Arial" w:cs="Arial"/>
                <w:noProof/>
                <w:webHidden/>
                <w:sz w:val="18"/>
                <w:szCs w:val="18"/>
              </w:rPr>
              <w:fldChar w:fldCharType="begin"/>
            </w:r>
            <w:r w:rsidR="00B86C80" w:rsidRPr="00B86C80">
              <w:rPr>
                <w:rFonts w:ascii="Arial" w:hAnsi="Arial" w:cs="Arial"/>
                <w:noProof/>
                <w:webHidden/>
                <w:sz w:val="18"/>
                <w:szCs w:val="18"/>
              </w:rPr>
              <w:instrText xml:space="preserve"> PAGEREF _Toc528592627 \h </w:instrText>
            </w:r>
            <w:r w:rsidR="00B86C80" w:rsidRPr="00B86C80">
              <w:rPr>
                <w:rFonts w:ascii="Arial" w:hAnsi="Arial" w:cs="Arial"/>
                <w:noProof/>
                <w:webHidden/>
                <w:sz w:val="18"/>
                <w:szCs w:val="18"/>
              </w:rPr>
            </w:r>
            <w:r w:rsidR="00B86C80" w:rsidRPr="00B86C80">
              <w:rPr>
                <w:rFonts w:ascii="Arial" w:hAnsi="Arial" w:cs="Arial"/>
                <w:noProof/>
                <w:webHidden/>
                <w:sz w:val="18"/>
                <w:szCs w:val="18"/>
              </w:rPr>
              <w:fldChar w:fldCharType="separate"/>
            </w:r>
            <w:r w:rsidR="00D1595A">
              <w:rPr>
                <w:rFonts w:ascii="Arial" w:hAnsi="Arial" w:cs="Arial"/>
                <w:noProof/>
                <w:webHidden/>
                <w:sz w:val="18"/>
                <w:szCs w:val="18"/>
              </w:rPr>
              <w:t>5</w:t>
            </w:r>
            <w:r w:rsidR="00B86C80" w:rsidRPr="00B86C80">
              <w:rPr>
                <w:rFonts w:ascii="Arial" w:hAnsi="Arial" w:cs="Arial"/>
                <w:noProof/>
                <w:webHidden/>
                <w:sz w:val="18"/>
                <w:szCs w:val="18"/>
              </w:rPr>
              <w:fldChar w:fldCharType="end"/>
            </w:r>
          </w:hyperlink>
        </w:p>
        <w:p w:rsidR="00B86C80" w:rsidRPr="00B86C80" w:rsidRDefault="003F5271" w:rsidP="00B86C80">
          <w:pPr>
            <w:pStyle w:val="TOC1"/>
            <w:tabs>
              <w:tab w:val="left" w:pos="440"/>
              <w:tab w:val="right" w:leader="dot" w:pos="9287"/>
            </w:tabs>
            <w:ind w:left="270"/>
            <w:rPr>
              <w:rFonts w:ascii="Arial" w:eastAsiaTheme="minorEastAsia" w:hAnsi="Arial" w:cs="Arial"/>
              <w:b/>
              <w:noProof/>
              <w:sz w:val="18"/>
              <w:szCs w:val="18"/>
            </w:rPr>
          </w:pPr>
          <w:hyperlink w:anchor="_Toc528592628" w:history="1">
            <w:r w:rsidR="00B86C80" w:rsidRPr="00B86C80">
              <w:rPr>
                <w:rStyle w:val="Hyperlink"/>
                <w:rFonts w:ascii="Arial" w:hAnsi="Arial" w:cs="Arial"/>
                <w:b/>
                <w:noProof/>
                <w:sz w:val="18"/>
                <w:szCs w:val="18"/>
              </w:rPr>
              <w:t>2.</w:t>
            </w:r>
            <w:r w:rsidR="00B86C80" w:rsidRPr="00B86C80">
              <w:rPr>
                <w:rFonts w:ascii="Arial" w:eastAsiaTheme="minorEastAsia" w:hAnsi="Arial" w:cs="Arial"/>
                <w:b/>
                <w:noProof/>
                <w:sz w:val="18"/>
                <w:szCs w:val="18"/>
              </w:rPr>
              <w:tab/>
            </w:r>
            <w:r w:rsidR="00B86C80" w:rsidRPr="00B86C80">
              <w:rPr>
                <w:rStyle w:val="Hyperlink"/>
                <w:rFonts w:ascii="Arial" w:hAnsi="Arial" w:cs="Arial"/>
                <w:b/>
                <w:noProof/>
                <w:sz w:val="18"/>
                <w:szCs w:val="18"/>
              </w:rPr>
              <w:t>App Description</w:t>
            </w:r>
            <w:r w:rsidR="00B86C80" w:rsidRPr="00B86C80">
              <w:rPr>
                <w:rFonts w:ascii="Arial" w:hAnsi="Arial" w:cs="Arial"/>
                <w:b/>
                <w:noProof/>
                <w:webHidden/>
                <w:sz w:val="18"/>
                <w:szCs w:val="18"/>
              </w:rPr>
              <w:tab/>
            </w:r>
            <w:r w:rsidR="00B86C80" w:rsidRPr="00B86C80">
              <w:rPr>
                <w:rFonts w:ascii="Arial" w:hAnsi="Arial" w:cs="Arial"/>
                <w:b/>
                <w:noProof/>
                <w:webHidden/>
                <w:sz w:val="18"/>
                <w:szCs w:val="18"/>
              </w:rPr>
              <w:fldChar w:fldCharType="begin"/>
            </w:r>
            <w:r w:rsidR="00B86C80" w:rsidRPr="00B86C80">
              <w:rPr>
                <w:rFonts w:ascii="Arial" w:hAnsi="Arial" w:cs="Arial"/>
                <w:b/>
                <w:noProof/>
                <w:webHidden/>
                <w:sz w:val="18"/>
                <w:szCs w:val="18"/>
              </w:rPr>
              <w:instrText xml:space="preserve"> PAGEREF _Toc528592628 \h </w:instrText>
            </w:r>
            <w:r w:rsidR="00B86C80" w:rsidRPr="00B86C80">
              <w:rPr>
                <w:rFonts w:ascii="Arial" w:hAnsi="Arial" w:cs="Arial"/>
                <w:b/>
                <w:noProof/>
                <w:webHidden/>
                <w:sz w:val="18"/>
                <w:szCs w:val="18"/>
              </w:rPr>
            </w:r>
            <w:r w:rsidR="00B86C80" w:rsidRPr="00B86C80">
              <w:rPr>
                <w:rFonts w:ascii="Arial" w:hAnsi="Arial" w:cs="Arial"/>
                <w:b/>
                <w:noProof/>
                <w:webHidden/>
                <w:sz w:val="18"/>
                <w:szCs w:val="18"/>
              </w:rPr>
              <w:fldChar w:fldCharType="separate"/>
            </w:r>
            <w:r w:rsidR="00D1595A">
              <w:rPr>
                <w:rFonts w:ascii="Arial" w:hAnsi="Arial" w:cs="Arial"/>
                <w:b/>
                <w:noProof/>
                <w:webHidden/>
                <w:sz w:val="18"/>
                <w:szCs w:val="18"/>
              </w:rPr>
              <w:t>6</w:t>
            </w:r>
            <w:r w:rsidR="00B86C80" w:rsidRPr="00B86C80">
              <w:rPr>
                <w:rFonts w:ascii="Arial" w:hAnsi="Arial" w:cs="Arial"/>
                <w:b/>
                <w:noProof/>
                <w:webHidden/>
                <w:sz w:val="18"/>
                <w:szCs w:val="18"/>
              </w:rPr>
              <w:fldChar w:fldCharType="end"/>
            </w:r>
          </w:hyperlink>
        </w:p>
        <w:p w:rsidR="00B86C80" w:rsidRPr="00B86C80" w:rsidRDefault="003F5271" w:rsidP="00B86C80">
          <w:pPr>
            <w:pStyle w:val="TOC1"/>
            <w:tabs>
              <w:tab w:val="left" w:pos="440"/>
              <w:tab w:val="right" w:leader="dot" w:pos="9287"/>
            </w:tabs>
            <w:ind w:left="270"/>
            <w:rPr>
              <w:rFonts w:ascii="Arial" w:eastAsiaTheme="minorEastAsia" w:hAnsi="Arial" w:cs="Arial"/>
              <w:b/>
              <w:noProof/>
              <w:sz w:val="18"/>
              <w:szCs w:val="18"/>
            </w:rPr>
          </w:pPr>
          <w:hyperlink w:anchor="_Toc528592629" w:history="1">
            <w:r w:rsidR="00B86C80" w:rsidRPr="00B86C80">
              <w:rPr>
                <w:rStyle w:val="Hyperlink"/>
                <w:rFonts w:ascii="Arial" w:hAnsi="Arial" w:cs="Arial"/>
                <w:b/>
                <w:caps/>
                <w:noProof/>
                <w:sz w:val="18"/>
                <w:szCs w:val="18"/>
              </w:rPr>
              <w:t>3.</w:t>
            </w:r>
            <w:r w:rsidR="00B86C80" w:rsidRPr="00B86C80">
              <w:rPr>
                <w:rFonts w:ascii="Arial" w:eastAsiaTheme="minorEastAsia" w:hAnsi="Arial" w:cs="Arial"/>
                <w:b/>
                <w:noProof/>
                <w:sz w:val="18"/>
                <w:szCs w:val="18"/>
              </w:rPr>
              <w:tab/>
            </w:r>
            <w:r w:rsidR="00B86C80" w:rsidRPr="00B86C80">
              <w:rPr>
                <w:rStyle w:val="Hyperlink"/>
                <w:rFonts w:ascii="Arial" w:hAnsi="Arial" w:cs="Arial"/>
                <w:b/>
                <w:noProof/>
                <w:sz w:val="18"/>
                <w:szCs w:val="18"/>
              </w:rPr>
              <w:t>App Navigation</w:t>
            </w:r>
            <w:r w:rsidR="00B86C80" w:rsidRPr="00B86C80">
              <w:rPr>
                <w:rFonts w:ascii="Arial" w:hAnsi="Arial" w:cs="Arial"/>
                <w:b/>
                <w:noProof/>
                <w:webHidden/>
                <w:sz w:val="18"/>
                <w:szCs w:val="18"/>
              </w:rPr>
              <w:tab/>
            </w:r>
            <w:r w:rsidR="00B86C80" w:rsidRPr="00B86C80">
              <w:rPr>
                <w:rFonts w:ascii="Arial" w:hAnsi="Arial" w:cs="Arial"/>
                <w:b/>
                <w:noProof/>
                <w:webHidden/>
                <w:sz w:val="18"/>
                <w:szCs w:val="18"/>
              </w:rPr>
              <w:fldChar w:fldCharType="begin"/>
            </w:r>
            <w:r w:rsidR="00B86C80" w:rsidRPr="00B86C80">
              <w:rPr>
                <w:rFonts w:ascii="Arial" w:hAnsi="Arial" w:cs="Arial"/>
                <w:b/>
                <w:noProof/>
                <w:webHidden/>
                <w:sz w:val="18"/>
                <w:szCs w:val="18"/>
              </w:rPr>
              <w:instrText xml:space="preserve"> PAGEREF _Toc528592629 \h </w:instrText>
            </w:r>
            <w:r w:rsidR="00B86C80" w:rsidRPr="00B86C80">
              <w:rPr>
                <w:rFonts w:ascii="Arial" w:hAnsi="Arial" w:cs="Arial"/>
                <w:b/>
                <w:noProof/>
                <w:webHidden/>
                <w:sz w:val="18"/>
                <w:szCs w:val="18"/>
              </w:rPr>
            </w:r>
            <w:r w:rsidR="00B86C80" w:rsidRPr="00B86C80">
              <w:rPr>
                <w:rFonts w:ascii="Arial" w:hAnsi="Arial" w:cs="Arial"/>
                <w:b/>
                <w:noProof/>
                <w:webHidden/>
                <w:sz w:val="18"/>
                <w:szCs w:val="18"/>
              </w:rPr>
              <w:fldChar w:fldCharType="separate"/>
            </w:r>
            <w:r w:rsidR="00D1595A">
              <w:rPr>
                <w:rFonts w:ascii="Arial" w:hAnsi="Arial" w:cs="Arial"/>
                <w:b/>
                <w:noProof/>
                <w:webHidden/>
                <w:sz w:val="18"/>
                <w:szCs w:val="18"/>
              </w:rPr>
              <w:t>7</w:t>
            </w:r>
            <w:r w:rsidR="00B86C80" w:rsidRPr="00B86C80">
              <w:rPr>
                <w:rFonts w:ascii="Arial" w:hAnsi="Arial" w:cs="Arial"/>
                <w:b/>
                <w:noProof/>
                <w:webHidden/>
                <w:sz w:val="18"/>
                <w:szCs w:val="18"/>
              </w:rPr>
              <w:fldChar w:fldCharType="end"/>
            </w:r>
          </w:hyperlink>
        </w:p>
        <w:p w:rsidR="00B86C80" w:rsidRPr="00B86C80" w:rsidRDefault="003F5271" w:rsidP="00B86C80">
          <w:pPr>
            <w:pStyle w:val="TOC2"/>
            <w:tabs>
              <w:tab w:val="clear" w:pos="9350"/>
              <w:tab w:val="right" w:leader="dot" w:pos="9000"/>
            </w:tabs>
            <w:ind w:left="-90" w:firstLine="540"/>
            <w:rPr>
              <w:rFonts w:ascii="Arial" w:eastAsiaTheme="minorEastAsia" w:hAnsi="Arial" w:cs="Arial"/>
              <w:noProof/>
              <w:sz w:val="18"/>
              <w:szCs w:val="18"/>
            </w:rPr>
          </w:pPr>
          <w:hyperlink w:anchor="_Toc528592630" w:history="1">
            <w:r w:rsidR="00B86C80" w:rsidRPr="00B86C80">
              <w:rPr>
                <w:rStyle w:val="Hyperlink"/>
                <w:rFonts w:ascii="Arial" w:hAnsi="Arial" w:cs="Arial"/>
                <w:noProof/>
                <w:sz w:val="18"/>
                <w:szCs w:val="18"/>
              </w:rPr>
              <w:t>3.1.Enter the IMEI</w:t>
            </w:r>
            <w:r w:rsidR="00B86C80" w:rsidRPr="00B86C80">
              <w:rPr>
                <w:rFonts w:ascii="Arial" w:hAnsi="Arial" w:cs="Arial"/>
                <w:noProof/>
                <w:webHidden/>
                <w:sz w:val="18"/>
                <w:szCs w:val="18"/>
              </w:rPr>
              <w:tab/>
            </w:r>
            <w:r w:rsidR="00B86C80" w:rsidRPr="00B86C80">
              <w:rPr>
                <w:rFonts w:ascii="Arial" w:hAnsi="Arial" w:cs="Arial"/>
                <w:noProof/>
                <w:webHidden/>
                <w:sz w:val="18"/>
                <w:szCs w:val="18"/>
              </w:rPr>
              <w:fldChar w:fldCharType="begin"/>
            </w:r>
            <w:r w:rsidR="00B86C80" w:rsidRPr="00B86C80">
              <w:rPr>
                <w:rFonts w:ascii="Arial" w:hAnsi="Arial" w:cs="Arial"/>
                <w:noProof/>
                <w:webHidden/>
                <w:sz w:val="18"/>
                <w:szCs w:val="18"/>
              </w:rPr>
              <w:instrText xml:space="preserve"> PAGEREF _Toc528592630 \h </w:instrText>
            </w:r>
            <w:r w:rsidR="00B86C80" w:rsidRPr="00B86C80">
              <w:rPr>
                <w:rFonts w:ascii="Arial" w:hAnsi="Arial" w:cs="Arial"/>
                <w:noProof/>
                <w:webHidden/>
                <w:sz w:val="18"/>
                <w:szCs w:val="18"/>
              </w:rPr>
            </w:r>
            <w:r w:rsidR="00B86C80" w:rsidRPr="00B86C80">
              <w:rPr>
                <w:rFonts w:ascii="Arial" w:hAnsi="Arial" w:cs="Arial"/>
                <w:noProof/>
                <w:webHidden/>
                <w:sz w:val="18"/>
                <w:szCs w:val="18"/>
              </w:rPr>
              <w:fldChar w:fldCharType="separate"/>
            </w:r>
            <w:r w:rsidR="00D1595A">
              <w:rPr>
                <w:rFonts w:ascii="Arial" w:hAnsi="Arial" w:cs="Arial"/>
                <w:noProof/>
                <w:webHidden/>
                <w:sz w:val="18"/>
                <w:szCs w:val="18"/>
              </w:rPr>
              <w:t>7</w:t>
            </w:r>
            <w:r w:rsidR="00B86C80" w:rsidRPr="00B86C80">
              <w:rPr>
                <w:rFonts w:ascii="Arial" w:hAnsi="Arial" w:cs="Arial"/>
                <w:noProof/>
                <w:webHidden/>
                <w:sz w:val="18"/>
                <w:szCs w:val="18"/>
              </w:rPr>
              <w:fldChar w:fldCharType="end"/>
            </w:r>
          </w:hyperlink>
        </w:p>
        <w:p w:rsidR="00B86C80" w:rsidRPr="00B86C80" w:rsidRDefault="003F5271" w:rsidP="00B86C80">
          <w:pPr>
            <w:pStyle w:val="TOC2"/>
            <w:tabs>
              <w:tab w:val="clear" w:pos="9350"/>
              <w:tab w:val="right" w:leader="dot" w:pos="9000"/>
            </w:tabs>
            <w:ind w:left="-90" w:firstLine="540"/>
            <w:rPr>
              <w:rFonts w:ascii="Arial" w:eastAsiaTheme="minorEastAsia" w:hAnsi="Arial" w:cs="Arial"/>
              <w:noProof/>
              <w:sz w:val="18"/>
              <w:szCs w:val="18"/>
            </w:rPr>
          </w:pPr>
          <w:hyperlink w:anchor="_Toc528592631" w:history="1">
            <w:r w:rsidR="00B86C80" w:rsidRPr="00B86C80">
              <w:rPr>
                <w:rStyle w:val="Hyperlink"/>
                <w:rFonts w:ascii="Arial" w:hAnsi="Arial" w:cs="Arial"/>
                <w:noProof/>
                <w:sz w:val="18"/>
                <w:szCs w:val="18"/>
              </w:rPr>
              <w:t>3.2.Scan Barcode</w:t>
            </w:r>
            <w:r w:rsidR="00B86C80" w:rsidRPr="00B86C80">
              <w:rPr>
                <w:rFonts w:ascii="Arial" w:hAnsi="Arial" w:cs="Arial"/>
                <w:noProof/>
                <w:webHidden/>
                <w:sz w:val="18"/>
                <w:szCs w:val="18"/>
              </w:rPr>
              <w:tab/>
            </w:r>
            <w:r w:rsidR="00B86C80" w:rsidRPr="00B86C80">
              <w:rPr>
                <w:rFonts w:ascii="Arial" w:hAnsi="Arial" w:cs="Arial"/>
                <w:noProof/>
                <w:webHidden/>
                <w:sz w:val="18"/>
                <w:szCs w:val="18"/>
              </w:rPr>
              <w:fldChar w:fldCharType="begin"/>
            </w:r>
            <w:r w:rsidR="00B86C80" w:rsidRPr="00B86C80">
              <w:rPr>
                <w:rFonts w:ascii="Arial" w:hAnsi="Arial" w:cs="Arial"/>
                <w:noProof/>
                <w:webHidden/>
                <w:sz w:val="18"/>
                <w:szCs w:val="18"/>
              </w:rPr>
              <w:instrText xml:space="preserve"> PAGEREF _Toc528592631 \h </w:instrText>
            </w:r>
            <w:r w:rsidR="00B86C80" w:rsidRPr="00B86C80">
              <w:rPr>
                <w:rFonts w:ascii="Arial" w:hAnsi="Arial" w:cs="Arial"/>
                <w:noProof/>
                <w:webHidden/>
                <w:sz w:val="18"/>
                <w:szCs w:val="18"/>
              </w:rPr>
            </w:r>
            <w:r w:rsidR="00B86C80" w:rsidRPr="00B86C80">
              <w:rPr>
                <w:rFonts w:ascii="Arial" w:hAnsi="Arial" w:cs="Arial"/>
                <w:noProof/>
                <w:webHidden/>
                <w:sz w:val="18"/>
                <w:szCs w:val="18"/>
              </w:rPr>
              <w:fldChar w:fldCharType="separate"/>
            </w:r>
            <w:r w:rsidR="00D1595A">
              <w:rPr>
                <w:rFonts w:ascii="Arial" w:hAnsi="Arial" w:cs="Arial"/>
                <w:noProof/>
                <w:webHidden/>
                <w:sz w:val="18"/>
                <w:szCs w:val="18"/>
              </w:rPr>
              <w:t>10</w:t>
            </w:r>
            <w:r w:rsidR="00B86C80" w:rsidRPr="00B86C80">
              <w:rPr>
                <w:rFonts w:ascii="Arial" w:hAnsi="Arial" w:cs="Arial"/>
                <w:noProof/>
                <w:webHidden/>
                <w:sz w:val="18"/>
                <w:szCs w:val="18"/>
              </w:rPr>
              <w:fldChar w:fldCharType="end"/>
            </w:r>
          </w:hyperlink>
        </w:p>
        <w:p w:rsidR="003C1ABA" w:rsidRPr="00B86C80" w:rsidRDefault="003C1ABA" w:rsidP="003C1ABA">
          <w:pPr>
            <w:pStyle w:val="xFMHead2"/>
            <w:rPr>
              <w:b w:val="0"/>
              <w:sz w:val="18"/>
              <w:szCs w:val="18"/>
            </w:rPr>
          </w:pPr>
          <w:r w:rsidRPr="00B86C80">
            <w:rPr>
              <w:b w:val="0"/>
              <w:bCs/>
              <w:noProof/>
              <w:sz w:val="18"/>
              <w:szCs w:val="18"/>
            </w:rPr>
            <w:fldChar w:fldCharType="end"/>
          </w:r>
          <w:r w:rsidRPr="00B86C80">
            <w:rPr>
              <w:b w:val="0"/>
              <w:sz w:val="18"/>
              <w:szCs w:val="18"/>
            </w:rPr>
            <w:t xml:space="preserve"> </w:t>
          </w:r>
        </w:p>
        <w:p w:rsidR="006F36D8" w:rsidRDefault="006F36D8" w:rsidP="003C1ABA">
          <w:pPr>
            <w:pStyle w:val="xFMHead2"/>
          </w:pPr>
        </w:p>
        <w:p w:rsidR="006F36D8" w:rsidRDefault="006F36D8" w:rsidP="003C1ABA">
          <w:pPr>
            <w:pStyle w:val="xFMHead2"/>
          </w:pPr>
        </w:p>
        <w:p w:rsidR="006F36D8" w:rsidRDefault="006F36D8" w:rsidP="003C1ABA">
          <w:pPr>
            <w:pStyle w:val="xFMHead2"/>
          </w:pPr>
        </w:p>
        <w:p w:rsidR="006F36D8" w:rsidRDefault="006F36D8" w:rsidP="003C1ABA">
          <w:pPr>
            <w:pStyle w:val="xFMHead2"/>
          </w:pPr>
        </w:p>
        <w:p w:rsidR="006F36D8" w:rsidRDefault="006F36D8" w:rsidP="003C1ABA">
          <w:pPr>
            <w:pStyle w:val="xFMHead2"/>
          </w:pPr>
        </w:p>
        <w:p w:rsidR="006F36D8" w:rsidRDefault="006F36D8" w:rsidP="003C1ABA">
          <w:pPr>
            <w:pStyle w:val="xFMHead2"/>
          </w:pPr>
        </w:p>
        <w:p w:rsidR="006F36D8" w:rsidRDefault="006F36D8" w:rsidP="003C1ABA">
          <w:pPr>
            <w:pStyle w:val="xFMHead2"/>
          </w:pPr>
        </w:p>
        <w:p w:rsidR="006F36D8" w:rsidRDefault="006F36D8" w:rsidP="003C1ABA">
          <w:pPr>
            <w:pStyle w:val="xFMHead2"/>
          </w:pPr>
        </w:p>
        <w:p w:rsidR="006F36D8" w:rsidRDefault="006F36D8" w:rsidP="003C1ABA">
          <w:pPr>
            <w:pStyle w:val="xFMHead2"/>
          </w:pPr>
        </w:p>
        <w:p w:rsidR="006F36D8" w:rsidRDefault="006F36D8" w:rsidP="003C1ABA">
          <w:pPr>
            <w:pStyle w:val="xFMHead2"/>
          </w:pPr>
        </w:p>
        <w:p w:rsidR="006B23DD" w:rsidRDefault="006B23DD" w:rsidP="003C1ABA">
          <w:pPr>
            <w:pStyle w:val="xFMHead2"/>
            <w:sectPr w:rsidR="006B23DD" w:rsidSect="00D61613">
              <w:headerReference w:type="first" r:id="rId13"/>
              <w:pgSz w:w="11907" w:h="16839" w:code="9"/>
              <w:pgMar w:top="1440" w:right="1440" w:bottom="1440" w:left="1170" w:header="720" w:footer="720" w:gutter="0"/>
              <w:cols w:space="720"/>
              <w:titlePg/>
              <w:docGrid w:linePitch="360"/>
            </w:sectPr>
          </w:pPr>
        </w:p>
        <w:p w:rsidR="008A62B1" w:rsidRDefault="008A62B1" w:rsidP="003C1ABA">
          <w:pPr>
            <w:pStyle w:val="xFMHead2"/>
          </w:pPr>
        </w:p>
        <w:p w:rsidR="00A4040A" w:rsidRDefault="003C1ABA" w:rsidP="00A4040A">
          <w:pPr>
            <w:pStyle w:val="xFMHead2"/>
            <w:rPr>
              <w:noProof/>
            </w:rPr>
          </w:pPr>
          <w:r w:rsidRPr="00674C51">
            <w:t>Figures</w:t>
          </w:r>
          <w:r w:rsidR="00A4040A">
            <w:rPr>
              <w:b w:val="0"/>
              <w:bCs/>
              <w:noProof/>
              <w:sz w:val="18"/>
              <w:szCs w:val="18"/>
            </w:rPr>
            <w:fldChar w:fldCharType="begin"/>
          </w:r>
          <w:r w:rsidR="00A4040A">
            <w:rPr>
              <w:b w:val="0"/>
              <w:bCs/>
              <w:noProof/>
              <w:sz w:val="18"/>
              <w:szCs w:val="18"/>
            </w:rPr>
            <w:instrText xml:space="preserve"> TOC \h \z \c "Figure" </w:instrText>
          </w:r>
          <w:r w:rsidR="00A4040A">
            <w:rPr>
              <w:b w:val="0"/>
              <w:bCs/>
              <w:noProof/>
              <w:sz w:val="18"/>
              <w:szCs w:val="18"/>
            </w:rPr>
            <w:fldChar w:fldCharType="separate"/>
          </w:r>
        </w:p>
        <w:p w:rsidR="00A4040A" w:rsidRPr="00A4040A" w:rsidRDefault="003F5271">
          <w:pPr>
            <w:pStyle w:val="TableofFigures"/>
            <w:tabs>
              <w:tab w:val="right" w:leader="dot" w:pos="9287"/>
            </w:tabs>
            <w:rPr>
              <w:rFonts w:ascii="Arial" w:eastAsiaTheme="minorEastAsia" w:hAnsi="Arial" w:cs="Arial"/>
              <w:noProof/>
              <w:sz w:val="18"/>
              <w:szCs w:val="18"/>
            </w:rPr>
          </w:pPr>
          <w:hyperlink w:anchor="_Toc527101177" w:history="1">
            <w:r w:rsidR="00A4040A" w:rsidRPr="00A4040A">
              <w:rPr>
                <w:rStyle w:val="Hyperlink"/>
                <w:rFonts w:ascii="Arial" w:hAnsi="Arial" w:cs="Arial"/>
                <w:noProof/>
                <w:sz w:val="18"/>
                <w:szCs w:val="18"/>
              </w:rPr>
              <w:t>Figure 1-Check IMEI Status</w:t>
            </w:r>
            <w:r w:rsidR="00A4040A" w:rsidRPr="00A4040A">
              <w:rPr>
                <w:rFonts w:ascii="Arial" w:hAnsi="Arial" w:cs="Arial"/>
                <w:noProof/>
                <w:webHidden/>
                <w:sz w:val="18"/>
                <w:szCs w:val="18"/>
              </w:rPr>
              <w:tab/>
            </w:r>
            <w:r w:rsidR="00A4040A" w:rsidRPr="00A4040A">
              <w:rPr>
                <w:rFonts w:ascii="Arial" w:hAnsi="Arial" w:cs="Arial"/>
                <w:noProof/>
                <w:webHidden/>
                <w:sz w:val="18"/>
                <w:szCs w:val="18"/>
              </w:rPr>
              <w:fldChar w:fldCharType="begin"/>
            </w:r>
            <w:r w:rsidR="00A4040A" w:rsidRPr="00A4040A">
              <w:rPr>
                <w:rFonts w:ascii="Arial" w:hAnsi="Arial" w:cs="Arial"/>
                <w:noProof/>
                <w:webHidden/>
                <w:sz w:val="18"/>
                <w:szCs w:val="18"/>
              </w:rPr>
              <w:instrText xml:space="preserve"> PAGEREF _Toc527101177 \h </w:instrText>
            </w:r>
            <w:r w:rsidR="00A4040A" w:rsidRPr="00A4040A">
              <w:rPr>
                <w:rFonts w:ascii="Arial" w:hAnsi="Arial" w:cs="Arial"/>
                <w:noProof/>
                <w:webHidden/>
                <w:sz w:val="18"/>
                <w:szCs w:val="18"/>
              </w:rPr>
            </w:r>
            <w:r w:rsidR="00A4040A" w:rsidRPr="00A4040A">
              <w:rPr>
                <w:rFonts w:ascii="Arial" w:hAnsi="Arial" w:cs="Arial"/>
                <w:noProof/>
                <w:webHidden/>
                <w:sz w:val="18"/>
                <w:szCs w:val="18"/>
              </w:rPr>
              <w:fldChar w:fldCharType="separate"/>
            </w:r>
            <w:r w:rsidR="00D1595A">
              <w:rPr>
                <w:rFonts w:ascii="Arial" w:hAnsi="Arial" w:cs="Arial"/>
                <w:noProof/>
                <w:webHidden/>
                <w:sz w:val="18"/>
                <w:szCs w:val="18"/>
              </w:rPr>
              <w:t>7</w:t>
            </w:r>
            <w:r w:rsidR="00A4040A" w:rsidRPr="00A4040A">
              <w:rPr>
                <w:rFonts w:ascii="Arial" w:hAnsi="Arial" w:cs="Arial"/>
                <w:noProof/>
                <w:webHidden/>
                <w:sz w:val="18"/>
                <w:szCs w:val="18"/>
              </w:rPr>
              <w:fldChar w:fldCharType="end"/>
            </w:r>
          </w:hyperlink>
        </w:p>
        <w:p w:rsidR="00A4040A" w:rsidRPr="00A4040A" w:rsidRDefault="003F5271">
          <w:pPr>
            <w:pStyle w:val="TableofFigures"/>
            <w:tabs>
              <w:tab w:val="right" w:leader="dot" w:pos="9287"/>
            </w:tabs>
            <w:rPr>
              <w:rFonts w:ascii="Arial" w:eastAsiaTheme="minorEastAsia" w:hAnsi="Arial" w:cs="Arial"/>
              <w:noProof/>
              <w:sz w:val="18"/>
              <w:szCs w:val="18"/>
            </w:rPr>
          </w:pPr>
          <w:hyperlink w:anchor="_Toc527101178" w:history="1">
            <w:r w:rsidR="00A4040A" w:rsidRPr="00A4040A">
              <w:rPr>
                <w:rStyle w:val="Hyperlink"/>
                <w:rFonts w:ascii="Arial" w:hAnsi="Arial" w:cs="Arial"/>
                <w:noProof/>
                <w:sz w:val="18"/>
                <w:szCs w:val="18"/>
              </w:rPr>
              <w:t>Figure 2-reCAPTCHA</w:t>
            </w:r>
            <w:r w:rsidR="00A4040A" w:rsidRPr="00A4040A">
              <w:rPr>
                <w:rFonts w:ascii="Arial" w:hAnsi="Arial" w:cs="Arial"/>
                <w:noProof/>
                <w:webHidden/>
                <w:sz w:val="18"/>
                <w:szCs w:val="18"/>
              </w:rPr>
              <w:tab/>
            </w:r>
            <w:r w:rsidR="00A4040A" w:rsidRPr="00A4040A">
              <w:rPr>
                <w:rFonts w:ascii="Arial" w:hAnsi="Arial" w:cs="Arial"/>
                <w:noProof/>
                <w:webHidden/>
                <w:sz w:val="18"/>
                <w:szCs w:val="18"/>
              </w:rPr>
              <w:fldChar w:fldCharType="begin"/>
            </w:r>
            <w:r w:rsidR="00A4040A" w:rsidRPr="00A4040A">
              <w:rPr>
                <w:rFonts w:ascii="Arial" w:hAnsi="Arial" w:cs="Arial"/>
                <w:noProof/>
                <w:webHidden/>
                <w:sz w:val="18"/>
                <w:szCs w:val="18"/>
              </w:rPr>
              <w:instrText xml:space="preserve"> PAGEREF _Toc527101178 \h </w:instrText>
            </w:r>
            <w:r w:rsidR="00A4040A" w:rsidRPr="00A4040A">
              <w:rPr>
                <w:rFonts w:ascii="Arial" w:hAnsi="Arial" w:cs="Arial"/>
                <w:noProof/>
                <w:webHidden/>
                <w:sz w:val="18"/>
                <w:szCs w:val="18"/>
              </w:rPr>
            </w:r>
            <w:r w:rsidR="00A4040A" w:rsidRPr="00A4040A">
              <w:rPr>
                <w:rFonts w:ascii="Arial" w:hAnsi="Arial" w:cs="Arial"/>
                <w:noProof/>
                <w:webHidden/>
                <w:sz w:val="18"/>
                <w:szCs w:val="18"/>
              </w:rPr>
              <w:fldChar w:fldCharType="separate"/>
            </w:r>
            <w:r w:rsidR="00D1595A">
              <w:rPr>
                <w:rFonts w:ascii="Arial" w:hAnsi="Arial" w:cs="Arial"/>
                <w:noProof/>
                <w:webHidden/>
                <w:sz w:val="18"/>
                <w:szCs w:val="18"/>
              </w:rPr>
              <w:t>8</w:t>
            </w:r>
            <w:r w:rsidR="00A4040A" w:rsidRPr="00A4040A">
              <w:rPr>
                <w:rFonts w:ascii="Arial" w:hAnsi="Arial" w:cs="Arial"/>
                <w:noProof/>
                <w:webHidden/>
                <w:sz w:val="18"/>
                <w:szCs w:val="18"/>
              </w:rPr>
              <w:fldChar w:fldCharType="end"/>
            </w:r>
          </w:hyperlink>
        </w:p>
        <w:p w:rsidR="00A4040A" w:rsidRPr="00A4040A" w:rsidRDefault="003F5271">
          <w:pPr>
            <w:pStyle w:val="TableofFigures"/>
            <w:tabs>
              <w:tab w:val="right" w:leader="dot" w:pos="9287"/>
            </w:tabs>
            <w:rPr>
              <w:rFonts w:ascii="Arial" w:eastAsiaTheme="minorEastAsia" w:hAnsi="Arial" w:cs="Arial"/>
              <w:noProof/>
              <w:sz w:val="18"/>
              <w:szCs w:val="18"/>
            </w:rPr>
          </w:pPr>
          <w:hyperlink w:anchor="_Toc527101179" w:history="1">
            <w:r w:rsidR="00A4040A" w:rsidRPr="00A4040A">
              <w:rPr>
                <w:rStyle w:val="Hyperlink"/>
                <w:rFonts w:ascii="Arial" w:hAnsi="Arial" w:cs="Arial"/>
                <w:noProof/>
                <w:sz w:val="18"/>
                <w:szCs w:val="18"/>
              </w:rPr>
              <w:t>Figure 3-Device Status</w:t>
            </w:r>
            <w:r w:rsidR="00A4040A" w:rsidRPr="00A4040A">
              <w:rPr>
                <w:rFonts w:ascii="Arial" w:hAnsi="Arial" w:cs="Arial"/>
                <w:noProof/>
                <w:webHidden/>
                <w:sz w:val="18"/>
                <w:szCs w:val="18"/>
              </w:rPr>
              <w:tab/>
            </w:r>
            <w:r w:rsidR="00A4040A" w:rsidRPr="00A4040A">
              <w:rPr>
                <w:rFonts w:ascii="Arial" w:hAnsi="Arial" w:cs="Arial"/>
                <w:noProof/>
                <w:webHidden/>
                <w:sz w:val="18"/>
                <w:szCs w:val="18"/>
              </w:rPr>
              <w:fldChar w:fldCharType="begin"/>
            </w:r>
            <w:r w:rsidR="00A4040A" w:rsidRPr="00A4040A">
              <w:rPr>
                <w:rFonts w:ascii="Arial" w:hAnsi="Arial" w:cs="Arial"/>
                <w:noProof/>
                <w:webHidden/>
                <w:sz w:val="18"/>
                <w:szCs w:val="18"/>
              </w:rPr>
              <w:instrText xml:space="preserve"> PAGEREF _Toc527101179 \h </w:instrText>
            </w:r>
            <w:r w:rsidR="00A4040A" w:rsidRPr="00A4040A">
              <w:rPr>
                <w:rFonts w:ascii="Arial" w:hAnsi="Arial" w:cs="Arial"/>
                <w:noProof/>
                <w:webHidden/>
                <w:sz w:val="18"/>
                <w:szCs w:val="18"/>
              </w:rPr>
            </w:r>
            <w:r w:rsidR="00A4040A" w:rsidRPr="00A4040A">
              <w:rPr>
                <w:rFonts w:ascii="Arial" w:hAnsi="Arial" w:cs="Arial"/>
                <w:noProof/>
                <w:webHidden/>
                <w:sz w:val="18"/>
                <w:szCs w:val="18"/>
              </w:rPr>
              <w:fldChar w:fldCharType="separate"/>
            </w:r>
            <w:r w:rsidR="00D1595A">
              <w:rPr>
                <w:rFonts w:ascii="Arial" w:hAnsi="Arial" w:cs="Arial"/>
                <w:noProof/>
                <w:webHidden/>
                <w:sz w:val="18"/>
                <w:szCs w:val="18"/>
              </w:rPr>
              <w:t>9</w:t>
            </w:r>
            <w:r w:rsidR="00A4040A" w:rsidRPr="00A4040A">
              <w:rPr>
                <w:rFonts w:ascii="Arial" w:hAnsi="Arial" w:cs="Arial"/>
                <w:noProof/>
                <w:webHidden/>
                <w:sz w:val="18"/>
                <w:szCs w:val="18"/>
              </w:rPr>
              <w:fldChar w:fldCharType="end"/>
            </w:r>
          </w:hyperlink>
        </w:p>
        <w:p w:rsidR="00A4040A" w:rsidRPr="00A4040A" w:rsidRDefault="003F5271">
          <w:pPr>
            <w:pStyle w:val="TableofFigures"/>
            <w:tabs>
              <w:tab w:val="right" w:leader="dot" w:pos="9287"/>
            </w:tabs>
            <w:rPr>
              <w:rFonts w:ascii="Arial" w:eastAsiaTheme="minorEastAsia" w:hAnsi="Arial" w:cs="Arial"/>
              <w:noProof/>
              <w:sz w:val="18"/>
              <w:szCs w:val="18"/>
            </w:rPr>
          </w:pPr>
          <w:hyperlink w:anchor="_Toc527101180" w:history="1">
            <w:r w:rsidR="00A4040A" w:rsidRPr="00A4040A">
              <w:rPr>
                <w:rStyle w:val="Hyperlink"/>
                <w:rFonts w:ascii="Arial" w:hAnsi="Arial" w:cs="Arial"/>
                <w:noProof/>
                <w:sz w:val="18"/>
                <w:szCs w:val="18"/>
              </w:rPr>
              <w:t>Figure 4-Scan Barcode Icon</w:t>
            </w:r>
            <w:r w:rsidR="00A4040A" w:rsidRPr="00A4040A">
              <w:rPr>
                <w:rFonts w:ascii="Arial" w:hAnsi="Arial" w:cs="Arial"/>
                <w:noProof/>
                <w:webHidden/>
                <w:sz w:val="18"/>
                <w:szCs w:val="18"/>
              </w:rPr>
              <w:tab/>
            </w:r>
            <w:r w:rsidR="00A4040A" w:rsidRPr="00A4040A">
              <w:rPr>
                <w:rFonts w:ascii="Arial" w:hAnsi="Arial" w:cs="Arial"/>
                <w:noProof/>
                <w:webHidden/>
                <w:sz w:val="18"/>
                <w:szCs w:val="18"/>
              </w:rPr>
              <w:fldChar w:fldCharType="begin"/>
            </w:r>
            <w:r w:rsidR="00A4040A" w:rsidRPr="00A4040A">
              <w:rPr>
                <w:rFonts w:ascii="Arial" w:hAnsi="Arial" w:cs="Arial"/>
                <w:noProof/>
                <w:webHidden/>
                <w:sz w:val="18"/>
                <w:szCs w:val="18"/>
              </w:rPr>
              <w:instrText xml:space="preserve"> PAGEREF _Toc527101180 \h </w:instrText>
            </w:r>
            <w:r w:rsidR="00A4040A" w:rsidRPr="00A4040A">
              <w:rPr>
                <w:rFonts w:ascii="Arial" w:hAnsi="Arial" w:cs="Arial"/>
                <w:noProof/>
                <w:webHidden/>
                <w:sz w:val="18"/>
                <w:szCs w:val="18"/>
              </w:rPr>
            </w:r>
            <w:r w:rsidR="00A4040A" w:rsidRPr="00A4040A">
              <w:rPr>
                <w:rFonts w:ascii="Arial" w:hAnsi="Arial" w:cs="Arial"/>
                <w:noProof/>
                <w:webHidden/>
                <w:sz w:val="18"/>
                <w:szCs w:val="18"/>
              </w:rPr>
              <w:fldChar w:fldCharType="separate"/>
            </w:r>
            <w:r w:rsidR="00D1595A">
              <w:rPr>
                <w:rFonts w:ascii="Arial" w:hAnsi="Arial" w:cs="Arial"/>
                <w:noProof/>
                <w:webHidden/>
                <w:sz w:val="18"/>
                <w:szCs w:val="18"/>
              </w:rPr>
              <w:t>10</w:t>
            </w:r>
            <w:r w:rsidR="00A4040A" w:rsidRPr="00A4040A">
              <w:rPr>
                <w:rFonts w:ascii="Arial" w:hAnsi="Arial" w:cs="Arial"/>
                <w:noProof/>
                <w:webHidden/>
                <w:sz w:val="18"/>
                <w:szCs w:val="18"/>
              </w:rPr>
              <w:fldChar w:fldCharType="end"/>
            </w:r>
          </w:hyperlink>
        </w:p>
        <w:p w:rsidR="00A4040A" w:rsidRPr="00A4040A" w:rsidRDefault="003F5271">
          <w:pPr>
            <w:pStyle w:val="TableofFigures"/>
            <w:tabs>
              <w:tab w:val="right" w:leader="dot" w:pos="9287"/>
            </w:tabs>
            <w:rPr>
              <w:rFonts w:ascii="Arial" w:eastAsiaTheme="minorEastAsia" w:hAnsi="Arial" w:cs="Arial"/>
              <w:noProof/>
              <w:sz w:val="18"/>
              <w:szCs w:val="18"/>
            </w:rPr>
          </w:pPr>
          <w:hyperlink w:anchor="_Toc527101181" w:history="1">
            <w:r w:rsidR="00A4040A" w:rsidRPr="00A4040A">
              <w:rPr>
                <w:rStyle w:val="Hyperlink"/>
                <w:rFonts w:ascii="Arial" w:hAnsi="Arial" w:cs="Arial"/>
                <w:noProof/>
                <w:sz w:val="18"/>
                <w:szCs w:val="18"/>
              </w:rPr>
              <w:t>Figure 5-Allow Button</w:t>
            </w:r>
            <w:r w:rsidR="00A4040A" w:rsidRPr="00A4040A">
              <w:rPr>
                <w:rFonts w:ascii="Arial" w:hAnsi="Arial" w:cs="Arial"/>
                <w:noProof/>
                <w:webHidden/>
                <w:sz w:val="18"/>
                <w:szCs w:val="18"/>
              </w:rPr>
              <w:tab/>
            </w:r>
            <w:r w:rsidR="00A4040A" w:rsidRPr="00A4040A">
              <w:rPr>
                <w:rFonts w:ascii="Arial" w:hAnsi="Arial" w:cs="Arial"/>
                <w:noProof/>
                <w:webHidden/>
                <w:sz w:val="18"/>
                <w:szCs w:val="18"/>
              </w:rPr>
              <w:fldChar w:fldCharType="begin"/>
            </w:r>
            <w:r w:rsidR="00A4040A" w:rsidRPr="00A4040A">
              <w:rPr>
                <w:rFonts w:ascii="Arial" w:hAnsi="Arial" w:cs="Arial"/>
                <w:noProof/>
                <w:webHidden/>
                <w:sz w:val="18"/>
                <w:szCs w:val="18"/>
              </w:rPr>
              <w:instrText xml:space="preserve"> PAGEREF _Toc527101181 \h </w:instrText>
            </w:r>
            <w:r w:rsidR="00A4040A" w:rsidRPr="00A4040A">
              <w:rPr>
                <w:rFonts w:ascii="Arial" w:hAnsi="Arial" w:cs="Arial"/>
                <w:noProof/>
                <w:webHidden/>
                <w:sz w:val="18"/>
                <w:szCs w:val="18"/>
              </w:rPr>
            </w:r>
            <w:r w:rsidR="00A4040A" w:rsidRPr="00A4040A">
              <w:rPr>
                <w:rFonts w:ascii="Arial" w:hAnsi="Arial" w:cs="Arial"/>
                <w:noProof/>
                <w:webHidden/>
                <w:sz w:val="18"/>
                <w:szCs w:val="18"/>
              </w:rPr>
              <w:fldChar w:fldCharType="separate"/>
            </w:r>
            <w:r w:rsidR="00D1595A">
              <w:rPr>
                <w:rFonts w:ascii="Arial" w:hAnsi="Arial" w:cs="Arial"/>
                <w:noProof/>
                <w:webHidden/>
                <w:sz w:val="18"/>
                <w:szCs w:val="18"/>
              </w:rPr>
              <w:t>11</w:t>
            </w:r>
            <w:r w:rsidR="00A4040A" w:rsidRPr="00A4040A">
              <w:rPr>
                <w:rFonts w:ascii="Arial" w:hAnsi="Arial" w:cs="Arial"/>
                <w:noProof/>
                <w:webHidden/>
                <w:sz w:val="18"/>
                <w:szCs w:val="18"/>
              </w:rPr>
              <w:fldChar w:fldCharType="end"/>
            </w:r>
          </w:hyperlink>
        </w:p>
        <w:p w:rsidR="00A4040A" w:rsidRPr="00A4040A" w:rsidRDefault="003F5271">
          <w:pPr>
            <w:pStyle w:val="TableofFigures"/>
            <w:tabs>
              <w:tab w:val="right" w:leader="dot" w:pos="9287"/>
            </w:tabs>
            <w:rPr>
              <w:rFonts w:ascii="Arial" w:eastAsiaTheme="minorEastAsia" w:hAnsi="Arial" w:cs="Arial"/>
              <w:noProof/>
              <w:sz w:val="18"/>
              <w:szCs w:val="18"/>
            </w:rPr>
          </w:pPr>
          <w:hyperlink w:anchor="_Toc527101182" w:history="1">
            <w:r w:rsidR="00A4040A" w:rsidRPr="00A4040A">
              <w:rPr>
                <w:rStyle w:val="Hyperlink"/>
                <w:rFonts w:ascii="Arial" w:hAnsi="Arial" w:cs="Arial"/>
                <w:noProof/>
                <w:sz w:val="18"/>
                <w:szCs w:val="18"/>
              </w:rPr>
              <w:t>Figure 6-Scan Barcode Window</w:t>
            </w:r>
            <w:r w:rsidR="00A4040A" w:rsidRPr="00A4040A">
              <w:rPr>
                <w:rFonts w:ascii="Arial" w:hAnsi="Arial" w:cs="Arial"/>
                <w:noProof/>
                <w:webHidden/>
                <w:sz w:val="18"/>
                <w:szCs w:val="18"/>
              </w:rPr>
              <w:tab/>
            </w:r>
            <w:r w:rsidR="00A4040A" w:rsidRPr="00A4040A">
              <w:rPr>
                <w:rFonts w:ascii="Arial" w:hAnsi="Arial" w:cs="Arial"/>
                <w:noProof/>
                <w:webHidden/>
                <w:sz w:val="18"/>
                <w:szCs w:val="18"/>
              </w:rPr>
              <w:fldChar w:fldCharType="begin"/>
            </w:r>
            <w:r w:rsidR="00A4040A" w:rsidRPr="00A4040A">
              <w:rPr>
                <w:rFonts w:ascii="Arial" w:hAnsi="Arial" w:cs="Arial"/>
                <w:noProof/>
                <w:webHidden/>
                <w:sz w:val="18"/>
                <w:szCs w:val="18"/>
              </w:rPr>
              <w:instrText xml:space="preserve"> PAGEREF _Toc527101182 \h </w:instrText>
            </w:r>
            <w:r w:rsidR="00A4040A" w:rsidRPr="00A4040A">
              <w:rPr>
                <w:rFonts w:ascii="Arial" w:hAnsi="Arial" w:cs="Arial"/>
                <w:noProof/>
                <w:webHidden/>
                <w:sz w:val="18"/>
                <w:szCs w:val="18"/>
              </w:rPr>
            </w:r>
            <w:r w:rsidR="00A4040A" w:rsidRPr="00A4040A">
              <w:rPr>
                <w:rFonts w:ascii="Arial" w:hAnsi="Arial" w:cs="Arial"/>
                <w:noProof/>
                <w:webHidden/>
                <w:sz w:val="18"/>
                <w:szCs w:val="18"/>
              </w:rPr>
              <w:fldChar w:fldCharType="separate"/>
            </w:r>
            <w:r w:rsidR="00D1595A">
              <w:rPr>
                <w:rFonts w:ascii="Arial" w:hAnsi="Arial" w:cs="Arial"/>
                <w:noProof/>
                <w:webHidden/>
                <w:sz w:val="18"/>
                <w:szCs w:val="18"/>
              </w:rPr>
              <w:t>12</w:t>
            </w:r>
            <w:r w:rsidR="00A4040A" w:rsidRPr="00A4040A">
              <w:rPr>
                <w:rFonts w:ascii="Arial" w:hAnsi="Arial" w:cs="Arial"/>
                <w:noProof/>
                <w:webHidden/>
                <w:sz w:val="18"/>
                <w:szCs w:val="18"/>
              </w:rPr>
              <w:fldChar w:fldCharType="end"/>
            </w:r>
          </w:hyperlink>
        </w:p>
        <w:p w:rsidR="00A4040A" w:rsidRPr="00A4040A" w:rsidRDefault="003F5271">
          <w:pPr>
            <w:pStyle w:val="TableofFigures"/>
            <w:tabs>
              <w:tab w:val="right" w:leader="dot" w:pos="9287"/>
            </w:tabs>
            <w:rPr>
              <w:rFonts w:ascii="Arial" w:eastAsiaTheme="minorEastAsia" w:hAnsi="Arial" w:cs="Arial"/>
              <w:noProof/>
              <w:sz w:val="18"/>
              <w:szCs w:val="18"/>
            </w:rPr>
          </w:pPr>
          <w:hyperlink w:anchor="_Toc527101183" w:history="1">
            <w:r w:rsidR="00A4040A" w:rsidRPr="00A4040A">
              <w:rPr>
                <w:rStyle w:val="Hyperlink"/>
                <w:rFonts w:ascii="Arial" w:hAnsi="Arial" w:cs="Arial"/>
                <w:noProof/>
                <w:sz w:val="18"/>
                <w:szCs w:val="18"/>
              </w:rPr>
              <w:t xml:space="preserve">Figure 7-Scanned </w:t>
            </w:r>
            <w:r w:rsidR="00642EE4">
              <w:rPr>
                <w:rStyle w:val="Hyperlink"/>
                <w:rFonts w:ascii="Arial" w:hAnsi="Arial" w:cs="Arial"/>
                <w:noProof/>
                <w:sz w:val="18"/>
                <w:szCs w:val="18"/>
              </w:rPr>
              <w:t>IMEI</w:t>
            </w:r>
            <w:r w:rsidR="00A4040A" w:rsidRPr="00A4040A">
              <w:rPr>
                <w:rFonts w:ascii="Arial" w:hAnsi="Arial" w:cs="Arial"/>
                <w:noProof/>
                <w:webHidden/>
                <w:sz w:val="18"/>
                <w:szCs w:val="18"/>
              </w:rPr>
              <w:tab/>
            </w:r>
            <w:r w:rsidR="00A4040A" w:rsidRPr="00A4040A">
              <w:rPr>
                <w:rFonts w:ascii="Arial" w:hAnsi="Arial" w:cs="Arial"/>
                <w:noProof/>
                <w:webHidden/>
                <w:sz w:val="18"/>
                <w:szCs w:val="18"/>
              </w:rPr>
              <w:fldChar w:fldCharType="begin"/>
            </w:r>
            <w:r w:rsidR="00A4040A" w:rsidRPr="00A4040A">
              <w:rPr>
                <w:rFonts w:ascii="Arial" w:hAnsi="Arial" w:cs="Arial"/>
                <w:noProof/>
                <w:webHidden/>
                <w:sz w:val="18"/>
                <w:szCs w:val="18"/>
              </w:rPr>
              <w:instrText xml:space="preserve"> PAGEREF _Toc527101183 \h </w:instrText>
            </w:r>
            <w:r w:rsidR="00A4040A" w:rsidRPr="00A4040A">
              <w:rPr>
                <w:rFonts w:ascii="Arial" w:hAnsi="Arial" w:cs="Arial"/>
                <w:noProof/>
                <w:webHidden/>
                <w:sz w:val="18"/>
                <w:szCs w:val="18"/>
              </w:rPr>
            </w:r>
            <w:r w:rsidR="00A4040A" w:rsidRPr="00A4040A">
              <w:rPr>
                <w:rFonts w:ascii="Arial" w:hAnsi="Arial" w:cs="Arial"/>
                <w:noProof/>
                <w:webHidden/>
                <w:sz w:val="18"/>
                <w:szCs w:val="18"/>
              </w:rPr>
              <w:fldChar w:fldCharType="separate"/>
            </w:r>
            <w:r w:rsidR="00D1595A">
              <w:rPr>
                <w:rFonts w:ascii="Arial" w:hAnsi="Arial" w:cs="Arial"/>
                <w:noProof/>
                <w:webHidden/>
                <w:sz w:val="18"/>
                <w:szCs w:val="18"/>
              </w:rPr>
              <w:t>13</w:t>
            </w:r>
            <w:r w:rsidR="00A4040A" w:rsidRPr="00A4040A">
              <w:rPr>
                <w:rFonts w:ascii="Arial" w:hAnsi="Arial" w:cs="Arial"/>
                <w:noProof/>
                <w:webHidden/>
                <w:sz w:val="18"/>
                <w:szCs w:val="18"/>
              </w:rPr>
              <w:fldChar w:fldCharType="end"/>
            </w:r>
          </w:hyperlink>
        </w:p>
        <w:p w:rsidR="00A4040A" w:rsidRPr="00A4040A" w:rsidRDefault="003F5271">
          <w:pPr>
            <w:pStyle w:val="TableofFigures"/>
            <w:tabs>
              <w:tab w:val="right" w:leader="dot" w:pos="9287"/>
            </w:tabs>
            <w:rPr>
              <w:rFonts w:ascii="Arial" w:eastAsiaTheme="minorEastAsia" w:hAnsi="Arial" w:cs="Arial"/>
              <w:noProof/>
              <w:sz w:val="18"/>
              <w:szCs w:val="18"/>
            </w:rPr>
          </w:pPr>
          <w:hyperlink w:anchor="_Toc527101184" w:history="1">
            <w:r w:rsidR="00A4040A" w:rsidRPr="00A4040A">
              <w:rPr>
                <w:rStyle w:val="Hyperlink"/>
                <w:rFonts w:ascii="Arial" w:hAnsi="Arial" w:cs="Arial"/>
                <w:noProof/>
                <w:sz w:val="18"/>
                <w:szCs w:val="18"/>
              </w:rPr>
              <w:t>Figure 8-reCAPTCHA Window</w:t>
            </w:r>
            <w:r w:rsidR="00A4040A" w:rsidRPr="00A4040A">
              <w:rPr>
                <w:rFonts w:ascii="Arial" w:hAnsi="Arial" w:cs="Arial"/>
                <w:noProof/>
                <w:webHidden/>
                <w:sz w:val="18"/>
                <w:szCs w:val="18"/>
              </w:rPr>
              <w:tab/>
            </w:r>
            <w:r w:rsidR="00A4040A" w:rsidRPr="00A4040A">
              <w:rPr>
                <w:rFonts w:ascii="Arial" w:hAnsi="Arial" w:cs="Arial"/>
                <w:noProof/>
                <w:webHidden/>
                <w:sz w:val="18"/>
                <w:szCs w:val="18"/>
              </w:rPr>
              <w:fldChar w:fldCharType="begin"/>
            </w:r>
            <w:r w:rsidR="00A4040A" w:rsidRPr="00A4040A">
              <w:rPr>
                <w:rFonts w:ascii="Arial" w:hAnsi="Arial" w:cs="Arial"/>
                <w:noProof/>
                <w:webHidden/>
                <w:sz w:val="18"/>
                <w:szCs w:val="18"/>
              </w:rPr>
              <w:instrText xml:space="preserve"> PAGEREF _Toc527101184 \h </w:instrText>
            </w:r>
            <w:r w:rsidR="00A4040A" w:rsidRPr="00A4040A">
              <w:rPr>
                <w:rFonts w:ascii="Arial" w:hAnsi="Arial" w:cs="Arial"/>
                <w:noProof/>
                <w:webHidden/>
                <w:sz w:val="18"/>
                <w:szCs w:val="18"/>
              </w:rPr>
            </w:r>
            <w:r w:rsidR="00A4040A" w:rsidRPr="00A4040A">
              <w:rPr>
                <w:rFonts w:ascii="Arial" w:hAnsi="Arial" w:cs="Arial"/>
                <w:noProof/>
                <w:webHidden/>
                <w:sz w:val="18"/>
                <w:szCs w:val="18"/>
              </w:rPr>
              <w:fldChar w:fldCharType="separate"/>
            </w:r>
            <w:r w:rsidR="00D1595A">
              <w:rPr>
                <w:rFonts w:ascii="Arial" w:hAnsi="Arial" w:cs="Arial"/>
                <w:noProof/>
                <w:webHidden/>
                <w:sz w:val="18"/>
                <w:szCs w:val="18"/>
              </w:rPr>
              <w:t>14</w:t>
            </w:r>
            <w:r w:rsidR="00A4040A" w:rsidRPr="00A4040A">
              <w:rPr>
                <w:rFonts w:ascii="Arial" w:hAnsi="Arial" w:cs="Arial"/>
                <w:noProof/>
                <w:webHidden/>
                <w:sz w:val="18"/>
                <w:szCs w:val="18"/>
              </w:rPr>
              <w:fldChar w:fldCharType="end"/>
            </w:r>
          </w:hyperlink>
        </w:p>
        <w:p w:rsidR="00A4040A" w:rsidRPr="00A4040A" w:rsidRDefault="003F5271">
          <w:pPr>
            <w:pStyle w:val="TableofFigures"/>
            <w:tabs>
              <w:tab w:val="right" w:leader="dot" w:pos="9287"/>
            </w:tabs>
            <w:rPr>
              <w:rFonts w:ascii="Arial" w:eastAsiaTheme="minorEastAsia" w:hAnsi="Arial" w:cs="Arial"/>
              <w:noProof/>
              <w:sz w:val="18"/>
              <w:szCs w:val="18"/>
            </w:rPr>
          </w:pPr>
          <w:hyperlink w:anchor="_Toc527101185" w:history="1">
            <w:r w:rsidR="00A4040A" w:rsidRPr="00A4040A">
              <w:rPr>
                <w:rStyle w:val="Hyperlink"/>
                <w:rFonts w:ascii="Arial" w:hAnsi="Arial" w:cs="Arial"/>
                <w:noProof/>
                <w:sz w:val="18"/>
                <w:szCs w:val="18"/>
              </w:rPr>
              <w:t>Figure 9-Device Status Table</w:t>
            </w:r>
            <w:r w:rsidR="00A4040A" w:rsidRPr="00A4040A">
              <w:rPr>
                <w:rFonts w:ascii="Arial" w:hAnsi="Arial" w:cs="Arial"/>
                <w:noProof/>
                <w:webHidden/>
                <w:sz w:val="18"/>
                <w:szCs w:val="18"/>
              </w:rPr>
              <w:tab/>
            </w:r>
            <w:r w:rsidR="00A4040A" w:rsidRPr="00A4040A">
              <w:rPr>
                <w:rFonts w:ascii="Arial" w:hAnsi="Arial" w:cs="Arial"/>
                <w:noProof/>
                <w:webHidden/>
                <w:sz w:val="18"/>
                <w:szCs w:val="18"/>
              </w:rPr>
              <w:fldChar w:fldCharType="begin"/>
            </w:r>
            <w:r w:rsidR="00A4040A" w:rsidRPr="00A4040A">
              <w:rPr>
                <w:rFonts w:ascii="Arial" w:hAnsi="Arial" w:cs="Arial"/>
                <w:noProof/>
                <w:webHidden/>
                <w:sz w:val="18"/>
                <w:szCs w:val="18"/>
              </w:rPr>
              <w:instrText xml:space="preserve"> PAGEREF _Toc527101185 \h </w:instrText>
            </w:r>
            <w:r w:rsidR="00A4040A" w:rsidRPr="00A4040A">
              <w:rPr>
                <w:rFonts w:ascii="Arial" w:hAnsi="Arial" w:cs="Arial"/>
                <w:noProof/>
                <w:webHidden/>
                <w:sz w:val="18"/>
                <w:szCs w:val="18"/>
              </w:rPr>
            </w:r>
            <w:r w:rsidR="00A4040A" w:rsidRPr="00A4040A">
              <w:rPr>
                <w:rFonts w:ascii="Arial" w:hAnsi="Arial" w:cs="Arial"/>
                <w:noProof/>
                <w:webHidden/>
                <w:sz w:val="18"/>
                <w:szCs w:val="18"/>
              </w:rPr>
              <w:fldChar w:fldCharType="separate"/>
            </w:r>
            <w:r w:rsidR="00D1595A">
              <w:rPr>
                <w:rFonts w:ascii="Arial" w:hAnsi="Arial" w:cs="Arial"/>
                <w:noProof/>
                <w:webHidden/>
                <w:sz w:val="18"/>
                <w:szCs w:val="18"/>
              </w:rPr>
              <w:t>15</w:t>
            </w:r>
            <w:r w:rsidR="00A4040A" w:rsidRPr="00A4040A">
              <w:rPr>
                <w:rFonts w:ascii="Arial" w:hAnsi="Arial" w:cs="Arial"/>
                <w:noProof/>
                <w:webHidden/>
                <w:sz w:val="18"/>
                <w:szCs w:val="18"/>
              </w:rPr>
              <w:fldChar w:fldCharType="end"/>
            </w:r>
          </w:hyperlink>
        </w:p>
        <w:p w:rsidR="008A62B1" w:rsidRPr="008A62B1" w:rsidRDefault="00A4040A" w:rsidP="00A4040A">
          <w:pPr>
            <w:pStyle w:val="xFMHead2"/>
            <w:rPr>
              <w:b w:val="0"/>
              <w:bCs/>
              <w:noProof/>
              <w:sz w:val="48"/>
              <w:szCs w:val="48"/>
            </w:rPr>
          </w:pPr>
          <w:r>
            <w:rPr>
              <w:b w:val="0"/>
              <w:bCs/>
              <w:noProof/>
              <w:sz w:val="18"/>
              <w:szCs w:val="18"/>
            </w:rPr>
            <w:fldChar w:fldCharType="end"/>
          </w:r>
        </w:p>
        <w:p w:rsidR="003C1ABA" w:rsidRPr="008A62B1" w:rsidRDefault="003C1ABA" w:rsidP="008A62B1">
          <w:pPr>
            <w:pStyle w:val="xFMHead2"/>
            <w:rPr>
              <w:szCs w:val="32"/>
            </w:rPr>
          </w:pPr>
          <w:r w:rsidRPr="008A62B1">
            <w:rPr>
              <w:szCs w:val="32"/>
            </w:rPr>
            <w:t>Tables</w:t>
          </w:r>
        </w:p>
        <w:p w:rsidR="00CE2C75" w:rsidRPr="00312F80" w:rsidRDefault="00CE2C75">
          <w:pPr>
            <w:pStyle w:val="TableofFigures"/>
            <w:tabs>
              <w:tab w:val="right" w:leader="dot" w:pos="9287"/>
            </w:tabs>
            <w:rPr>
              <w:rFonts w:ascii="Arial" w:eastAsiaTheme="minorEastAsia" w:hAnsi="Arial" w:cs="Arial"/>
              <w:noProof/>
              <w:sz w:val="18"/>
              <w:szCs w:val="18"/>
            </w:rPr>
          </w:pPr>
          <w:r>
            <w:fldChar w:fldCharType="begin"/>
          </w:r>
          <w:r>
            <w:instrText xml:space="preserve"> TOC \h \z \c "Table" </w:instrText>
          </w:r>
          <w:r>
            <w:fldChar w:fldCharType="separate"/>
          </w:r>
          <w:hyperlink w:anchor="_Toc528592244" w:history="1">
            <w:r w:rsidRPr="00312F80">
              <w:rPr>
                <w:rStyle w:val="Hyperlink"/>
                <w:rFonts w:ascii="Arial" w:hAnsi="Arial" w:cs="Arial"/>
                <w:noProof/>
                <w:color w:val="auto"/>
                <w:sz w:val="18"/>
                <w:szCs w:val="18"/>
              </w:rPr>
              <w:t>Table 1-Supported OS Versions</w:t>
            </w:r>
            <w:r w:rsidRPr="00312F80">
              <w:rPr>
                <w:rFonts w:ascii="Arial" w:hAnsi="Arial" w:cs="Arial"/>
                <w:noProof/>
                <w:webHidden/>
                <w:sz w:val="18"/>
                <w:szCs w:val="18"/>
              </w:rPr>
              <w:tab/>
            </w:r>
            <w:r w:rsidRPr="00312F80">
              <w:rPr>
                <w:rFonts w:ascii="Arial" w:hAnsi="Arial" w:cs="Arial"/>
                <w:noProof/>
                <w:webHidden/>
                <w:sz w:val="18"/>
                <w:szCs w:val="18"/>
              </w:rPr>
              <w:fldChar w:fldCharType="begin"/>
            </w:r>
            <w:r w:rsidRPr="00312F80">
              <w:rPr>
                <w:rFonts w:ascii="Arial" w:hAnsi="Arial" w:cs="Arial"/>
                <w:noProof/>
                <w:webHidden/>
                <w:sz w:val="18"/>
                <w:szCs w:val="18"/>
              </w:rPr>
              <w:instrText xml:space="preserve"> PAGEREF _Toc528592244 \h </w:instrText>
            </w:r>
            <w:r w:rsidRPr="00312F80">
              <w:rPr>
                <w:rFonts w:ascii="Arial" w:hAnsi="Arial" w:cs="Arial"/>
                <w:noProof/>
                <w:webHidden/>
                <w:sz w:val="18"/>
                <w:szCs w:val="18"/>
              </w:rPr>
            </w:r>
            <w:r w:rsidRPr="00312F80">
              <w:rPr>
                <w:rFonts w:ascii="Arial" w:hAnsi="Arial" w:cs="Arial"/>
                <w:noProof/>
                <w:webHidden/>
                <w:sz w:val="18"/>
                <w:szCs w:val="18"/>
              </w:rPr>
              <w:fldChar w:fldCharType="separate"/>
            </w:r>
            <w:r w:rsidR="00D1595A">
              <w:rPr>
                <w:rFonts w:ascii="Arial" w:hAnsi="Arial" w:cs="Arial"/>
                <w:noProof/>
                <w:webHidden/>
                <w:sz w:val="18"/>
                <w:szCs w:val="18"/>
              </w:rPr>
              <w:t>5</w:t>
            </w:r>
            <w:r w:rsidRPr="00312F80">
              <w:rPr>
                <w:rFonts w:ascii="Arial" w:hAnsi="Arial" w:cs="Arial"/>
                <w:noProof/>
                <w:webHidden/>
                <w:sz w:val="18"/>
                <w:szCs w:val="18"/>
              </w:rPr>
              <w:fldChar w:fldCharType="end"/>
            </w:r>
          </w:hyperlink>
        </w:p>
        <w:p w:rsidR="00CE2C75" w:rsidRPr="00312F80" w:rsidRDefault="003F5271">
          <w:pPr>
            <w:pStyle w:val="TableofFigures"/>
            <w:tabs>
              <w:tab w:val="right" w:leader="dot" w:pos="9287"/>
            </w:tabs>
            <w:rPr>
              <w:rFonts w:ascii="Arial" w:eastAsiaTheme="minorEastAsia" w:hAnsi="Arial" w:cs="Arial"/>
              <w:noProof/>
              <w:sz w:val="18"/>
              <w:szCs w:val="18"/>
            </w:rPr>
          </w:pPr>
          <w:hyperlink w:anchor="_Toc528592245" w:history="1">
            <w:r w:rsidR="00CE2C75" w:rsidRPr="00312F80">
              <w:rPr>
                <w:rStyle w:val="Hyperlink"/>
                <w:rFonts w:ascii="Arial" w:hAnsi="Arial" w:cs="Arial"/>
                <w:noProof/>
                <w:color w:val="auto"/>
                <w:sz w:val="18"/>
                <w:szCs w:val="18"/>
              </w:rPr>
              <w:t>Table 2-Definitions, Acronyms, and Abbreviations</w:t>
            </w:r>
            <w:r w:rsidR="00CE2C75" w:rsidRPr="00312F80">
              <w:rPr>
                <w:rFonts w:ascii="Arial" w:hAnsi="Arial" w:cs="Arial"/>
                <w:noProof/>
                <w:webHidden/>
                <w:sz w:val="18"/>
                <w:szCs w:val="18"/>
              </w:rPr>
              <w:tab/>
            </w:r>
            <w:r w:rsidR="00CE2C75" w:rsidRPr="00312F80">
              <w:rPr>
                <w:rFonts w:ascii="Arial" w:hAnsi="Arial" w:cs="Arial"/>
                <w:noProof/>
                <w:webHidden/>
                <w:sz w:val="18"/>
                <w:szCs w:val="18"/>
              </w:rPr>
              <w:fldChar w:fldCharType="begin"/>
            </w:r>
            <w:r w:rsidR="00CE2C75" w:rsidRPr="00312F80">
              <w:rPr>
                <w:rFonts w:ascii="Arial" w:hAnsi="Arial" w:cs="Arial"/>
                <w:noProof/>
                <w:webHidden/>
                <w:sz w:val="18"/>
                <w:szCs w:val="18"/>
              </w:rPr>
              <w:instrText xml:space="preserve"> PAGEREF _Toc528592245 \h </w:instrText>
            </w:r>
            <w:r w:rsidR="00CE2C75" w:rsidRPr="00312F80">
              <w:rPr>
                <w:rFonts w:ascii="Arial" w:hAnsi="Arial" w:cs="Arial"/>
                <w:noProof/>
                <w:webHidden/>
                <w:sz w:val="18"/>
                <w:szCs w:val="18"/>
              </w:rPr>
            </w:r>
            <w:r w:rsidR="00CE2C75" w:rsidRPr="00312F80">
              <w:rPr>
                <w:rFonts w:ascii="Arial" w:hAnsi="Arial" w:cs="Arial"/>
                <w:noProof/>
                <w:webHidden/>
                <w:sz w:val="18"/>
                <w:szCs w:val="18"/>
              </w:rPr>
              <w:fldChar w:fldCharType="separate"/>
            </w:r>
            <w:r w:rsidR="00D1595A">
              <w:rPr>
                <w:rFonts w:ascii="Arial" w:hAnsi="Arial" w:cs="Arial"/>
                <w:noProof/>
                <w:webHidden/>
                <w:sz w:val="18"/>
                <w:szCs w:val="18"/>
              </w:rPr>
              <w:t>5</w:t>
            </w:r>
            <w:r w:rsidR="00CE2C75" w:rsidRPr="00312F80">
              <w:rPr>
                <w:rFonts w:ascii="Arial" w:hAnsi="Arial" w:cs="Arial"/>
                <w:noProof/>
                <w:webHidden/>
                <w:sz w:val="18"/>
                <w:szCs w:val="18"/>
              </w:rPr>
              <w:fldChar w:fldCharType="end"/>
            </w:r>
          </w:hyperlink>
        </w:p>
        <w:p w:rsidR="00CE2C75" w:rsidRPr="00312F80" w:rsidRDefault="003F5271">
          <w:pPr>
            <w:pStyle w:val="TableofFigures"/>
            <w:tabs>
              <w:tab w:val="right" w:leader="dot" w:pos="9287"/>
            </w:tabs>
            <w:rPr>
              <w:rFonts w:ascii="Arial" w:eastAsiaTheme="minorEastAsia" w:hAnsi="Arial" w:cs="Arial"/>
              <w:noProof/>
              <w:sz w:val="18"/>
              <w:szCs w:val="18"/>
            </w:rPr>
          </w:pPr>
          <w:hyperlink w:anchor="_Toc528592246" w:history="1">
            <w:r w:rsidR="00CE2C75" w:rsidRPr="00312F80">
              <w:rPr>
                <w:rStyle w:val="Hyperlink"/>
                <w:rFonts w:ascii="Arial" w:hAnsi="Arial" w:cs="Arial"/>
                <w:noProof/>
                <w:color w:val="auto"/>
                <w:sz w:val="18"/>
                <w:szCs w:val="18"/>
              </w:rPr>
              <w:t>Table 3-System Descripti</w:t>
            </w:r>
            <w:r w:rsidR="00CE2C75" w:rsidRPr="00312F80">
              <w:rPr>
                <w:rStyle w:val="Hyperlink"/>
                <w:rFonts w:ascii="Arial" w:hAnsi="Arial" w:cs="Arial"/>
                <w:i/>
                <w:iCs/>
                <w:noProof/>
                <w:color w:val="auto"/>
                <w:sz w:val="18"/>
                <w:szCs w:val="18"/>
              </w:rPr>
              <w:t>o</w:t>
            </w:r>
            <w:r w:rsidR="00CE2C75" w:rsidRPr="00312F80">
              <w:rPr>
                <w:rStyle w:val="Hyperlink"/>
                <w:rFonts w:ascii="Arial" w:hAnsi="Arial" w:cs="Arial"/>
                <w:noProof/>
                <w:color w:val="auto"/>
                <w:sz w:val="18"/>
                <w:szCs w:val="18"/>
              </w:rPr>
              <w:t>n</w:t>
            </w:r>
            <w:r w:rsidR="00CE2C75" w:rsidRPr="00312F80">
              <w:rPr>
                <w:rFonts w:ascii="Arial" w:hAnsi="Arial" w:cs="Arial"/>
                <w:noProof/>
                <w:webHidden/>
                <w:sz w:val="18"/>
                <w:szCs w:val="18"/>
              </w:rPr>
              <w:tab/>
            </w:r>
            <w:r w:rsidR="00CE2C75" w:rsidRPr="00312F80">
              <w:rPr>
                <w:rFonts w:ascii="Arial" w:hAnsi="Arial" w:cs="Arial"/>
                <w:noProof/>
                <w:webHidden/>
                <w:sz w:val="18"/>
                <w:szCs w:val="18"/>
              </w:rPr>
              <w:fldChar w:fldCharType="begin"/>
            </w:r>
            <w:r w:rsidR="00CE2C75" w:rsidRPr="00312F80">
              <w:rPr>
                <w:rFonts w:ascii="Arial" w:hAnsi="Arial" w:cs="Arial"/>
                <w:noProof/>
                <w:webHidden/>
                <w:sz w:val="18"/>
                <w:szCs w:val="18"/>
              </w:rPr>
              <w:instrText xml:space="preserve"> PAGEREF _Toc528592246 \h </w:instrText>
            </w:r>
            <w:r w:rsidR="00CE2C75" w:rsidRPr="00312F80">
              <w:rPr>
                <w:rFonts w:ascii="Arial" w:hAnsi="Arial" w:cs="Arial"/>
                <w:noProof/>
                <w:webHidden/>
                <w:sz w:val="18"/>
                <w:szCs w:val="18"/>
              </w:rPr>
            </w:r>
            <w:r w:rsidR="00CE2C75" w:rsidRPr="00312F80">
              <w:rPr>
                <w:rFonts w:ascii="Arial" w:hAnsi="Arial" w:cs="Arial"/>
                <w:noProof/>
                <w:webHidden/>
                <w:sz w:val="18"/>
                <w:szCs w:val="18"/>
              </w:rPr>
              <w:fldChar w:fldCharType="separate"/>
            </w:r>
            <w:r w:rsidR="00D1595A">
              <w:rPr>
                <w:rFonts w:ascii="Arial" w:hAnsi="Arial" w:cs="Arial"/>
                <w:noProof/>
                <w:webHidden/>
                <w:sz w:val="18"/>
                <w:szCs w:val="18"/>
              </w:rPr>
              <w:t>6</w:t>
            </w:r>
            <w:r w:rsidR="00CE2C75" w:rsidRPr="00312F80">
              <w:rPr>
                <w:rFonts w:ascii="Arial" w:hAnsi="Arial" w:cs="Arial"/>
                <w:noProof/>
                <w:webHidden/>
                <w:sz w:val="18"/>
                <w:szCs w:val="18"/>
              </w:rPr>
              <w:fldChar w:fldCharType="end"/>
            </w:r>
          </w:hyperlink>
        </w:p>
        <w:p w:rsidR="003C1ABA" w:rsidRDefault="00CE2C75">
          <w:r>
            <w:fldChar w:fldCharType="end"/>
          </w:r>
        </w:p>
      </w:sdtContent>
    </w:sdt>
    <w:p w:rsidR="002522B0" w:rsidRDefault="002522B0" w:rsidP="002522B0"/>
    <w:p w:rsidR="00653F66" w:rsidRDefault="00653F66" w:rsidP="00653F66">
      <w:pPr>
        <w:rPr>
          <w:rFonts w:ascii="Times New Roman" w:hAnsi="Times New Roman" w:cs="Times New Roman"/>
        </w:rPr>
      </w:pPr>
    </w:p>
    <w:p w:rsidR="006F36D8" w:rsidRDefault="006F36D8" w:rsidP="00653F66">
      <w:pPr>
        <w:rPr>
          <w:rFonts w:ascii="Times New Roman" w:hAnsi="Times New Roman" w:cs="Times New Roman"/>
        </w:rPr>
      </w:pPr>
    </w:p>
    <w:p w:rsidR="006F36D8" w:rsidRDefault="006F36D8" w:rsidP="00653F66">
      <w:pPr>
        <w:rPr>
          <w:rFonts w:ascii="Times New Roman" w:hAnsi="Times New Roman" w:cs="Times New Roman"/>
        </w:rPr>
      </w:pPr>
    </w:p>
    <w:p w:rsidR="006F36D8" w:rsidRDefault="006F36D8" w:rsidP="00653F66">
      <w:pPr>
        <w:rPr>
          <w:rFonts w:ascii="Times New Roman" w:hAnsi="Times New Roman" w:cs="Times New Roman"/>
        </w:rPr>
      </w:pPr>
    </w:p>
    <w:p w:rsidR="006F36D8" w:rsidRDefault="006F36D8" w:rsidP="00653F66">
      <w:pPr>
        <w:rPr>
          <w:rFonts w:ascii="Times New Roman" w:hAnsi="Times New Roman" w:cs="Times New Roman"/>
        </w:rPr>
      </w:pPr>
    </w:p>
    <w:p w:rsidR="006F36D8" w:rsidRDefault="006F36D8" w:rsidP="00653F66">
      <w:pPr>
        <w:rPr>
          <w:rFonts w:ascii="Times New Roman" w:hAnsi="Times New Roman" w:cs="Times New Roman"/>
        </w:rPr>
      </w:pPr>
    </w:p>
    <w:p w:rsidR="006F36D8" w:rsidRDefault="006F36D8" w:rsidP="00653F66">
      <w:pPr>
        <w:rPr>
          <w:rFonts w:ascii="Times New Roman" w:hAnsi="Times New Roman" w:cs="Times New Roman"/>
        </w:rPr>
      </w:pPr>
    </w:p>
    <w:p w:rsidR="006F36D8" w:rsidRDefault="006F36D8" w:rsidP="00653F66">
      <w:pPr>
        <w:rPr>
          <w:rFonts w:ascii="Times New Roman" w:hAnsi="Times New Roman" w:cs="Times New Roman"/>
        </w:rPr>
      </w:pPr>
    </w:p>
    <w:p w:rsidR="006F36D8" w:rsidRDefault="006F36D8" w:rsidP="00653F66">
      <w:pPr>
        <w:rPr>
          <w:rFonts w:ascii="Times New Roman" w:hAnsi="Times New Roman" w:cs="Times New Roman"/>
        </w:rPr>
      </w:pPr>
    </w:p>
    <w:p w:rsidR="006F36D8" w:rsidRDefault="006F36D8" w:rsidP="00653F66">
      <w:pPr>
        <w:rPr>
          <w:rFonts w:ascii="Times New Roman" w:hAnsi="Times New Roman" w:cs="Times New Roman"/>
        </w:rPr>
      </w:pPr>
    </w:p>
    <w:p w:rsidR="006F36D8" w:rsidRDefault="006F36D8" w:rsidP="00653F66">
      <w:pPr>
        <w:rPr>
          <w:rFonts w:ascii="Times New Roman" w:hAnsi="Times New Roman" w:cs="Times New Roman"/>
        </w:rPr>
      </w:pPr>
    </w:p>
    <w:p w:rsidR="006F36D8" w:rsidRDefault="006F36D8" w:rsidP="00653F66">
      <w:pPr>
        <w:rPr>
          <w:rFonts w:ascii="Times New Roman" w:hAnsi="Times New Roman" w:cs="Times New Roman"/>
        </w:rPr>
      </w:pPr>
    </w:p>
    <w:p w:rsidR="006F36D8" w:rsidRDefault="006F36D8" w:rsidP="00653F66">
      <w:pPr>
        <w:rPr>
          <w:rFonts w:ascii="Times New Roman" w:hAnsi="Times New Roman" w:cs="Times New Roman"/>
        </w:rPr>
      </w:pPr>
    </w:p>
    <w:p w:rsidR="006F36D8" w:rsidRDefault="006F36D8" w:rsidP="00653F66">
      <w:pPr>
        <w:rPr>
          <w:rFonts w:ascii="Times New Roman" w:hAnsi="Times New Roman" w:cs="Times New Roman"/>
        </w:rPr>
      </w:pPr>
    </w:p>
    <w:p w:rsidR="006F36D8" w:rsidRPr="00010AE1" w:rsidRDefault="006F36D8" w:rsidP="00653F66">
      <w:pPr>
        <w:rPr>
          <w:rFonts w:ascii="Times New Roman" w:hAnsi="Times New Roman" w:cs="Times New Roman"/>
        </w:rPr>
      </w:pPr>
    </w:p>
    <w:p w:rsidR="006A1664" w:rsidRPr="00F14316" w:rsidRDefault="006A1664" w:rsidP="006A1664">
      <w:pPr>
        <w:pStyle w:val="Heading1"/>
        <w:numPr>
          <w:ilvl w:val="0"/>
          <w:numId w:val="1"/>
        </w:numPr>
        <w:pBdr>
          <w:bottom w:val="single" w:sz="18" w:space="5" w:color="3167A9"/>
        </w:pBdr>
        <w:spacing w:before="480" w:after="240" w:line="240" w:lineRule="auto"/>
        <w:ind w:left="-540" w:firstLine="0"/>
        <w:rPr>
          <w:rFonts w:ascii="Arial" w:hAnsi="Arial" w:cs="Arial"/>
          <w:b/>
          <w:color w:val="auto"/>
          <w:sz w:val="48"/>
          <w:szCs w:val="48"/>
        </w:rPr>
      </w:pPr>
      <w:bookmarkStart w:id="3" w:name="_Toc518956827"/>
      <w:bookmarkStart w:id="4" w:name="_Toc522091194"/>
      <w:bookmarkStart w:id="5" w:name="_Toc528592624"/>
      <w:r w:rsidRPr="00F14316">
        <w:rPr>
          <w:rFonts w:ascii="Arial" w:hAnsi="Arial" w:cs="Arial"/>
          <w:b/>
          <w:color w:val="auto"/>
          <w:sz w:val="48"/>
          <w:szCs w:val="48"/>
        </w:rPr>
        <w:lastRenderedPageBreak/>
        <w:t>Introduction</w:t>
      </w:r>
      <w:bookmarkEnd w:id="3"/>
      <w:bookmarkEnd w:id="4"/>
      <w:bookmarkEnd w:id="5"/>
    </w:p>
    <w:p w:rsidR="00031253" w:rsidRPr="00031253" w:rsidRDefault="00C3391E" w:rsidP="00031253">
      <w:pPr>
        <w:spacing w:line="276" w:lineRule="auto"/>
        <w:rPr>
          <w:rFonts w:ascii="Arial" w:hAnsi="Arial" w:cs="Arial"/>
          <w:sz w:val="22"/>
          <w:shd w:val="clear" w:color="auto" w:fill="FFFFFF"/>
        </w:rPr>
      </w:pPr>
      <w:r>
        <w:rPr>
          <w:rFonts w:ascii="Arial" w:hAnsi="Arial" w:cs="Arial"/>
          <w:sz w:val="22"/>
          <w:shd w:val="clear" w:color="auto" w:fill="FFFFFF"/>
        </w:rPr>
        <w:t>Device Verification Subsystem</w:t>
      </w:r>
      <w:r w:rsidR="00031253" w:rsidRPr="00031253">
        <w:rPr>
          <w:rFonts w:ascii="Arial" w:hAnsi="Arial" w:cs="Arial"/>
          <w:sz w:val="22"/>
          <w:shd w:val="clear" w:color="auto" w:fill="FFFFFF"/>
        </w:rPr>
        <w:t xml:space="preserve"> DVS mob</w:t>
      </w:r>
      <w:r w:rsidR="00BE69CB">
        <w:rPr>
          <w:rFonts w:ascii="Arial" w:hAnsi="Arial" w:cs="Arial"/>
          <w:sz w:val="22"/>
          <w:shd w:val="clear" w:color="auto" w:fill="FFFFFF"/>
        </w:rPr>
        <w:t>ile</w:t>
      </w:r>
      <w:r w:rsidR="00031253" w:rsidRPr="00031253">
        <w:rPr>
          <w:rFonts w:ascii="Arial" w:hAnsi="Arial" w:cs="Arial"/>
          <w:sz w:val="22"/>
          <w:shd w:val="clear" w:color="auto" w:fill="FFFFFF"/>
        </w:rPr>
        <w:t xml:space="preserve"> app is based on the subsystem of Device Identification, Registrati</w:t>
      </w:r>
      <w:r>
        <w:rPr>
          <w:rFonts w:ascii="Arial" w:hAnsi="Arial" w:cs="Arial"/>
          <w:sz w:val="22"/>
          <w:shd w:val="clear" w:color="auto" w:fill="FFFFFF"/>
        </w:rPr>
        <w:t>on and Blocking System (DIRBS).</w:t>
      </w:r>
      <w:r w:rsidR="00A4360C">
        <w:rPr>
          <w:rFonts w:ascii="Arial" w:hAnsi="Arial" w:cs="Arial"/>
          <w:sz w:val="22"/>
          <w:shd w:val="clear" w:color="auto" w:fill="FFFFFF"/>
        </w:rPr>
        <w:t xml:space="preserve"> </w:t>
      </w:r>
      <w:r>
        <w:rPr>
          <w:rFonts w:ascii="Arial" w:hAnsi="Arial" w:cs="Arial"/>
          <w:sz w:val="22"/>
          <w:shd w:val="clear" w:color="auto" w:fill="FFFFFF"/>
        </w:rPr>
        <w:t>I</w:t>
      </w:r>
      <w:r w:rsidR="00B10B93">
        <w:rPr>
          <w:rFonts w:ascii="Arial" w:hAnsi="Arial" w:cs="Arial"/>
          <w:sz w:val="22"/>
          <w:shd w:val="clear" w:color="auto" w:fill="FFFFFF"/>
        </w:rPr>
        <w:t>t provides platform for D</w:t>
      </w:r>
      <w:r w:rsidR="00A4360C">
        <w:rPr>
          <w:rFonts w:ascii="Arial" w:hAnsi="Arial" w:cs="Arial"/>
          <w:sz w:val="22"/>
          <w:shd w:val="clear" w:color="auto" w:fill="FFFFFF"/>
        </w:rPr>
        <w:t>evice D</w:t>
      </w:r>
      <w:r w:rsidR="00031253" w:rsidRPr="00031253">
        <w:rPr>
          <w:rFonts w:ascii="Arial" w:hAnsi="Arial" w:cs="Arial"/>
          <w:sz w:val="22"/>
          <w:shd w:val="clear" w:color="auto" w:fill="FFFFFF"/>
        </w:rPr>
        <w:t>ealer(s) and, Mobile User(s)</w:t>
      </w:r>
      <w:r w:rsidR="004F1ADA">
        <w:rPr>
          <w:rFonts w:ascii="Arial" w:hAnsi="Arial" w:cs="Arial"/>
          <w:sz w:val="22"/>
          <w:shd w:val="clear" w:color="auto" w:fill="FFFFFF"/>
        </w:rPr>
        <w:t xml:space="preserve"> to check the status of IMEIs</w:t>
      </w:r>
      <w:r w:rsidR="00CE2C75">
        <w:rPr>
          <w:rFonts w:ascii="Arial" w:hAnsi="Arial" w:cs="Arial"/>
          <w:sz w:val="22"/>
          <w:shd w:val="clear" w:color="auto" w:fill="FFFFFF"/>
        </w:rPr>
        <w:t>.</w:t>
      </w:r>
      <w:r w:rsidR="00031253" w:rsidRPr="00031253">
        <w:rPr>
          <w:rFonts w:ascii="Arial" w:hAnsi="Arial" w:cs="Arial"/>
          <w:sz w:val="22"/>
          <w:shd w:val="clear" w:color="auto" w:fill="FFFFFF"/>
        </w:rPr>
        <w:t xml:space="preserve"> </w:t>
      </w:r>
    </w:p>
    <w:p w:rsidR="002522B0" w:rsidRPr="00964B49" w:rsidRDefault="002522B0" w:rsidP="00964B49">
      <w:pPr>
        <w:pStyle w:val="B-Body"/>
        <w:spacing w:line="276" w:lineRule="auto"/>
        <w:ind w:left="0"/>
        <w:rPr>
          <w:rFonts w:ascii="Arial" w:hAnsi="Arial" w:cs="Arial"/>
        </w:rPr>
      </w:pPr>
      <w:r w:rsidRPr="00964B49">
        <w:rPr>
          <w:rFonts w:ascii="Arial" w:hAnsi="Arial" w:cs="Arial"/>
        </w:rPr>
        <w:t xml:space="preserve">The Device Identification, Registration &amp; Blocking System (DIRBS) is a country-wide system deployed in cooperation between the country regulator, operators in that country, and a technology partner that supports deployment. The system checks, identifies, and discourages non-compliant devices by verifying the installed base of devices currently active in a market and continuing to monitor as new devices are activated. </w:t>
      </w:r>
    </w:p>
    <w:p w:rsidR="002522B0" w:rsidRPr="00964B49" w:rsidRDefault="002522B0" w:rsidP="00964B49">
      <w:pPr>
        <w:pStyle w:val="B-Body"/>
        <w:spacing w:line="276" w:lineRule="auto"/>
        <w:ind w:left="90"/>
        <w:rPr>
          <w:rFonts w:ascii="Arial" w:hAnsi="Arial" w:cs="Arial"/>
        </w:rPr>
      </w:pPr>
      <w:r w:rsidRPr="00964B49">
        <w:rPr>
          <w:rFonts w:ascii="Arial" w:hAnsi="Arial" w:cs="Arial"/>
        </w:rPr>
        <w:t>DIRBS can verify that:</w:t>
      </w:r>
    </w:p>
    <w:p w:rsidR="002522B0" w:rsidRPr="00964B49" w:rsidRDefault="002522B0" w:rsidP="00964B49">
      <w:pPr>
        <w:pStyle w:val="U-Bullet"/>
        <w:numPr>
          <w:ilvl w:val="0"/>
          <w:numId w:val="33"/>
        </w:numPr>
        <w:spacing w:line="276" w:lineRule="auto"/>
        <w:ind w:left="360" w:hanging="270"/>
        <w:rPr>
          <w:rFonts w:ascii="Arial" w:hAnsi="Arial" w:cs="Arial"/>
        </w:rPr>
      </w:pPr>
      <w:r w:rsidRPr="00964B49">
        <w:rPr>
          <w:rFonts w:ascii="Arial" w:hAnsi="Arial" w:cs="Arial"/>
        </w:rPr>
        <w:t>Devices have properly allocated identifiers and type approval</w:t>
      </w:r>
    </w:p>
    <w:p w:rsidR="002522B0" w:rsidRPr="00964B49" w:rsidRDefault="00964B49" w:rsidP="00964B49">
      <w:pPr>
        <w:pStyle w:val="U-Bullet"/>
        <w:numPr>
          <w:ilvl w:val="0"/>
          <w:numId w:val="33"/>
        </w:numPr>
        <w:tabs>
          <w:tab w:val="left" w:pos="270"/>
          <w:tab w:val="left" w:pos="450"/>
        </w:tabs>
        <w:spacing w:line="276" w:lineRule="auto"/>
        <w:ind w:left="450"/>
        <w:rPr>
          <w:rFonts w:ascii="Arial" w:hAnsi="Arial" w:cs="Arial"/>
        </w:rPr>
      </w:pPr>
      <w:r w:rsidRPr="00964B49">
        <w:rPr>
          <w:rFonts w:ascii="Arial" w:hAnsi="Arial" w:cs="Arial"/>
        </w:rPr>
        <w:t xml:space="preserve">  </w:t>
      </w:r>
      <w:r w:rsidR="002522B0" w:rsidRPr="00964B49">
        <w:rPr>
          <w:rFonts w:ascii="Arial" w:hAnsi="Arial" w:cs="Arial"/>
        </w:rPr>
        <w:t>Devices are not duplicated or stolen</w:t>
      </w:r>
    </w:p>
    <w:p w:rsidR="002522B0" w:rsidRPr="00F14316" w:rsidRDefault="002522B0" w:rsidP="00964B49">
      <w:pPr>
        <w:pStyle w:val="U-Bullet"/>
        <w:numPr>
          <w:ilvl w:val="0"/>
          <w:numId w:val="33"/>
        </w:numPr>
        <w:spacing w:line="276" w:lineRule="auto"/>
        <w:ind w:left="360" w:hanging="270"/>
        <w:rPr>
          <w:rFonts w:ascii="Arial" w:hAnsi="Arial" w:cs="Arial"/>
        </w:rPr>
      </w:pPr>
      <w:r w:rsidRPr="00964B49">
        <w:rPr>
          <w:rFonts w:ascii="Arial" w:hAnsi="Arial" w:cs="Arial"/>
        </w:rPr>
        <w:t>Device importation takes place through legal channels</w:t>
      </w:r>
    </w:p>
    <w:p w:rsidR="008A0551" w:rsidRPr="001F17C1" w:rsidRDefault="008A0551" w:rsidP="008A0551">
      <w:pPr>
        <w:spacing w:line="276" w:lineRule="auto"/>
        <w:rPr>
          <w:rFonts w:ascii="Times New Roman" w:hAnsi="Times New Roman" w:cs="Times New Roman"/>
          <w:sz w:val="22"/>
        </w:rPr>
      </w:pPr>
    </w:p>
    <w:p w:rsidR="00B10B93" w:rsidRPr="00B10B93" w:rsidRDefault="008A0551" w:rsidP="00B10B93">
      <w:pPr>
        <w:pStyle w:val="Heading2"/>
        <w:numPr>
          <w:ilvl w:val="1"/>
          <w:numId w:val="1"/>
        </w:numPr>
        <w:spacing w:line="276" w:lineRule="auto"/>
        <w:ind w:left="-360" w:hanging="180"/>
        <w:rPr>
          <w:rFonts w:ascii="Arial" w:hAnsi="Arial" w:cs="Arial"/>
          <w:b/>
          <w:color w:val="auto"/>
          <w:sz w:val="32"/>
          <w:szCs w:val="32"/>
        </w:rPr>
      </w:pPr>
      <w:r w:rsidRPr="00F14316">
        <w:rPr>
          <w:rFonts w:ascii="Arial" w:hAnsi="Arial" w:cs="Arial"/>
          <w:color w:val="auto"/>
          <w:sz w:val="22"/>
          <w:shd w:val="clear" w:color="auto" w:fill="FFFFFF"/>
        </w:rPr>
        <w:t xml:space="preserve"> </w:t>
      </w:r>
      <w:bookmarkStart w:id="6" w:name="_Toc518956828"/>
      <w:bookmarkStart w:id="7" w:name="_Toc522091195"/>
      <w:bookmarkStart w:id="8" w:name="_Toc528592625"/>
      <w:r w:rsidRPr="00F14316">
        <w:rPr>
          <w:rFonts w:ascii="Arial" w:hAnsi="Arial" w:cs="Arial"/>
          <w:b/>
          <w:color w:val="auto"/>
          <w:sz w:val="32"/>
          <w:szCs w:val="32"/>
        </w:rPr>
        <w:t>Purpose</w:t>
      </w:r>
      <w:bookmarkEnd w:id="6"/>
      <w:bookmarkEnd w:id="7"/>
      <w:bookmarkEnd w:id="8"/>
    </w:p>
    <w:p w:rsidR="00031253" w:rsidRDefault="00964B49" w:rsidP="00B10B93">
      <w:pPr>
        <w:spacing w:line="276" w:lineRule="auto"/>
        <w:ind w:left="90"/>
        <w:rPr>
          <w:rFonts w:ascii="Arial" w:hAnsi="Arial" w:cs="Arial"/>
          <w:sz w:val="22"/>
          <w:shd w:val="clear" w:color="auto" w:fill="FFFFFF"/>
        </w:rPr>
      </w:pPr>
      <w:r w:rsidRPr="00964B49">
        <w:rPr>
          <w:rFonts w:ascii="Arial" w:hAnsi="Arial" w:cs="Arial"/>
          <w:sz w:val="22"/>
          <w:shd w:val="clear" w:color="auto" w:fill="FFFFFF"/>
        </w:rPr>
        <w:t xml:space="preserve">This document is intended to give assistance to the user to use the </w:t>
      </w:r>
      <w:r w:rsidR="00031253">
        <w:rPr>
          <w:rFonts w:ascii="Arial" w:hAnsi="Arial" w:cs="Arial"/>
          <w:sz w:val="22"/>
          <w:shd w:val="clear" w:color="auto" w:fill="FFFFFF"/>
        </w:rPr>
        <w:t>DVS mobile app</w:t>
      </w:r>
      <w:r w:rsidR="00A4360C">
        <w:rPr>
          <w:rFonts w:ascii="Arial" w:hAnsi="Arial" w:cs="Arial"/>
          <w:sz w:val="22"/>
          <w:shd w:val="clear" w:color="auto" w:fill="FFFFFF"/>
        </w:rPr>
        <w:t>.</w:t>
      </w:r>
    </w:p>
    <w:p w:rsidR="001F7F92" w:rsidRPr="001F7F92" w:rsidRDefault="001F7F92" w:rsidP="00964B49">
      <w:pPr>
        <w:spacing w:line="276" w:lineRule="auto"/>
        <w:rPr>
          <w:rFonts w:ascii="Arial" w:hAnsi="Arial" w:cs="Arial"/>
          <w:sz w:val="22"/>
          <w:shd w:val="clear" w:color="auto" w:fill="FFFFFF"/>
        </w:rPr>
      </w:pPr>
    </w:p>
    <w:p w:rsidR="002522B0" w:rsidRDefault="00505BDB" w:rsidP="00505BDB">
      <w:pPr>
        <w:pStyle w:val="Heading2"/>
        <w:numPr>
          <w:ilvl w:val="1"/>
          <w:numId w:val="1"/>
        </w:numPr>
        <w:spacing w:after="240" w:line="276" w:lineRule="auto"/>
        <w:ind w:left="-360" w:hanging="180"/>
        <w:rPr>
          <w:rFonts w:ascii="Arial" w:hAnsi="Arial" w:cs="Arial"/>
          <w:b/>
          <w:color w:val="auto"/>
          <w:sz w:val="32"/>
          <w:szCs w:val="32"/>
        </w:rPr>
      </w:pPr>
      <w:r>
        <w:rPr>
          <w:rFonts w:ascii="Arial" w:hAnsi="Arial" w:cs="Arial"/>
          <w:b/>
          <w:color w:val="auto"/>
          <w:sz w:val="32"/>
          <w:szCs w:val="32"/>
        </w:rPr>
        <w:t xml:space="preserve"> </w:t>
      </w:r>
      <w:bookmarkStart w:id="9" w:name="_Toc528592626"/>
      <w:r w:rsidR="00031253">
        <w:rPr>
          <w:rFonts w:ascii="Arial" w:hAnsi="Arial" w:cs="Arial"/>
          <w:b/>
          <w:color w:val="auto"/>
          <w:sz w:val="32"/>
          <w:szCs w:val="32"/>
        </w:rPr>
        <w:t>Supported OS Version</w:t>
      </w:r>
      <w:r w:rsidR="0092208C">
        <w:rPr>
          <w:rFonts w:ascii="Arial" w:hAnsi="Arial" w:cs="Arial"/>
          <w:b/>
          <w:color w:val="auto"/>
          <w:sz w:val="32"/>
          <w:szCs w:val="32"/>
        </w:rPr>
        <w:t>s</w:t>
      </w:r>
      <w:bookmarkEnd w:id="9"/>
    </w:p>
    <w:p w:rsidR="00CE2C75" w:rsidRPr="00CE2C75" w:rsidRDefault="00CE2C75" w:rsidP="00CE2C75">
      <w:pPr>
        <w:pStyle w:val="T-TableTitle"/>
        <w:ind w:left="0"/>
      </w:pPr>
      <w:bookmarkStart w:id="10" w:name="_Toc528592244"/>
      <w:r w:rsidRPr="008A62B1">
        <w:t xml:space="preserve">Table </w:t>
      </w:r>
      <w:r w:rsidRPr="008A62B1">
        <w:rPr>
          <w:noProof/>
        </w:rPr>
        <w:fldChar w:fldCharType="begin"/>
      </w:r>
      <w:r w:rsidRPr="008A62B1">
        <w:rPr>
          <w:noProof/>
        </w:rPr>
        <w:instrText xml:space="preserve"> SEQ Table \* ARABIC </w:instrText>
      </w:r>
      <w:r w:rsidRPr="008A62B1">
        <w:rPr>
          <w:noProof/>
        </w:rPr>
        <w:fldChar w:fldCharType="separate"/>
      </w:r>
      <w:r w:rsidR="00D1595A">
        <w:rPr>
          <w:noProof/>
        </w:rPr>
        <w:t>1</w:t>
      </w:r>
      <w:r w:rsidRPr="008A62B1">
        <w:rPr>
          <w:noProof/>
        </w:rPr>
        <w:fldChar w:fldCharType="end"/>
      </w:r>
      <w:r w:rsidRPr="008A62B1">
        <w:rPr>
          <w:noProof/>
        </w:rPr>
        <w:t>-</w:t>
      </w:r>
      <w:r>
        <w:t>Supported OS Versions</w:t>
      </w:r>
      <w:bookmarkEnd w:id="10"/>
    </w:p>
    <w:tbl>
      <w:tblPr>
        <w:tblStyle w:val="FormatA"/>
        <w:tblW w:w="9190" w:type="dxa"/>
        <w:jc w:val="center"/>
        <w:tblInd w:w="0" w:type="dxa"/>
        <w:tblLook w:val="04A0" w:firstRow="1" w:lastRow="0" w:firstColumn="1" w:lastColumn="0" w:noHBand="0" w:noVBand="1"/>
      </w:tblPr>
      <w:tblGrid>
        <w:gridCol w:w="4405"/>
        <w:gridCol w:w="4785"/>
      </w:tblGrid>
      <w:tr w:rsidR="002522B0" w:rsidRPr="008A0551" w:rsidTr="00A4360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tcW w:w="4405" w:type="dxa"/>
          </w:tcPr>
          <w:p w:rsidR="002522B0" w:rsidRPr="008A0551" w:rsidRDefault="00031253" w:rsidP="00F14316">
            <w:pPr>
              <w:pStyle w:val="TH-TableHeading"/>
              <w:spacing w:line="276" w:lineRule="auto"/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Name </w:t>
            </w:r>
          </w:p>
        </w:tc>
        <w:tc>
          <w:tcPr>
            <w:tcW w:w="4785" w:type="dxa"/>
          </w:tcPr>
          <w:p w:rsidR="002522B0" w:rsidRPr="008A0551" w:rsidRDefault="00031253" w:rsidP="00F14316">
            <w:pPr>
              <w:pStyle w:val="TH-TableHeading"/>
              <w:spacing w:line="276" w:lineRule="auto"/>
              <w:ind w:hanging="3348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Version</w:t>
            </w:r>
          </w:p>
        </w:tc>
      </w:tr>
      <w:tr w:rsidR="002522B0" w:rsidRPr="008A0551" w:rsidTr="00A4360C">
        <w:trPr>
          <w:jc w:val="center"/>
        </w:trPr>
        <w:tc>
          <w:tcPr>
            <w:tcW w:w="4405" w:type="dxa"/>
          </w:tcPr>
          <w:p w:rsidR="002522B0" w:rsidRPr="008A0551" w:rsidRDefault="00031253" w:rsidP="00F14316">
            <w:pPr>
              <w:pStyle w:val="TB-TableBody"/>
              <w:spacing w:line="276" w:lineRule="auto"/>
              <w:rPr>
                <w:sz w:val="22"/>
                <w:szCs w:val="22"/>
              </w:rPr>
            </w:pPr>
            <w:r w:rsidRPr="008A0551">
              <w:rPr>
                <w:sz w:val="22"/>
                <w:szCs w:val="22"/>
              </w:rPr>
              <w:t>Android</w:t>
            </w:r>
          </w:p>
        </w:tc>
        <w:tc>
          <w:tcPr>
            <w:tcW w:w="4785" w:type="dxa"/>
          </w:tcPr>
          <w:p w:rsidR="002522B0" w:rsidRPr="008A0551" w:rsidRDefault="00AD561D" w:rsidP="00F14316">
            <w:pPr>
              <w:pStyle w:val="TU-TableBullet"/>
              <w:numPr>
                <w:ilvl w:val="0"/>
                <w:numId w:val="0"/>
              </w:numPr>
              <w:spacing w:line="276" w:lineRule="auto"/>
              <w:ind w:left="216"/>
              <w:rPr>
                <w:sz w:val="22"/>
                <w:szCs w:val="22"/>
              </w:rPr>
            </w:pPr>
            <w:r w:rsidRPr="008A0551">
              <w:rPr>
                <w:sz w:val="22"/>
                <w:szCs w:val="22"/>
              </w:rPr>
              <w:t xml:space="preserve">4.1 </w:t>
            </w:r>
          </w:p>
        </w:tc>
      </w:tr>
      <w:tr w:rsidR="002522B0" w:rsidRPr="008A0551" w:rsidTr="00A4360C">
        <w:trPr>
          <w:jc w:val="center"/>
        </w:trPr>
        <w:tc>
          <w:tcPr>
            <w:tcW w:w="4405" w:type="dxa"/>
          </w:tcPr>
          <w:p w:rsidR="002522B0" w:rsidRPr="008A0551" w:rsidRDefault="00A4360C" w:rsidP="00C3391E">
            <w:pPr>
              <w:pStyle w:val="TB-TableBody"/>
              <w:spacing w:after="0" w:line="276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i</w:t>
            </w:r>
            <w:r w:rsidR="00031253" w:rsidRPr="008A0551">
              <w:rPr>
                <w:sz w:val="22"/>
                <w:szCs w:val="22"/>
              </w:rPr>
              <w:t>OS</w:t>
            </w:r>
          </w:p>
        </w:tc>
        <w:tc>
          <w:tcPr>
            <w:tcW w:w="4785" w:type="dxa"/>
          </w:tcPr>
          <w:p w:rsidR="002522B0" w:rsidRPr="008A0551" w:rsidRDefault="00AD561D" w:rsidP="00C3391E">
            <w:pPr>
              <w:pStyle w:val="TU-TableBullet"/>
              <w:numPr>
                <w:ilvl w:val="0"/>
                <w:numId w:val="0"/>
              </w:numPr>
              <w:spacing w:after="0" w:line="276" w:lineRule="auto"/>
              <w:ind w:left="216"/>
              <w:rPr>
                <w:sz w:val="22"/>
                <w:szCs w:val="22"/>
              </w:rPr>
            </w:pPr>
            <w:r w:rsidRPr="008A0551">
              <w:rPr>
                <w:sz w:val="22"/>
                <w:szCs w:val="22"/>
              </w:rPr>
              <w:t>9.0</w:t>
            </w:r>
          </w:p>
        </w:tc>
      </w:tr>
    </w:tbl>
    <w:p w:rsidR="00031253" w:rsidRDefault="00031253" w:rsidP="00C3391E">
      <w:pPr>
        <w:pStyle w:val="Caption"/>
        <w:spacing w:after="0"/>
        <w:jc w:val="center"/>
      </w:pPr>
      <w:bookmarkStart w:id="11" w:name="_Toc522092176"/>
    </w:p>
    <w:bookmarkEnd w:id="11"/>
    <w:p w:rsidR="00E2561A" w:rsidRPr="000704E4" w:rsidRDefault="00E2561A" w:rsidP="00E2561A"/>
    <w:p w:rsidR="00C93096" w:rsidRDefault="002522B0" w:rsidP="00C93096">
      <w:pPr>
        <w:pStyle w:val="Heading2"/>
        <w:numPr>
          <w:ilvl w:val="1"/>
          <w:numId w:val="1"/>
        </w:numPr>
        <w:ind w:left="90" w:hanging="630"/>
        <w:rPr>
          <w:rFonts w:ascii="Arial" w:hAnsi="Arial" w:cs="Arial"/>
          <w:b/>
          <w:color w:val="auto"/>
          <w:sz w:val="32"/>
          <w:szCs w:val="32"/>
        </w:rPr>
      </w:pPr>
      <w:bookmarkStart w:id="12" w:name="_Toc522091199"/>
      <w:bookmarkStart w:id="13" w:name="_Toc528592627"/>
      <w:r w:rsidRPr="00F14316">
        <w:rPr>
          <w:rFonts w:ascii="Arial" w:hAnsi="Arial" w:cs="Arial"/>
          <w:b/>
          <w:color w:val="auto"/>
          <w:sz w:val="32"/>
          <w:szCs w:val="32"/>
        </w:rPr>
        <w:t>Definitions, Acronyms, and Abbreviations</w:t>
      </w:r>
      <w:bookmarkEnd w:id="12"/>
      <w:bookmarkEnd w:id="13"/>
      <w:r w:rsidRPr="00F14316">
        <w:rPr>
          <w:rFonts w:ascii="Arial" w:hAnsi="Arial" w:cs="Arial"/>
          <w:b/>
          <w:color w:val="auto"/>
          <w:sz w:val="32"/>
          <w:szCs w:val="32"/>
        </w:rPr>
        <w:t xml:space="preserve"> </w:t>
      </w:r>
    </w:p>
    <w:p w:rsidR="006B23DD" w:rsidRPr="006B23DD" w:rsidRDefault="00CE2C75" w:rsidP="00CE2C75">
      <w:pPr>
        <w:pStyle w:val="T-TableTitle"/>
        <w:ind w:left="90"/>
      </w:pPr>
      <w:bookmarkStart w:id="14" w:name="_Toc528592245"/>
      <w:r w:rsidRPr="008A62B1">
        <w:t xml:space="preserve">Table </w:t>
      </w:r>
      <w:fldSimple w:instr=" SEQ Table \* ARABIC ">
        <w:r w:rsidR="00D1595A">
          <w:rPr>
            <w:noProof/>
          </w:rPr>
          <w:t>2</w:t>
        </w:r>
      </w:fldSimple>
      <w:r w:rsidRPr="008A62B1">
        <w:t>-Definitions, Acronyms, and Abbreviations</w:t>
      </w:r>
      <w:bookmarkEnd w:id="14"/>
    </w:p>
    <w:tbl>
      <w:tblPr>
        <w:tblStyle w:val="FormatA"/>
        <w:tblW w:w="9005" w:type="dxa"/>
        <w:jc w:val="center"/>
        <w:tblInd w:w="0" w:type="dxa"/>
        <w:tblLook w:val="04A0" w:firstRow="1" w:lastRow="0" w:firstColumn="1" w:lastColumn="0" w:noHBand="0" w:noVBand="1"/>
      </w:tblPr>
      <w:tblGrid>
        <w:gridCol w:w="2255"/>
        <w:gridCol w:w="6750"/>
      </w:tblGrid>
      <w:tr w:rsidR="002522B0" w:rsidRPr="00F14316" w:rsidTr="00C9309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tcW w:w="2255" w:type="dxa"/>
          </w:tcPr>
          <w:p w:rsidR="002522B0" w:rsidRPr="00F14316" w:rsidRDefault="002522B0" w:rsidP="0051468E">
            <w:pPr>
              <w:pStyle w:val="TH-TableHeading"/>
              <w:jc w:val="left"/>
              <w:rPr>
                <w:sz w:val="22"/>
                <w:szCs w:val="22"/>
              </w:rPr>
            </w:pPr>
            <w:r w:rsidRPr="00F14316">
              <w:rPr>
                <w:rStyle w:val="Strong"/>
                <w:b/>
                <w:color w:val="000000" w:themeColor="text1"/>
                <w:sz w:val="22"/>
                <w:szCs w:val="22"/>
              </w:rPr>
              <w:t xml:space="preserve">Term </w:t>
            </w:r>
            <w:r w:rsidRPr="00F14316">
              <w:rPr>
                <w:b w:val="0"/>
                <w:color w:val="000000" w:themeColor="text1"/>
                <w:sz w:val="22"/>
                <w:szCs w:val="22"/>
              </w:rPr>
              <w:t xml:space="preserve">                              </w:t>
            </w:r>
          </w:p>
        </w:tc>
        <w:tc>
          <w:tcPr>
            <w:tcW w:w="6750" w:type="dxa"/>
          </w:tcPr>
          <w:p w:rsidR="002522B0" w:rsidRPr="00F14316" w:rsidRDefault="002522B0" w:rsidP="00712BD1">
            <w:pPr>
              <w:pStyle w:val="TH-TableHeading"/>
              <w:jc w:val="left"/>
              <w:rPr>
                <w:sz w:val="22"/>
                <w:szCs w:val="22"/>
              </w:rPr>
            </w:pPr>
            <w:r w:rsidRPr="00712BD1">
              <w:rPr>
                <w:rStyle w:val="Strong"/>
                <w:b/>
                <w:sz w:val="22"/>
                <w:szCs w:val="22"/>
              </w:rPr>
              <w:t>Definition</w:t>
            </w:r>
          </w:p>
        </w:tc>
      </w:tr>
      <w:tr w:rsidR="002522B0" w:rsidRPr="00F14316" w:rsidTr="00C93096">
        <w:trPr>
          <w:jc w:val="center"/>
        </w:trPr>
        <w:tc>
          <w:tcPr>
            <w:tcW w:w="2255" w:type="dxa"/>
          </w:tcPr>
          <w:p w:rsidR="002522B0" w:rsidRPr="00F14316" w:rsidRDefault="002522B0" w:rsidP="0051468E">
            <w:pPr>
              <w:pStyle w:val="TH-TableHeading"/>
              <w:jc w:val="left"/>
              <w:rPr>
                <w:rStyle w:val="Strong"/>
                <w:color w:val="000000" w:themeColor="text1"/>
                <w:sz w:val="22"/>
                <w:szCs w:val="22"/>
              </w:rPr>
            </w:pPr>
            <w:r w:rsidRPr="00F14316">
              <w:rPr>
                <w:rStyle w:val="Strong"/>
                <w:sz w:val="22"/>
                <w:szCs w:val="22"/>
              </w:rPr>
              <w:t>DIRBS</w:t>
            </w:r>
            <w:r w:rsidRPr="00F14316">
              <w:rPr>
                <w:rStyle w:val="Strong"/>
                <w:color w:val="000000" w:themeColor="text1"/>
                <w:sz w:val="22"/>
                <w:szCs w:val="22"/>
              </w:rPr>
              <w:t xml:space="preserve"> </w:t>
            </w:r>
          </w:p>
        </w:tc>
        <w:tc>
          <w:tcPr>
            <w:tcW w:w="6750" w:type="dxa"/>
          </w:tcPr>
          <w:p w:rsidR="002522B0" w:rsidRPr="00F14316" w:rsidRDefault="002522B0" w:rsidP="002522B0">
            <w:pPr>
              <w:pStyle w:val="TH-TableHeading"/>
              <w:jc w:val="left"/>
              <w:rPr>
                <w:rStyle w:val="Strong"/>
                <w:color w:val="091E42"/>
                <w:sz w:val="22"/>
                <w:szCs w:val="22"/>
              </w:rPr>
            </w:pPr>
            <w:r w:rsidRPr="00F14316">
              <w:rPr>
                <w:rStyle w:val="Strong"/>
                <w:sz w:val="22"/>
                <w:szCs w:val="22"/>
              </w:rPr>
              <w:t>Device Identification Registration and Blocking System</w:t>
            </w:r>
          </w:p>
        </w:tc>
      </w:tr>
      <w:tr w:rsidR="006E475E" w:rsidRPr="00F14316" w:rsidTr="00C93096">
        <w:trPr>
          <w:jc w:val="center"/>
        </w:trPr>
        <w:tc>
          <w:tcPr>
            <w:tcW w:w="2255" w:type="dxa"/>
          </w:tcPr>
          <w:p w:rsidR="006E475E" w:rsidRPr="00F14316" w:rsidRDefault="006E475E" w:rsidP="0051468E">
            <w:pPr>
              <w:pStyle w:val="TH-TableHeading"/>
              <w:jc w:val="left"/>
              <w:rPr>
                <w:rStyle w:val="Strong"/>
                <w:sz w:val="22"/>
                <w:szCs w:val="22"/>
              </w:rPr>
            </w:pPr>
            <w:r w:rsidRPr="00F14316">
              <w:rPr>
                <w:rStyle w:val="Strong"/>
                <w:sz w:val="22"/>
                <w:szCs w:val="22"/>
              </w:rPr>
              <w:t xml:space="preserve">IAM </w:t>
            </w:r>
          </w:p>
        </w:tc>
        <w:tc>
          <w:tcPr>
            <w:tcW w:w="6750" w:type="dxa"/>
          </w:tcPr>
          <w:p w:rsidR="006E475E" w:rsidRPr="00F14316" w:rsidRDefault="006E475E" w:rsidP="002522B0">
            <w:pPr>
              <w:pStyle w:val="TH-TableHeading"/>
              <w:jc w:val="left"/>
              <w:rPr>
                <w:rStyle w:val="Strong"/>
                <w:sz w:val="22"/>
                <w:szCs w:val="22"/>
              </w:rPr>
            </w:pPr>
            <w:r w:rsidRPr="00F14316">
              <w:rPr>
                <w:rStyle w:val="Strong"/>
                <w:sz w:val="22"/>
                <w:szCs w:val="22"/>
              </w:rPr>
              <w:t xml:space="preserve">Identity Access Management </w:t>
            </w:r>
          </w:p>
        </w:tc>
      </w:tr>
      <w:tr w:rsidR="002522B0" w:rsidRPr="00F14316" w:rsidTr="00C93096">
        <w:trPr>
          <w:jc w:val="center"/>
        </w:trPr>
        <w:tc>
          <w:tcPr>
            <w:tcW w:w="2255" w:type="dxa"/>
          </w:tcPr>
          <w:p w:rsidR="002522B0" w:rsidRPr="00F14316" w:rsidRDefault="002522B0" w:rsidP="0051468E">
            <w:pPr>
              <w:pStyle w:val="TB-TableBody"/>
              <w:rPr>
                <w:color w:val="091E42"/>
                <w:sz w:val="22"/>
                <w:szCs w:val="22"/>
              </w:rPr>
            </w:pPr>
            <w:r w:rsidRPr="00F14316">
              <w:rPr>
                <w:sz w:val="22"/>
                <w:szCs w:val="22"/>
              </w:rPr>
              <w:t>DVS</w:t>
            </w:r>
          </w:p>
        </w:tc>
        <w:tc>
          <w:tcPr>
            <w:tcW w:w="6750" w:type="dxa"/>
          </w:tcPr>
          <w:p w:rsidR="002522B0" w:rsidRPr="00F14316" w:rsidRDefault="002522B0" w:rsidP="0051468E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sz w:val="22"/>
                <w:szCs w:val="22"/>
              </w:rPr>
            </w:pPr>
            <w:r w:rsidRPr="00F14316">
              <w:rPr>
                <w:rFonts w:ascii="Arial" w:hAnsi="Arial" w:cs="Arial"/>
                <w:sz w:val="22"/>
                <w:szCs w:val="22"/>
              </w:rPr>
              <w:t>Device Verification S</w:t>
            </w:r>
            <w:r w:rsidR="00A4360C">
              <w:rPr>
                <w:rFonts w:ascii="Arial" w:hAnsi="Arial" w:cs="Arial"/>
                <w:sz w:val="22"/>
                <w:szCs w:val="22"/>
              </w:rPr>
              <w:t>ubs</w:t>
            </w:r>
            <w:r w:rsidRPr="00F14316">
              <w:rPr>
                <w:rFonts w:ascii="Arial" w:hAnsi="Arial" w:cs="Arial"/>
                <w:sz w:val="22"/>
                <w:szCs w:val="22"/>
              </w:rPr>
              <w:t xml:space="preserve">ystem </w:t>
            </w:r>
          </w:p>
        </w:tc>
      </w:tr>
      <w:tr w:rsidR="002522B0" w:rsidRPr="00F14316" w:rsidTr="00C93096">
        <w:trPr>
          <w:jc w:val="center"/>
        </w:trPr>
        <w:tc>
          <w:tcPr>
            <w:tcW w:w="2255" w:type="dxa"/>
          </w:tcPr>
          <w:p w:rsidR="002522B0" w:rsidRPr="00F14316" w:rsidRDefault="002522B0" w:rsidP="0051468E">
            <w:pPr>
              <w:pStyle w:val="TB-TableBody"/>
              <w:rPr>
                <w:color w:val="091E42"/>
                <w:sz w:val="22"/>
                <w:szCs w:val="22"/>
              </w:rPr>
            </w:pPr>
            <w:r w:rsidRPr="00F14316">
              <w:rPr>
                <w:sz w:val="22"/>
                <w:szCs w:val="22"/>
              </w:rPr>
              <w:t>MSISDN</w:t>
            </w:r>
          </w:p>
        </w:tc>
        <w:tc>
          <w:tcPr>
            <w:tcW w:w="6750" w:type="dxa"/>
          </w:tcPr>
          <w:p w:rsidR="002522B0" w:rsidRPr="00F14316" w:rsidRDefault="002522B0" w:rsidP="0051468E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sz w:val="22"/>
                <w:szCs w:val="22"/>
              </w:rPr>
            </w:pPr>
            <w:r w:rsidRPr="00F14316">
              <w:rPr>
                <w:rFonts w:ascii="Arial" w:hAnsi="Arial" w:cs="Arial"/>
                <w:color w:val="222222"/>
                <w:sz w:val="22"/>
                <w:szCs w:val="22"/>
                <w:shd w:val="clear" w:color="auto" w:fill="FFFFFF"/>
              </w:rPr>
              <w:t>Mobile Subscriber Integrated Services Directory Number</w:t>
            </w:r>
          </w:p>
        </w:tc>
      </w:tr>
      <w:tr w:rsidR="002522B0" w:rsidRPr="00F14316" w:rsidTr="00C93096">
        <w:trPr>
          <w:trHeight w:val="368"/>
          <w:jc w:val="center"/>
        </w:trPr>
        <w:tc>
          <w:tcPr>
            <w:tcW w:w="2255" w:type="dxa"/>
          </w:tcPr>
          <w:p w:rsidR="002522B0" w:rsidRPr="00F14316" w:rsidRDefault="002522B0" w:rsidP="00C3391E">
            <w:pPr>
              <w:pStyle w:val="TB-TableBody"/>
              <w:spacing w:after="0"/>
              <w:rPr>
                <w:color w:val="091E42"/>
                <w:sz w:val="22"/>
                <w:szCs w:val="22"/>
              </w:rPr>
            </w:pPr>
            <w:r w:rsidRPr="00F14316">
              <w:rPr>
                <w:sz w:val="22"/>
                <w:szCs w:val="22"/>
              </w:rPr>
              <w:t>IMEI</w:t>
            </w:r>
          </w:p>
        </w:tc>
        <w:tc>
          <w:tcPr>
            <w:tcW w:w="6750" w:type="dxa"/>
          </w:tcPr>
          <w:p w:rsidR="002522B0" w:rsidRPr="00F14316" w:rsidRDefault="002522B0" w:rsidP="00C3391E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sz w:val="22"/>
                <w:szCs w:val="22"/>
              </w:rPr>
            </w:pPr>
            <w:r w:rsidRPr="00F14316">
              <w:rPr>
                <w:rFonts w:ascii="Arial" w:hAnsi="Arial" w:cs="Arial"/>
                <w:bCs/>
                <w:color w:val="222222"/>
                <w:sz w:val="22"/>
                <w:szCs w:val="22"/>
                <w:shd w:val="clear" w:color="auto" w:fill="FFFFFF"/>
              </w:rPr>
              <w:t>International Mobile Equipment Identity</w:t>
            </w:r>
          </w:p>
        </w:tc>
      </w:tr>
    </w:tbl>
    <w:p w:rsidR="00C93096" w:rsidRDefault="00C93096" w:rsidP="00C3391E">
      <w:pPr>
        <w:pStyle w:val="Caption"/>
        <w:spacing w:after="0"/>
        <w:jc w:val="center"/>
      </w:pPr>
      <w:bookmarkStart w:id="15" w:name="_Toc522092178"/>
    </w:p>
    <w:p w:rsidR="002522B0" w:rsidRPr="00712BD1" w:rsidRDefault="00E73E6C" w:rsidP="002522B0">
      <w:pPr>
        <w:pStyle w:val="Heading1"/>
        <w:numPr>
          <w:ilvl w:val="0"/>
          <w:numId w:val="1"/>
        </w:numPr>
        <w:pBdr>
          <w:bottom w:val="single" w:sz="18" w:space="5" w:color="3167A9"/>
        </w:pBdr>
        <w:spacing w:before="480" w:after="240" w:line="240" w:lineRule="auto"/>
        <w:ind w:left="-540" w:firstLine="0"/>
        <w:rPr>
          <w:rFonts w:ascii="Arial" w:hAnsi="Arial" w:cs="Arial"/>
          <w:b/>
          <w:color w:val="auto"/>
          <w:sz w:val="48"/>
          <w:szCs w:val="48"/>
        </w:rPr>
      </w:pPr>
      <w:bookmarkStart w:id="16" w:name="_Toc522091200"/>
      <w:bookmarkStart w:id="17" w:name="_Toc528592628"/>
      <w:bookmarkEnd w:id="15"/>
      <w:r>
        <w:rPr>
          <w:rFonts w:ascii="Arial" w:hAnsi="Arial" w:cs="Arial"/>
          <w:b/>
          <w:color w:val="auto"/>
          <w:sz w:val="48"/>
          <w:szCs w:val="48"/>
        </w:rPr>
        <w:lastRenderedPageBreak/>
        <w:t>App</w:t>
      </w:r>
      <w:r w:rsidR="002522B0" w:rsidRPr="00712BD1">
        <w:rPr>
          <w:rFonts w:ascii="Arial" w:hAnsi="Arial" w:cs="Arial"/>
          <w:b/>
          <w:color w:val="auto"/>
          <w:sz w:val="48"/>
          <w:szCs w:val="48"/>
        </w:rPr>
        <w:t xml:space="preserve"> Description</w:t>
      </w:r>
      <w:bookmarkEnd w:id="16"/>
      <w:bookmarkEnd w:id="17"/>
      <w:r w:rsidR="002522B0" w:rsidRPr="00712BD1">
        <w:rPr>
          <w:rFonts w:ascii="Arial" w:hAnsi="Arial" w:cs="Arial"/>
          <w:b/>
          <w:color w:val="auto"/>
          <w:sz w:val="48"/>
          <w:szCs w:val="48"/>
        </w:rPr>
        <w:t xml:space="preserve"> </w:t>
      </w:r>
    </w:p>
    <w:p w:rsidR="00E2561A" w:rsidRPr="008A0551" w:rsidRDefault="00CE2C75" w:rsidP="00CE2C75">
      <w:pPr>
        <w:pStyle w:val="T-TableTitle"/>
        <w:ind w:left="90"/>
      </w:pPr>
      <w:bookmarkStart w:id="18" w:name="_Toc528592246"/>
      <w:r w:rsidRPr="00CE2C75">
        <w:t xml:space="preserve">Table </w:t>
      </w:r>
      <w:fldSimple w:instr=" SEQ Table \* ARABIC ">
        <w:r w:rsidR="00D1595A">
          <w:rPr>
            <w:noProof/>
          </w:rPr>
          <w:t>3</w:t>
        </w:r>
      </w:fldSimple>
      <w:r w:rsidRPr="00CE2C75">
        <w:t>-System Descripti</w:t>
      </w:r>
      <w:r w:rsidRPr="00CE2C75">
        <w:rPr>
          <w:i/>
          <w:iCs/>
        </w:rPr>
        <w:t>o</w:t>
      </w:r>
      <w:r w:rsidRPr="00CE2C75">
        <w:t>n</w:t>
      </w:r>
      <w:bookmarkEnd w:id="18"/>
    </w:p>
    <w:tbl>
      <w:tblPr>
        <w:tblStyle w:val="FormatA"/>
        <w:tblW w:w="9137" w:type="dxa"/>
        <w:jc w:val="center"/>
        <w:tblInd w:w="0" w:type="dxa"/>
        <w:tblLook w:val="04A0" w:firstRow="1" w:lastRow="0" w:firstColumn="1" w:lastColumn="0" w:noHBand="0" w:noVBand="1"/>
      </w:tblPr>
      <w:tblGrid>
        <w:gridCol w:w="2965"/>
        <w:gridCol w:w="6172"/>
      </w:tblGrid>
      <w:tr w:rsidR="002522B0" w:rsidRPr="008A0551" w:rsidTr="008A055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tcW w:w="2965" w:type="dxa"/>
          </w:tcPr>
          <w:p w:rsidR="002522B0" w:rsidRPr="008A0551" w:rsidRDefault="002522B0" w:rsidP="0051468E">
            <w:pPr>
              <w:pStyle w:val="TH-TableHeading"/>
              <w:jc w:val="left"/>
              <w:rPr>
                <w:sz w:val="22"/>
                <w:szCs w:val="22"/>
              </w:rPr>
            </w:pPr>
            <w:r w:rsidRPr="008A0551">
              <w:rPr>
                <w:sz w:val="22"/>
                <w:szCs w:val="22"/>
              </w:rPr>
              <w:t xml:space="preserve">Feature </w:t>
            </w:r>
          </w:p>
        </w:tc>
        <w:tc>
          <w:tcPr>
            <w:tcW w:w="6172" w:type="dxa"/>
          </w:tcPr>
          <w:p w:rsidR="002522B0" w:rsidRPr="008A0551" w:rsidRDefault="00B10B93" w:rsidP="0051468E">
            <w:pPr>
              <w:pStyle w:val="TH-TableHeading"/>
              <w:ind w:firstLine="1364"/>
              <w:jc w:val="left"/>
              <w:rPr>
                <w:sz w:val="22"/>
                <w:szCs w:val="22"/>
              </w:rPr>
            </w:pPr>
            <w:r>
              <w:rPr>
                <w:rStyle w:val="Strong"/>
                <w:b/>
                <w:sz w:val="22"/>
                <w:szCs w:val="22"/>
              </w:rPr>
              <w:t xml:space="preserve">Description </w:t>
            </w:r>
            <w:r w:rsidR="002522B0" w:rsidRPr="008A0551">
              <w:rPr>
                <w:rStyle w:val="Strong"/>
                <w:b/>
                <w:sz w:val="22"/>
                <w:szCs w:val="22"/>
              </w:rPr>
              <w:t xml:space="preserve"> </w:t>
            </w:r>
            <w:r w:rsidR="002522B0" w:rsidRPr="008A0551">
              <w:rPr>
                <w:rStyle w:val="Strong"/>
                <w:b/>
                <w:color w:val="091E42"/>
                <w:sz w:val="22"/>
                <w:szCs w:val="22"/>
              </w:rPr>
              <w:t xml:space="preserve"> </w:t>
            </w:r>
          </w:p>
        </w:tc>
      </w:tr>
      <w:tr w:rsidR="002522B0" w:rsidRPr="008A0551" w:rsidTr="008A0551">
        <w:trPr>
          <w:jc w:val="center"/>
        </w:trPr>
        <w:tc>
          <w:tcPr>
            <w:tcW w:w="2965" w:type="dxa"/>
          </w:tcPr>
          <w:p w:rsidR="002522B0" w:rsidRPr="008A0551" w:rsidRDefault="002522B0" w:rsidP="0051468E">
            <w:pPr>
              <w:pStyle w:val="TB-TableBody"/>
              <w:rPr>
                <w:color w:val="091E42"/>
                <w:sz w:val="22"/>
                <w:szCs w:val="22"/>
              </w:rPr>
            </w:pPr>
            <w:r w:rsidRPr="008A0551">
              <w:rPr>
                <w:sz w:val="22"/>
                <w:szCs w:val="22"/>
              </w:rPr>
              <w:t xml:space="preserve">Enter the IMEI </w:t>
            </w:r>
          </w:p>
        </w:tc>
        <w:tc>
          <w:tcPr>
            <w:tcW w:w="6172" w:type="dxa"/>
          </w:tcPr>
          <w:p w:rsidR="004F1ADA" w:rsidRPr="00DA4EFC" w:rsidRDefault="004F1ADA" w:rsidP="00B10B93">
            <w:pPr>
              <w:pStyle w:val="ListParagraph"/>
              <w:tabs>
                <w:tab w:val="left" w:pos="1260"/>
              </w:tabs>
              <w:ind w:left="252"/>
              <w:rPr>
                <w:rFonts w:cs="Arial"/>
                <w:sz w:val="22"/>
                <w:szCs w:val="22"/>
              </w:rPr>
            </w:pPr>
            <w:r w:rsidRPr="00DA4EFC">
              <w:rPr>
                <w:rFonts w:cs="Arial"/>
                <w:sz w:val="22"/>
                <w:szCs w:val="22"/>
              </w:rPr>
              <w:t xml:space="preserve">Takes the </w:t>
            </w:r>
            <w:r>
              <w:rPr>
                <w:rFonts w:cs="Arial"/>
                <w:sz w:val="22"/>
                <w:szCs w:val="22"/>
              </w:rPr>
              <w:t xml:space="preserve">valid </w:t>
            </w:r>
            <w:r w:rsidRPr="00DA4EFC">
              <w:rPr>
                <w:rFonts w:cs="Arial"/>
                <w:sz w:val="22"/>
                <w:szCs w:val="22"/>
              </w:rPr>
              <w:t xml:space="preserve">IMEI as input. Enter </w:t>
            </w:r>
            <w:r w:rsidR="00642EE4">
              <w:rPr>
                <w:rFonts w:cs="Arial"/>
                <w:sz w:val="22"/>
                <w:szCs w:val="22"/>
              </w:rPr>
              <w:t>IMEI</w:t>
            </w:r>
            <w:r w:rsidRPr="00DA4EFC">
              <w:rPr>
                <w:rFonts w:cs="Arial"/>
                <w:sz w:val="22"/>
                <w:szCs w:val="22"/>
              </w:rPr>
              <w:t xml:space="preserve"> of </w:t>
            </w:r>
            <w:r>
              <w:rPr>
                <w:rFonts w:cs="Arial"/>
                <w:sz w:val="22"/>
                <w:szCs w:val="22"/>
              </w:rPr>
              <w:t xml:space="preserve">device to be verified </w:t>
            </w:r>
          </w:p>
          <w:p w:rsidR="002522B0" w:rsidRPr="008A0551" w:rsidRDefault="002522B0" w:rsidP="004F1ADA">
            <w:pPr>
              <w:pStyle w:val="CommentText"/>
              <w:ind w:left="432"/>
              <w:rPr>
                <w:rFonts w:cs="Arial"/>
                <w:sz w:val="22"/>
                <w:szCs w:val="22"/>
              </w:rPr>
            </w:pPr>
          </w:p>
        </w:tc>
      </w:tr>
      <w:tr w:rsidR="002522B0" w:rsidRPr="008A0551" w:rsidTr="008A0551">
        <w:trPr>
          <w:jc w:val="center"/>
        </w:trPr>
        <w:tc>
          <w:tcPr>
            <w:tcW w:w="2965" w:type="dxa"/>
          </w:tcPr>
          <w:p w:rsidR="002522B0" w:rsidRPr="008A0551" w:rsidRDefault="004F1ADA" w:rsidP="0051468E">
            <w:pPr>
              <w:pStyle w:val="TB-TableBody"/>
              <w:rPr>
                <w:color w:val="091E42"/>
                <w:sz w:val="22"/>
                <w:szCs w:val="22"/>
              </w:rPr>
            </w:pPr>
            <w:r>
              <w:rPr>
                <w:sz w:val="22"/>
                <w:szCs w:val="22"/>
              </w:rPr>
              <w:t>re</w:t>
            </w:r>
            <w:r w:rsidR="002522B0" w:rsidRPr="008A0551">
              <w:rPr>
                <w:sz w:val="22"/>
                <w:szCs w:val="22"/>
              </w:rPr>
              <w:t>Captcha</w:t>
            </w:r>
          </w:p>
        </w:tc>
        <w:tc>
          <w:tcPr>
            <w:tcW w:w="6172" w:type="dxa"/>
          </w:tcPr>
          <w:p w:rsidR="002522B0" w:rsidRDefault="004F1ADA" w:rsidP="00B10B93">
            <w:pPr>
              <w:pStyle w:val="CommentText"/>
              <w:ind w:left="252"/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>reC</w:t>
            </w:r>
            <w:r w:rsidR="002522B0" w:rsidRPr="008A0551">
              <w:rPr>
                <w:rFonts w:cs="Arial"/>
                <w:sz w:val="22"/>
                <w:szCs w:val="22"/>
              </w:rPr>
              <w:t>aptcha is used in order to protect the system from the bots(-bot-is a software application that  runs  automated tasks (scripts ) over the internet )</w:t>
            </w:r>
          </w:p>
          <w:p w:rsidR="004F1ADA" w:rsidRPr="008A0551" w:rsidRDefault="004F1ADA" w:rsidP="004F1ADA">
            <w:pPr>
              <w:pStyle w:val="CommentText"/>
              <w:ind w:left="432"/>
              <w:rPr>
                <w:rFonts w:cs="Arial"/>
                <w:sz w:val="22"/>
                <w:szCs w:val="22"/>
              </w:rPr>
            </w:pPr>
          </w:p>
        </w:tc>
      </w:tr>
      <w:tr w:rsidR="008B4266" w:rsidRPr="008A0551" w:rsidTr="008A0551">
        <w:trPr>
          <w:jc w:val="center"/>
        </w:trPr>
        <w:tc>
          <w:tcPr>
            <w:tcW w:w="2965" w:type="dxa"/>
          </w:tcPr>
          <w:p w:rsidR="008B4266" w:rsidRPr="008A0551" w:rsidRDefault="008B4266" w:rsidP="0051468E">
            <w:pPr>
              <w:pStyle w:val="TB-TableBody"/>
              <w:rPr>
                <w:sz w:val="22"/>
                <w:szCs w:val="22"/>
              </w:rPr>
            </w:pPr>
            <w:r w:rsidRPr="008A0551">
              <w:rPr>
                <w:sz w:val="22"/>
                <w:szCs w:val="22"/>
              </w:rPr>
              <w:t xml:space="preserve">Scan Barcode </w:t>
            </w:r>
          </w:p>
        </w:tc>
        <w:tc>
          <w:tcPr>
            <w:tcW w:w="6172" w:type="dxa"/>
          </w:tcPr>
          <w:p w:rsidR="008B4266" w:rsidRPr="004F1ADA" w:rsidRDefault="0002395D" w:rsidP="00B10B93">
            <w:pPr>
              <w:pStyle w:val="CommentText"/>
              <w:ind w:left="252"/>
              <w:rPr>
                <w:rFonts w:cs="Arial"/>
                <w:sz w:val="22"/>
                <w:szCs w:val="22"/>
              </w:rPr>
            </w:pPr>
            <w:r w:rsidRPr="008A0551">
              <w:rPr>
                <w:rFonts w:cs="Arial"/>
                <w:sz w:val="22"/>
                <w:szCs w:val="22"/>
              </w:rPr>
              <w:t>A</w:t>
            </w:r>
            <w:r w:rsidR="002510BB" w:rsidRPr="008A0551">
              <w:rPr>
                <w:rFonts w:cs="Arial"/>
                <w:sz w:val="22"/>
                <w:szCs w:val="22"/>
              </w:rPr>
              <w:t>llows</w:t>
            </w:r>
            <w:r w:rsidR="00F856A1" w:rsidRPr="008A0551">
              <w:rPr>
                <w:rFonts w:cs="Arial"/>
                <w:sz w:val="22"/>
                <w:szCs w:val="22"/>
              </w:rPr>
              <w:t xml:space="preserve"> user to scan the </w:t>
            </w:r>
            <w:r w:rsidR="002510BB" w:rsidRPr="008A0551">
              <w:rPr>
                <w:rFonts w:cs="Arial"/>
                <w:sz w:val="22"/>
                <w:szCs w:val="22"/>
              </w:rPr>
              <w:t>barcode</w:t>
            </w:r>
            <w:r w:rsidR="00F856A1" w:rsidRPr="008A0551">
              <w:rPr>
                <w:rFonts w:cs="Arial"/>
                <w:sz w:val="22"/>
                <w:szCs w:val="22"/>
              </w:rPr>
              <w:t xml:space="preserve"> </w:t>
            </w:r>
            <w:r w:rsidR="001E6866">
              <w:rPr>
                <w:rFonts w:cs="Arial"/>
                <w:sz w:val="22"/>
                <w:szCs w:val="22"/>
              </w:rPr>
              <w:t xml:space="preserve">of the device </w:t>
            </w:r>
          </w:p>
          <w:p w:rsidR="004F1ADA" w:rsidRPr="008A0551" w:rsidRDefault="004F1ADA" w:rsidP="004F1ADA">
            <w:pPr>
              <w:pStyle w:val="CommentText"/>
              <w:ind w:left="432"/>
              <w:rPr>
                <w:rFonts w:cs="Arial"/>
                <w:sz w:val="22"/>
                <w:szCs w:val="22"/>
              </w:rPr>
            </w:pPr>
          </w:p>
        </w:tc>
      </w:tr>
      <w:tr w:rsidR="002522B0" w:rsidRPr="008A0551" w:rsidTr="008A0551">
        <w:trPr>
          <w:jc w:val="center"/>
        </w:trPr>
        <w:tc>
          <w:tcPr>
            <w:tcW w:w="2965" w:type="dxa"/>
          </w:tcPr>
          <w:p w:rsidR="002522B0" w:rsidRPr="008A0551" w:rsidRDefault="002522B0" w:rsidP="0051468E">
            <w:pPr>
              <w:pStyle w:val="TB-TableBody"/>
              <w:rPr>
                <w:color w:val="091E42"/>
                <w:sz w:val="22"/>
                <w:szCs w:val="22"/>
              </w:rPr>
            </w:pPr>
            <w:r w:rsidRPr="008A0551">
              <w:rPr>
                <w:sz w:val="22"/>
                <w:szCs w:val="22"/>
              </w:rPr>
              <w:t xml:space="preserve">Device Status </w:t>
            </w:r>
          </w:p>
        </w:tc>
        <w:tc>
          <w:tcPr>
            <w:tcW w:w="6172" w:type="dxa"/>
          </w:tcPr>
          <w:p w:rsidR="00031253" w:rsidRPr="00804C9F" w:rsidRDefault="00031253" w:rsidP="00B10B93">
            <w:pPr>
              <w:pStyle w:val="CommentText"/>
              <w:ind w:left="252"/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 xml:space="preserve">Display </w:t>
            </w:r>
            <w:r w:rsidRPr="00804C9F">
              <w:rPr>
                <w:rFonts w:cs="Arial"/>
                <w:sz w:val="22"/>
                <w:szCs w:val="22"/>
              </w:rPr>
              <w:t xml:space="preserve">the </w:t>
            </w:r>
            <w:r>
              <w:rPr>
                <w:rFonts w:cs="Arial"/>
                <w:sz w:val="22"/>
                <w:szCs w:val="22"/>
              </w:rPr>
              <w:t>relevant</w:t>
            </w:r>
            <w:r w:rsidR="00F4732B">
              <w:rPr>
                <w:rFonts w:cs="Arial"/>
                <w:sz w:val="22"/>
                <w:szCs w:val="22"/>
              </w:rPr>
              <w:t xml:space="preserve"> device </w:t>
            </w:r>
            <w:r>
              <w:rPr>
                <w:rFonts w:cs="Arial"/>
                <w:sz w:val="22"/>
                <w:szCs w:val="22"/>
              </w:rPr>
              <w:t xml:space="preserve">details (IMEI, Brand, Model Name, IMEI Compliant Status etc.) </w:t>
            </w:r>
            <w:r w:rsidR="001E6866">
              <w:rPr>
                <w:rFonts w:cs="Arial"/>
                <w:sz w:val="22"/>
                <w:szCs w:val="22"/>
              </w:rPr>
              <w:t xml:space="preserve">in a table </w:t>
            </w:r>
          </w:p>
          <w:p w:rsidR="002522B0" w:rsidRPr="008A0551" w:rsidRDefault="002522B0" w:rsidP="002522B0">
            <w:pPr>
              <w:pStyle w:val="CommentText"/>
              <w:ind w:left="554"/>
              <w:rPr>
                <w:rFonts w:cs="Arial"/>
                <w:sz w:val="22"/>
                <w:szCs w:val="22"/>
              </w:rPr>
            </w:pPr>
            <w:r w:rsidRPr="008A0551">
              <w:rPr>
                <w:rFonts w:cs="Arial"/>
                <w:sz w:val="22"/>
                <w:szCs w:val="22"/>
              </w:rPr>
              <w:t xml:space="preserve"> </w:t>
            </w:r>
          </w:p>
        </w:tc>
      </w:tr>
    </w:tbl>
    <w:p w:rsidR="00C93096" w:rsidRPr="008A62B1" w:rsidRDefault="00C93096" w:rsidP="00F4732B">
      <w:pPr>
        <w:pStyle w:val="Caption"/>
        <w:spacing w:after="0"/>
        <w:jc w:val="center"/>
        <w:rPr>
          <w:rFonts w:ascii="Arial" w:hAnsi="Arial" w:cs="Arial"/>
          <w:color w:val="auto"/>
        </w:rPr>
      </w:pPr>
      <w:bookmarkStart w:id="19" w:name="_Toc522092179"/>
    </w:p>
    <w:bookmarkEnd w:id="19"/>
    <w:p w:rsidR="001F7F92" w:rsidRDefault="001F7F92" w:rsidP="001F7F92"/>
    <w:p w:rsidR="001F7F92" w:rsidRDefault="001F7F92" w:rsidP="001F7F92"/>
    <w:p w:rsidR="001F7F92" w:rsidRDefault="001F7F92" w:rsidP="001F7F92"/>
    <w:p w:rsidR="001F7F92" w:rsidRDefault="001F7F92" w:rsidP="001F7F92"/>
    <w:p w:rsidR="001F7F92" w:rsidRDefault="00CE2C75" w:rsidP="00CE2C75">
      <w:pPr>
        <w:tabs>
          <w:tab w:val="left" w:pos="3735"/>
        </w:tabs>
      </w:pPr>
      <w:r>
        <w:tab/>
      </w:r>
    </w:p>
    <w:p w:rsidR="001F7F92" w:rsidRDefault="001F7F92" w:rsidP="001F7F92"/>
    <w:p w:rsidR="001F7F92" w:rsidRDefault="001F7F92" w:rsidP="001F7F92"/>
    <w:p w:rsidR="001F7F92" w:rsidRDefault="001F7F92" w:rsidP="001F7F92"/>
    <w:p w:rsidR="001F7F92" w:rsidRDefault="001F7F92" w:rsidP="001F7F92"/>
    <w:p w:rsidR="001F7F92" w:rsidRDefault="001F7F92" w:rsidP="001F7F92"/>
    <w:p w:rsidR="001F7F92" w:rsidRDefault="001F7F92" w:rsidP="001F7F92"/>
    <w:p w:rsidR="001F7F92" w:rsidRDefault="001F7F92" w:rsidP="001F7F92"/>
    <w:p w:rsidR="001F7F92" w:rsidRDefault="001F7F92" w:rsidP="001F7F92"/>
    <w:p w:rsidR="001F7F92" w:rsidRDefault="001F7F92" w:rsidP="001F7F92"/>
    <w:p w:rsidR="001F7F92" w:rsidRDefault="001F7F92" w:rsidP="001F7F92"/>
    <w:p w:rsidR="001E6866" w:rsidRDefault="001E6866" w:rsidP="001F7F92"/>
    <w:p w:rsidR="009D6B93" w:rsidRPr="009D6B93" w:rsidRDefault="009D6B93" w:rsidP="009D6B93">
      <w:pPr>
        <w:pStyle w:val="Heading1"/>
        <w:numPr>
          <w:ilvl w:val="0"/>
          <w:numId w:val="1"/>
        </w:numPr>
        <w:pBdr>
          <w:bottom w:val="single" w:sz="18" w:space="5" w:color="3167A9"/>
        </w:pBdr>
        <w:spacing w:before="480" w:after="240" w:line="240" w:lineRule="auto"/>
        <w:ind w:left="-540" w:firstLine="0"/>
        <w:rPr>
          <w:rFonts w:ascii="Arial" w:hAnsi="Arial" w:cs="Arial"/>
          <w:b/>
          <w:caps/>
          <w:color w:val="auto"/>
          <w:sz w:val="48"/>
          <w:szCs w:val="48"/>
        </w:rPr>
      </w:pPr>
      <w:bookmarkStart w:id="20" w:name="_Toc528592629"/>
      <w:bookmarkStart w:id="21" w:name="_Toc522091202"/>
      <w:r w:rsidRPr="009D6B93">
        <w:rPr>
          <w:rFonts w:ascii="Arial" w:eastAsiaTheme="minorHAnsi" w:hAnsi="Arial" w:cs="Arial"/>
          <w:b/>
          <w:color w:val="auto"/>
          <w:sz w:val="48"/>
          <w:szCs w:val="48"/>
        </w:rPr>
        <w:lastRenderedPageBreak/>
        <w:t>App Navigation</w:t>
      </w:r>
      <w:bookmarkEnd w:id="20"/>
    </w:p>
    <w:p w:rsidR="002522B0" w:rsidRDefault="002522B0" w:rsidP="002B3C9A">
      <w:pPr>
        <w:pStyle w:val="Heading1"/>
        <w:numPr>
          <w:ilvl w:val="1"/>
          <w:numId w:val="1"/>
        </w:numPr>
        <w:ind w:left="-90" w:hanging="630"/>
        <w:rPr>
          <w:rFonts w:ascii="Arial" w:hAnsi="Arial" w:cs="Arial"/>
          <w:b/>
          <w:color w:val="auto"/>
        </w:rPr>
      </w:pPr>
      <w:bookmarkStart w:id="22" w:name="_Toc528592630"/>
      <w:r w:rsidRPr="00586165">
        <w:rPr>
          <w:rFonts w:ascii="Arial" w:hAnsi="Arial" w:cs="Arial"/>
          <w:b/>
          <w:color w:val="auto"/>
        </w:rPr>
        <w:t>Enter the IMEI</w:t>
      </w:r>
      <w:bookmarkEnd w:id="21"/>
      <w:bookmarkEnd w:id="22"/>
      <w:r w:rsidRPr="00586165">
        <w:rPr>
          <w:rFonts w:ascii="Arial" w:hAnsi="Arial" w:cs="Arial"/>
          <w:b/>
          <w:color w:val="auto"/>
        </w:rPr>
        <w:t xml:space="preserve"> </w:t>
      </w:r>
    </w:p>
    <w:p w:rsidR="00F4732B" w:rsidRPr="00F4732B" w:rsidRDefault="00F4732B" w:rsidP="00F4732B"/>
    <w:p w:rsidR="008A0551" w:rsidRPr="002D6102" w:rsidRDefault="002522B0" w:rsidP="007D7E49">
      <w:pPr>
        <w:pStyle w:val="ListParagraph"/>
        <w:numPr>
          <w:ilvl w:val="0"/>
          <w:numId w:val="21"/>
        </w:numPr>
        <w:ind w:left="180" w:hanging="270"/>
        <w:rPr>
          <w:rFonts w:ascii="Arial" w:hAnsi="Arial" w:cs="Arial"/>
          <w:sz w:val="22"/>
        </w:rPr>
      </w:pPr>
      <w:r w:rsidRPr="002D6102">
        <w:rPr>
          <w:rFonts w:ascii="Arial" w:hAnsi="Arial" w:cs="Arial"/>
          <w:sz w:val="22"/>
        </w:rPr>
        <w:t xml:space="preserve">Enter the </w:t>
      </w:r>
      <w:r w:rsidR="00642EE4">
        <w:rPr>
          <w:rFonts w:ascii="Arial" w:hAnsi="Arial" w:cs="Arial"/>
          <w:sz w:val="22"/>
        </w:rPr>
        <w:t>IMEI</w:t>
      </w:r>
      <w:r w:rsidRPr="002D6102">
        <w:rPr>
          <w:rFonts w:ascii="Arial" w:hAnsi="Arial" w:cs="Arial"/>
          <w:sz w:val="22"/>
        </w:rPr>
        <w:t xml:space="preserve"> in the respective field</w:t>
      </w:r>
    </w:p>
    <w:p w:rsidR="002522B0" w:rsidRPr="002D6102" w:rsidRDefault="002522B0" w:rsidP="008A0551">
      <w:pPr>
        <w:pStyle w:val="ListParagraph"/>
        <w:ind w:left="180"/>
        <w:rPr>
          <w:rFonts w:ascii="Arial" w:hAnsi="Arial" w:cs="Arial"/>
          <w:sz w:val="22"/>
        </w:rPr>
      </w:pPr>
      <w:r w:rsidRPr="002D6102">
        <w:rPr>
          <w:rFonts w:ascii="Arial" w:hAnsi="Arial" w:cs="Arial"/>
          <w:b/>
          <w:sz w:val="22"/>
        </w:rPr>
        <w:t>Note</w:t>
      </w:r>
      <w:r w:rsidR="00231139" w:rsidRPr="002D6102">
        <w:rPr>
          <w:rFonts w:ascii="Arial" w:hAnsi="Arial" w:cs="Arial"/>
          <w:sz w:val="22"/>
        </w:rPr>
        <w:t xml:space="preserve">: </w:t>
      </w:r>
      <w:r w:rsidR="007D7E49" w:rsidRPr="002D6102">
        <w:rPr>
          <w:rFonts w:ascii="Arial" w:hAnsi="Arial" w:cs="Arial"/>
          <w:sz w:val="22"/>
        </w:rPr>
        <w:t>IMEI can contain alphanumeric characters (0-9, A-F, a-f). The length of the IMEI should be between 14-16 characters</w:t>
      </w:r>
      <w:r w:rsidR="00875BB3">
        <w:rPr>
          <w:rFonts w:ascii="Arial" w:hAnsi="Arial" w:cs="Arial"/>
          <w:sz w:val="22"/>
        </w:rPr>
        <w:t>.</w:t>
      </w:r>
    </w:p>
    <w:p w:rsidR="002522B0" w:rsidRPr="002D6102" w:rsidRDefault="00B6213C" w:rsidP="007D7E49">
      <w:pPr>
        <w:pStyle w:val="ListParagraph"/>
        <w:numPr>
          <w:ilvl w:val="0"/>
          <w:numId w:val="21"/>
        </w:numPr>
        <w:tabs>
          <w:tab w:val="left" w:pos="0"/>
        </w:tabs>
        <w:ind w:left="180" w:hanging="270"/>
        <w:rPr>
          <w:rFonts w:ascii="Arial" w:hAnsi="Arial" w:cs="Arial"/>
          <w:sz w:val="22"/>
        </w:rPr>
      </w:pPr>
      <w:r w:rsidRPr="002D6102">
        <w:rPr>
          <w:rFonts w:ascii="Arial" w:hAnsi="Arial" w:cs="Arial"/>
          <w:sz w:val="22"/>
        </w:rPr>
        <w:t xml:space="preserve">Tap </w:t>
      </w:r>
      <w:r w:rsidR="004F1ADA">
        <w:rPr>
          <w:rFonts w:ascii="Arial" w:hAnsi="Arial" w:cs="Arial"/>
          <w:sz w:val="22"/>
        </w:rPr>
        <w:t>on the “Submit” button</w:t>
      </w:r>
    </w:p>
    <w:p w:rsidR="004F1ADA" w:rsidRDefault="00B10B93" w:rsidP="00644FCA">
      <w:pPr>
        <w:tabs>
          <w:tab w:val="left" w:pos="2250"/>
        </w:tabs>
        <w:spacing w:after="0"/>
        <w:ind w:left="-1170" w:right="-1413"/>
        <w:jc w:val="center"/>
      </w:pPr>
      <w:bookmarkStart w:id="23" w:name="_Toc522092152"/>
      <w:bookmarkStart w:id="24" w:name="_Toc523213398"/>
      <w:bookmarkStart w:id="25" w:name="_Toc525649737"/>
      <w:r w:rsidRPr="00B10B93">
        <w:rPr>
          <w:noProof/>
        </w:rPr>
        <w:drawing>
          <wp:inline distT="0" distB="0" distL="0" distR="0">
            <wp:extent cx="3135986" cy="5577840"/>
            <wp:effectExtent l="152400" t="152400" r="369570" b="365760"/>
            <wp:docPr id="4" name="Picture 4" descr="C:\Users\Momna Ali Shah\Desktop\mob ss\1.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omna Ali Shah\Desktop\mob ss\1.2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5986" cy="55778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522B0" w:rsidRPr="00CE2C75" w:rsidRDefault="002522B0" w:rsidP="008B6E2F">
      <w:pPr>
        <w:pStyle w:val="F-FigureTitle"/>
        <w:spacing w:before="0"/>
        <w:ind w:left="3060"/>
        <w:rPr>
          <w:lang w:eastAsia="ja-JP"/>
        </w:rPr>
      </w:pPr>
      <w:bookmarkStart w:id="26" w:name="_Toc527101177"/>
      <w:r w:rsidRPr="00CE2C75">
        <w:rPr>
          <w:lang w:eastAsia="ja-JP"/>
        </w:rPr>
        <w:t xml:space="preserve">Figure </w:t>
      </w:r>
      <w:r w:rsidR="002E3AE9" w:rsidRPr="00CE2C75">
        <w:rPr>
          <w:lang w:eastAsia="ja-JP"/>
        </w:rPr>
        <w:fldChar w:fldCharType="begin"/>
      </w:r>
      <w:r w:rsidR="002E3AE9" w:rsidRPr="00CE2C75">
        <w:rPr>
          <w:lang w:eastAsia="ja-JP"/>
        </w:rPr>
        <w:instrText xml:space="preserve"> SEQ Figure \* ARABIC </w:instrText>
      </w:r>
      <w:r w:rsidR="002E3AE9" w:rsidRPr="00CE2C75">
        <w:rPr>
          <w:lang w:eastAsia="ja-JP"/>
        </w:rPr>
        <w:fldChar w:fldCharType="separate"/>
      </w:r>
      <w:r w:rsidR="00D1595A">
        <w:rPr>
          <w:noProof/>
          <w:lang w:eastAsia="ja-JP"/>
        </w:rPr>
        <w:t>1</w:t>
      </w:r>
      <w:r w:rsidR="002E3AE9" w:rsidRPr="00CE2C75">
        <w:rPr>
          <w:lang w:eastAsia="ja-JP"/>
        </w:rPr>
        <w:fldChar w:fldCharType="end"/>
      </w:r>
      <w:r w:rsidR="00505BDB" w:rsidRPr="00CE2C75">
        <w:rPr>
          <w:lang w:eastAsia="ja-JP"/>
        </w:rPr>
        <w:t>-</w:t>
      </w:r>
      <w:r w:rsidRPr="00CE2C75">
        <w:rPr>
          <w:lang w:eastAsia="ja-JP"/>
        </w:rPr>
        <w:t>Check IMEI Status</w:t>
      </w:r>
      <w:bookmarkEnd w:id="23"/>
      <w:bookmarkEnd w:id="24"/>
      <w:bookmarkEnd w:id="25"/>
      <w:bookmarkEnd w:id="26"/>
    </w:p>
    <w:p w:rsidR="00C93096" w:rsidRPr="00444AD8" w:rsidRDefault="00C93096" w:rsidP="00444AD8"/>
    <w:p w:rsidR="003A0F98" w:rsidRPr="00712BD1" w:rsidRDefault="00B6213C" w:rsidP="004F1ADA">
      <w:pPr>
        <w:pStyle w:val="ListParagraph"/>
        <w:ind w:left="180"/>
        <w:rPr>
          <w:rFonts w:ascii="Arial" w:hAnsi="Arial" w:cs="Arial"/>
          <w:sz w:val="22"/>
        </w:rPr>
      </w:pPr>
      <w:r w:rsidRPr="00712BD1">
        <w:rPr>
          <w:rFonts w:ascii="Arial" w:hAnsi="Arial" w:cs="Arial"/>
          <w:sz w:val="22"/>
        </w:rPr>
        <w:lastRenderedPageBreak/>
        <w:t>After tapping</w:t>
      </w:r>
      <w:r w:rsidR="002522B0" w:rsidRPr="00712BD1">
        <w:rPr>
          <w:rFonts w:ascii="Arial" w:hAnsi="Arial" w:cs="Arial"/>
          <w:sz w:val="22"/>
        </w:rPr>
        <w:t xml:space="preserve"> on the “Submit” button, </w:t>
      </w:r>
      <w:r w:rsidR="004F1ADA">
        <w:rPr>
          <w:rFonts w:ascii="Arial" w:hAnsi="Arial" w:cs="Arial"/>
          <w:sz w:val="22"/>
        </w:rPr>
        <w:t>re</w:t>
      </w:r>
      <w:r w:rsidR="00862490" w:rsidRPr="00712BD1">
        <w:rPr>
          <w:rFonts w:ascii="Arial" w:hAnsi="Arial" w:cs="Arial"/>
          <w:sz w:val="22"/>
        </w:rPr>
        <w:t>CAPTCHA window will popup</w:t>
      </w:r>
      <w:r w:rsidR="007D7E49" w:rsidRPr="00712BD1">
        <w:rPr>
          <w:rFonts w:ascii="Arial" w:hAnsi="Arial" w:cs="Arial"/>
          <w:sz w:val="22"/>
        </w:rPr>
        <w:t xml:space="preserve">, </w:t>
      </w:r>
      <w:r w:rsidR="004F1ADA">
        <w:rPr>
          <w:rFonts w:ascii="Arial" w:hAnsi="Arial" w:cs="Arial"/>
          <w:sz w:val="22"/>
        </w:rPr>
        <w:t xml:space="preserve">complete the </w:t>
      </w:r>
      <w:r w:rsidR="004F1ADA" w:rsidRPr="00712BD1">
        <w:rPr>
          <w:rFonts w:ascii="Arial" w:hAnsi="Arial" w:cs="Arial"/>
          <w:sz w:val="22"/>
        </w:rPr>
        <w:t>verification</w:t>
      </w:r>
      <w:r w:rsidR="004F1ADA">
        <w:rPr>
          <w:rFonts w:ascii="Arial" w:hAnsi="Arial" w:cs="Arial"/>
          <w:sz w:val="22"/>
        </w:rPr>
        <w:t xml:space="preserve"> process</w:t>
      </w:r>
      <w:r w:rsidR="00875BB3">
        <w:rPr>
          <w:rFonts w:ascii="Arial" w:hAnsi="Arial" w:cs="Arial"/>
          <w:sz w:val="22"/>
        </w:rPr>
        <w:t>.</w:t>
      </w:r>
      <w:r w:rsidR="00862490" w:rsidRPr="00712BD1">
        <w:rPr>
          <w:rFonts w:ascii="Arial" w:hAnsi="Arial" w:cs="Arial"/>
          <w:sz w:val="22"/>
        </w:rPr>
        <w:t xml:space="preserve"> </w:t>
      </w:r>
    </w:p>
    <w:p w:rsidR="002522B0" w:rsidRDefault="00B10B93" w:rsidP="00F4732B">
      <w:pPr>
        <w:tabs>
          <w:tab w:val="left" w:pos="270"/>
          <w:tab w:val="left" w:pos="2160"/>
          <w:tab w:val="left" w:pos="2250"/>
          <w:tab w:val="left" w:pos="2430"/>
        </w:tabs>
        <w:spacing w:after="0"/>
        <w:ind w:left="-1080" w:right="-1413"/>
        <w:jc w:val="center"/>
      </w:pPr>
      <w:r w:rsidRPr="00B10B93">
        <w:rPr>
          <w:noProof/>
        </w:rPr>
        <w:drawing>
          <wp:inline distT="0" distB="0" distL="0" distR="0">
            <wp:extent cx="3136939" cy="5577840"/>
            <wp:effectExtent l="152400" t="152400" r="368300" b="365760"/>
            <wp:docPr id="6" name="Picture 6" descr="C:\Users\Momna Ali Shah\Desktop\mob ss\2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omna Ali Shah\Desktop\mob ss\2.1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6939" cy="55778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C669C" w:rsidRPr="00AE11EB" w:rsidRDefault="002522B0" w:rsidP="008B6E2F">
      <w:pPr>
        <w:pStyle w:val="F-FigureTitle"/>
        <w:spacing w:before="0"/>
        <w:ind w:left="3510"/>
        <w:rPr>
          <w:lang w:eastAsia="ja-JP"/>
        </w:rPr>
      </w:pPr>
      <w:bookmarkStart w:id="27" w:name="_Toc522092153"/>
      <w:bookmarkStart w:id="28" w:name="_Toc523213399"/>
      <w:bookmarkStart w:id="29" w:name="_Toc525649738"/>
      <w:bookmarkStart w:id="30" w:name="_Toc527101178"/>
      <w:r w:rsidRPr="00AE11EB">
        <w:t xml:space="preserve">Figure </w:t>
      </w:r>
      <w:r w:rsidR="002E3AE9" w:rsidRPr="00AE11EB">
        <w:rPr>
          <w:noProof/>
        </w:rPr>
        <w:fldChar w:fldCharType="begin"/>
      </w:r>
      <w:r w:rsidR="002E3AE9" w:rsidRPr="00AE11EB">
        <w:rPr>
          <w:noProof/>
        </w:rPr>
        <w:instrText xml:space="preserve"> SEQ Figure \* ARABIC </w:instrText>
      </w:r>
      <w:r w:rsidR="002E3AE9" w:rsidRPr="00AE11EB">
        <w:rPr>
          <w:noProof/>
        </w:rPr>
        <w:fldChar w:fldCharType="separate"/>
      </w:r>
      <w:r w:rsidR="00D1595A">
        <w:rPr>
          <w:noProof/>
        </w:rPr>
        <w:t>2</w:t>
      </w:r>
      <w:r w:rsidR="002E3AE9" w:rsidRPr="00AE11EB">
        <w:rPr>
          <w:noProof/>
        </w:rPr>
        <w:fldChar w:fldCharType="end"/>
      </w:r>
      <w:bookmarkEnd w:id="27"/>
      <w:r w:rsidR="00AE11EB" w:rsidRPr="00AE11EB">
        <w:t>-</w:t>
      </w:r>
      <w:r w:rsidR="00F4732B">
        <w:t>re</w:t>
      </w:r>
      <w:r w:rsidR="00FB6DE9" w:rsidRPr="00AE11EB">
        <w:t>CAPTCHA</w:t>
      </w:r>
      <w:bookmarkEnd w:id="28"/>
      <w:bookmarkEnd w:id="29"/>
      <w:bookmarkEnd w:id="30"/>
    </w:p>
    <w:p w:rsidR="006C23F1" w:rsidRDefault="00CC669C">
      <w:r>
        <w:t xml:space="preserve"> </w:t>
      </w:r>
    </w:p>
    <w:p w:rsidR="00974944" w:rsidRDefault="00974944"/>
    <w:p w:rsidR="001F7F92" w:rsidRDefault="001F7F92"/>
    <w:p w:rsidR="004F1ADA" w:rsidRDefault="004F1ADA"/>
    <w:p w:rsidR="00CE2C75" w:rsidRDefault="00CE2C75"/>
    <w:p w:rsidR="00AB16C5" w:rsidRDefault="00AB16C5"/>
    <w:p w:rsidR="00EF3B1F" w:rsidRPr="00712BD1" w:rsidRDefault="00AE11EB" w:rsidP="004F1ADA">
      <w:pPr>
        <w:pStyle w:val="ListParagraph"/>
        <w:ind w:left="180"/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lastRenderedPageBreak/>
        <w:t>Status</w:t>
      </w:r>
      <w:r w:rsidR="001F7F92">
        <w:rPr>
          <w:rFonts w:ascii="Arial" w:hAnsi="Arial" w:cs="Arial"/>
          <w:sz w:val="22"/>
        </w:rPr>
        <w:t xml:space="preserve"> of the devic</w:t>
      </w:r>
      <w:r w:rsidR="001E6866">
        <w:rPr>
          <w:rFonts w:ascii="Arial" w:hAnsi="Arial" w:cs="Arial"/>
          <w:sz w:val="22"/>
        </w:rPr>
        <w:t>e will display in a table</w:t>
      </w:r>
      <w:r w:rsidR="001F7F92">
        <w:rPr>
          <w:rFonts w:ascii="Arial" w:hAnsi="Arial" w:cs="Arial"/>
          <w:sz w:val="22"/>
        </w:rPr>
        <w:t xml:space="preserve"> with details </w:t>
      </w:r>
      <w:r>
        <w:rPr>
          <w:rFonts w:ascii="Arial" w:hAnsi="Arial" w:cs="Arial"/>
          <w:sz w:val="22"/>
        </w:rPr>
        <w:t>(</w:t>
      </w:r>
      <w:r w:rsidR="001F7F92">
        <w:rPr>
          <w:rFonts w:ascii="Arial" w:hAnsi="Arial" w:cs="Arial"/>
          <w:sz w:val="22"/>
        </w:rPr>
        <w:t>i.e. IMEI, Brand, Model Name, IMEI Compliance Status etc.</w:t>
      </w:r>
      <w:r>
        <w:rPr>
          <w:rFonts w:ascii="Arial" w:hAnsi="Arial" w:cs="Arial"/>
          <w:sz w:val="22"/>
        </w:rPr>
        <w:t>)</w:t>
      </w:r>
    </w:p>
    <w:p w:rsidR="00EF3B1F" w:rsidRDefault="00EF3B1F" w:rsidP="00EF3B1F">
      <w:pPr>
        <w:pStyle w:val="ListParagraph"/>
        <w:ind w:left="1890"/>
        <w:rPr>
          <w:rFonts w:ascii="Times New Roman" w:hAnsi="Times New Roman" w:cs="Times New Roman"/>
          <w:sz w:val="22"/>
        </w:rPr>
      </w:pPr>
    </w:p>
    <w:p w:rsidR="002522B0" w:rsidRPr="00EF3B1F" w:rsidRDefault="007D7E49" w:rsidP="00F4732B">
      <w:pPr>
        <w:pStyle w:val="ListParagraph"/>
        <w:tabs>
          <w:tab w:val="left" w:pos="180"/>
        </w:tabs>
        <w:spacing w:after="0"/>
        <w:ind w:left="-1170" w:right="-1413"/>
        <w:jc w:val="center"/>
        <w:rPr>
          <w:rFonts w:ascii="Times New Roman" w:hAnsi="Times New Roman" w:cs="Times New Roman"/>
          <w:sz w:val="22"/>
        </w:rPr>
      </w:pPr>
      <w:r w:rsidRPr="007D7E49">
        <w:rPr>
          <w:noProof/>
        </w:rPr>
        <w:drawing>
          <wp:inline distT="0" distB="0" distL="0" distR="0">
            <wp:extent cx="3136392" cy="5574776"/>
            <wp:effectExtent l="152400" t="152400" r="368935" b="368935"/>
            <wp:docPr id="14" name="Picture 14" descr="C:\Users\Momna Ali Shah\Desktop\android-public\download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omna Ali Shah\Desktop\android-public\download (1)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6392" cy="557477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E057B" w:rsidRPr="00AE11EB" w:rsidRDefault="00EF3B1F" w:rsidP="008B6E2F">
      <w:pPr>
        <w:pStyle w:val="F-FigureTitle"/>
        <w:spacing w:before="0"/>
        <w:ind w:left="3510"/>
      </w:pPr>
      <w:bookmarkStart w:id="31" w:name="_Toc523213400"/>
      <w:bookmarkStart w:id="32" w:name="_Toc525649739"/>
      <w:bookmarkStart w:id="33" w:name="_Toc527101179"/>
      <w:r w:rsidRPr="00AE11EB">
        <w:t xml:space="preserve">Figure </w:t>
      </w:r>
      <w:r w:rsidR="002E3AE9" w:rsidRPr="00AE11EB">
        <w:rPr>
          <w:noProof/>
        </w:rPr>
        <w:fldChar w:fldCharType="begin"/>
      </w:r>
      <w:r w:rsidR="002E3AE9" w:rsidRPr="00AE11EB">
        <w:rPr>
          <w:noProof/>
        </w:rPr>
        <w:instrText xml:space="preserve"> SEQ Figure \* ARABIC </w:instrText>
      </w:r>
      <w:r w:rsidR="002E3AE9" w:rsidRPr="00AE11EB">
        <w:rPr>
          <w:noProof/>
        </w:rPr>
        <w:fldChar w:fldCharType="separate"/>
      </w:r>
      <w:r w:rsidR="00D1595A">
        <w:rPr>
          <w:noProof/>
        </w:rPr>
        <w:t>3</w:t>
      </w:r>
      <w:r w:rsidR="002E3AE9" w:rsidRPr="00AE11EB">
        <w:rPr>
          <w:noProof/>
        </w:rPr>
        <w:fldChar w:fldCharType="end"/>
      </w:r>
      <w:r w:rsidR="00AE11EB">
        <w:t>-</w:t>
      </w:r>
      <w:r w:rsidRPr="00AE11EB">
        <w:t>Device Status</w:t>
      </w:r>
      <w:bookmarkEnd w:id="31"/>
      <w:bookmarkEnd w:id="32"/>
      <w:bookmarkEnd w:id="33"/>
    </w:p>
    <w:p w:rsidR="00974944" w:rsidRDefault="00974944" w:rsidP="00974944"/>
    <w:p w:rsidR="007D7E49" w:rsidRDefault="007D7E49" w:rsidP="00974944"/>
    <w:p w:rsidR="001F7F92" w:rsidRDefault="001F7F92" w:rsidP="00974944"/>
    <w:p w:rsidR="001F7F92" w:rsidRDefault="001F7F92" w:rsidP="00974944"/>
    <w:p w:rsidR="00B86C80" w:rsidRPr="00974944" w:rsidRDefault="00B86C80" w:rsidP="00974944"/>
    <w:p w:rsidR="00E85178" w:rsidRPr="00D1595A" w:rsidRDefault="00967706" w:rsidP="00B86C80">
      <w:pPr>
        <w:pStyle w:val="Heading1"/>
        <w:numPr>
          <w:ilvl w:val="1"/>
          <w:numId w:val="1"/>
        </w:numPr>
        <w:ind w:left="-90" w:hanging="630"/>
        <w:rPr>
          <w:rFonts w:ascii="Arial" w:hAnsi="Arial" w:cs="Arial"/>
          <w:b/>
          <w:color w:val="auto"/>
          <w:rPrChange w:id="34" w:author="momna ali" w:date="2018-11-07T12:24:00Z">
            <w:rPr>
              <w:rFonts w:ascii="Arial" w:hAnsi="Arial" w:cs="Arial"/>
              <w:b/>
              <w:color w:val="auto"/>
              <w:sz w:val="28"/>
              <w:szCs w:val="28"/>
            </w:rPr>
          </w:rPrChange>
        </w:rPr>
      </w:pPr>
      <w:bookmarkStart w:id="35" w:name="_Toc528592631"/>
      <w:r w:rsidRPr="00D1595A">
        <w:rPr>
          <w:rFonts w:ascii="Arial" w:hAnsi="Arial" w:cs="Arial"/>
          <w:b/>
          <w:color w:val="auto"/>
          <w:rPrChange w:id="36" w:author="momna ali" w:date="2018-11-07T12:24:00Z">
            <w:rPr>
              <w:rFonts w:ascii="Arial" w:hAnsi="Arial" w:cs="Arial"/>
              <w:b/>
              <w:color w:val="auto"/>
              <w:sz w:val="28"/>
              <w:szCs w:val="28"/>
            </w:rPr>
          </w:rPrChange>
        </w:rPr>
        <w:lastRenderedPageBreak/>
        <w:t>Scan Barcode</w:t>
      </w:r>
      <w:bookmarkEnd w:id="35"/>
    </w:p>
    <w:p w:rsidR="00F4732B" w:rsidRPr="00F4732B" w:rsidRDefault="00F4732B" w:rsidP="00F4732B">
      <w:bookmarkStart w:id="37" w:name="_GoBack"/>
      <w:bookmarkEnd w:id="37"/>
    </w:p>
    <w:p w:rsidR="004C1730" w:rsidRPr="00712BD1" w:rsidRDefault="00AE11EB" w:rsidP="00505BDB">
      <w:pPr>
        <w:pStyle w:val="ListParagraph"/>
        <w:numPr>
          <w:ilvl w:val="0"/>
          <w:numId w:val="43"/>
        </w:numPr>
        <w:tabs>
          <w:tab w:val="left" w:pos="0"/>
        </w:tabs>
        <w:ind w:left="180" w:hanging="270"/>
        <w:rPr>
          <w:rFonts w:ascii="Arial" w:hAnsi="Arial" w:cs="Arial"/>
          <w:b/>
          <w:sz w:val="22"/>
        </w:rPr>
      </w:pPr>
      <w:r>
        <w:rPr>
          <w:rFonts w:ascii="Arial" w:hAnsi="Arial" w:cs="Arial"/>
          <w:sz w:val="22"/>
        </w:rPr>
        <w:t xml:space="preserve">To scan the barcode, </w:t>
      </w:r>
      <w:r w:rsidR="00B6213C" w:rsidRPr="00712BD1">
        <w:rPr>
          <w:rFonts w:ascii="Arial" w:hAnsi="Arial" w:cs="Arial"/>
          <w:sz w:val="22"/>
        </w:rPr>
        <w:t>tap on the “Scan Barcode” icon</w:t>
      </w:r>
      <w:r w:rsidR="00967706" w:rsidRPr="00712BD1">
        <w:rPr>
          <w:rFonts w:ascii="Arial" w:hAnsi="Arial" w:cs="Arial"/>
          <w:sz w:val="22"/>
        </w:rPr>
        <w:t xml:space="preserve"> </w:t>
      </w:r>
    </w:p>
    <w:p w:rsidR="00851A8A" w:rsidRDefault="00B10B93" w:rsidP="00644FCA">
      <w:pPr>
        <w:spacing w:after="0"/>
        <w:ind w:left="-1170" w:right="-1413"/>
        <w:jc w:val="center"/>
      </w:pPr>
      <w:r w:rsidRPr="00B10B93">
        <w:rPr>
          <w:noProof/>
        </w:rPr>
        <w:drawing>
          <wp:inline distT="0" distB="0" distL="0" distR="0">
            <wp:extent cx="3136235" cy="5577840"/>
            <wp:effectExtent l="152400" t="152400" r="369570" b="365760"/>
            <wp:docPr id="7" name="Picture 7" descr="C:\Users\Momna Ali Shah\Desktop\mob ss\3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Momna Ali Shah\Desktop\mob ss\3.1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6235" cy="55778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A5639" w:rsidRPr="00AE11EB" w:rsidRDefault="004C1730" w:rsidP="008B6E2F">
      <w:pPr>
        <w:pStyle w:val="F-FigureTitle"/>
        <w:spacing w:before="0"/>
        <w:ind w:left="3060"/>
      </w:pPr>
      <w:bookmarkStart w:id="38" w:name="_Toc523213401"/>
      <w:bookmarkStart w:id="39" w:name="_Toc525649740"/>
      <w:bookmarkStart w:id="40" w:name="_Toc527101180"/>
      <w:r w:rsidRPr="00AE11EB">
        <w:t xml:space="preserve">Figure </w:t>
      </w:r>
      <w:r w:rsidR="002E3AE9" w:rsidRPr="00AE11EB">
        <w:rPr>
          <w:noProof/>
        </w:rPr>
        <w:fldChar w:fldCharType="begin"/>
      </w:r>
      <w:r w:rsidR="002E3AE9" w:rsidRPr="00AE11EB">
        <w:rPr>
          <w:noProof/>
        </w:rPr>
        <w:instrText xml:space="preserve"> SEQ Figure \* ARABIC </w:instrText>
      </w:r>
      <w:r w:rsidR="002E3AE9" w:rsidRPr="00AE11EB">
        <w:rPr>
          <w:noProof/>
        </w:rPr>
        <w:fldChar w:fldCharType="separate"/>
      </w:r>
      <w:r w:rsidR="00D1595A">
        <w:rPr>
          <w:noProof/>
        </w:rPr>
        <w:t>4</w:t>
      </w:r>
      <w:r w:rsidR="002E3AE9" w:rsidRPr="00AE11EB">
        <w:rPr>
          <w:noProof/>
        </w:rPr>
        <w:fldChar w:fldCharType="end"/>
      </w:r>
      <w:r w:rsidR="00AE11EB">
        <w:t>-</w:t>
      </w:r>
      <w:r w:rsidRPr="00AE11EB">
        <w:t>Scan Barcode</w:t>
      </w:r>
      <w:r w:rsidR="00EC2DBA" w:rsidRPr="00AE11EB">
        <w:t xml:space="preserve"> </w:t>
      </w:r>
      <w:bookmarkEnd w:id="38"/>
      <w:r w:rsidR="00F26B59" w:rsidRPr="00AE11EB">
        <w:t>Icon</w:t>
      </w:r>
      <w:bookmarkEnd w:id="39"/>
      <w:bookmarkEnd w:id="40"/>
    </w:p>
    <w:p w:rsidR="007D2B41" w:rsidRDefault="007D2B41" w:rsidP="007D2B41"/>
    <w:p w:rsidR="00B6213C" w:rsidRDefault="00B6213C" w:rsidP="007D2B41"/>
    <w:p w:rsidR="001F7F92" w:rsidRDefault="001F7F92" w:rsidP="007D2B41"/>
    <w:p w:rsidR="00D20364" w:rsidRDefault="00D20364" w:rsidP="007D2B41"/>
    <w:p w:rsidR="008B6E2F" w:rsidRPr="007D2B41" w:rsidRDefault="008B6E2F" w:rsidP="007D2B41"/>
    <w:p w:rsidR="00827059" w:rsidRDefault="00C90C60" w:rsidP="00505BDB">
      <w:pPr>
        <w:pStyle w:val="ListParagraph"/>
        <w:numPr>
          <w:ilvl w:val="0"/>
          <w:numId w:val="43"/>
        </w:numPr>
        <w:tabs>
          <w:tab w:val="left" w:pos="0"/>
        </w:tabs>
        <w:ind w:left="180" w:hanging="270"/>
        <w:rPr>
          <w:rFonts w:ascii="Arial" w:hAnsi="Arial" w:cs="Arial"/>
          <w:sz w:val="22"/>
        </w:rPr>
      </w:pPr>
      <w:r w:rsidRPr="00C90C60">
        <w:rPr>
          <w:rFonts w:ascii="Arial" w:hAnsi="Arial" w:cs="Arial"/>
          <w:sz w:val="22"/>
        </w:rPr>
        <w:lastRenderedPageBreak/>
        <w:t xml:space="preserve">Allow the app to access device’s camera </w:t>
      </w:r>
    </w:p>
    <w:p w:rsidR="00AE11EB" w:rsidRPr="00AE11EB" w:rsidRDefault="00AE11EB" w:rsidP="00AE11EB">
      <w:pPr>
        <w:pStyle w:val="ListParagraph"/>
        <w:ind w:left="360"/>
        <w:rPr>
          <w:rFonts w:ascii="Arial" w:hAnsi="Arial" w:cs="Arial"/>
          <w:sz w:val="22"/>
        </w:rPr>
      </w:pPr>
    </w:p>
    <w:p w:rsidR="00F26B59" w:rsidRDefault="00704C44" w:rsidP="00F4732B">
      <w:pPr>
        <w:pStyle w:val="ListParagraph"/>
        <w:keepNext/>
        <w:tabs>
          <w:tab w:val="left" w:pos="360"/>
        </w:tabs>
        <w:spacing w:after="0"/>
        <w:ind w:left="-1170" w:right="-1413"/>
        <w:jc w:val="center"/>
      </w:pPr>
      <w:r w:rsidRPr="008620A9">
        <w:rPr>
          <w:noProof/>
        </w:rPr>
        <w:drawing>
          <wp:inline distT="0" distB="0" distL="0" distR="0" wp14:anchorId="6D3B0452" wp14:editId="0C21A678">
            <wp:extent cx="3137535" cy="5577840"/>
            <wp:effectExtent l="152400" t="152400" r="367665" b="365760"/>
            <wp:docPr id="27" name="Picture 27" descr="C:\Users\Momna Ali Shah\Desktop\LSDS CHANGES\App11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Momna Ali Shah\Desktop\LSDS CHANGES\App11.1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7535" cy="55778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04859" w:rsidRPr="00AE11EB" w:rsidRDefault="00F26B59" w:rsidP="008B6E2F">
      <w:pPr>
        <w:pStyle w:val="F-FigureTitle"/>
        <w:spacing w:before="0"/>
        <w:ind w:left="3420"/>
      </w:pPr>
      <w:bookmarkStart w:id="41" w:name="_Toc525649741"/>
      <w:bookmarkStart w:id="42" w:name="_Toc527101181"/>
      <w:r w:rsidRPr="00AE11EB">
        <w:t xml:space="preserve">Figure </w:t>
      </w:r>
      <w:r w:rsidR="00071584" w:rsidRPr="00AE11EB">
        <w:rPr>
          <w:noProof/>
        </w:rPr>
        <w:fldChar w:fldCharType="begin"/>
      </w:r>
      <w:r w:rsidR="00071584" w:rsidRPr="00AE11EB">
        <w:rPr>
          <w:noProof/>
        </w:rPr>
        <w:instrText xml:space="preserve"> SEQ Figure \* ARABIC </w:instrText>
      </w:r>
      <w:r w:rsidR="00071584" w:rsidRPr="00AE11EB">
        <w:rPr>
          <w:noProof/>
        </w:rPr>
        <w:fldChar w:fldCharType="separate"/>
      </w:r>
      <w:r w:rsidR="00D1595A">
        <w:rPr>
          <w:noProof/>
        </w:rPr>
        <w:t>5</w:t>
      </w:r>
      <w:r w:rsidR="00071584" w:rsidRPr="00AE11EB">
        <w:rPr>
          <w:noProof/>
        </w:rPr>
        <w:fldChar w:fldCharType="end"/>
      </w:r>
      <w:r w:rsidR="00AE11EB">
        <w:t>-</w:t>
      </w:r>
      <w:r w:rsidRPr="00AE11EB">
        <w:t>Allow Button</w:t>
      </w:r>
      <w:bookmarkEnd w:id="41"/>
      <w:bookmarkEnd w:id="42"/>
    </w:p>
    <w:p w:rsidR="00827059" w:rsidRDefault="00827059" w:rsidP="00904859">
      <w:pPr>
        <w:pStyle w:val="ListParagraph"/>
        <w:ind w:left="180"/>
        <w:rPr>
          <w:rFonts w:ascii="Times New Roman" w:hAnsi="Times New Roman" w:cs="Times New Roman"/>
          <w:sz w:val="22"/>
        </w:rPr>
      </w:pPr>
    </w:p>
    <w:p w:rsidR="00B6213C" w:rsidRDefault="00B6213C" w:rsidP="00D81C14">
      <w:pPr>
        <w:rPr>
          <w:rFonts w:ascii="Times New Roman" w:hAnsi="Times New Roman" w:cs="Times New Roman"/>
          <w:sz w:val="22"/>
        </w:rPr>
      </w:pPr>
    </w:p>
    <w:p w:rsidR="004F1ADA" w:rsidRDefault="004F1ADA" w:rsidP="00D81C14">
      <w:pPr>
        <w:rPr>
          <w:rFonts w:ascii="Times New Roman" w:hAnsi="Times New Roman" w:cs="Times New Roman"/>
          <w:sz w:val="22"/>
        </w:rPr>
      </w:pPr>
    </w:p>
    <w:p w:rsidR="00CE2C75" w:rsidRDefault="00CE2C75" w:rsidP="00D81C14">
      <w:pPr>
        <w:rPr>
          <w:rFonts w:ascii="Times New Roman" w:hAnsi="Times New Roman" w:cs="Times New Roman"/>
          <w:sz w:val="22"/>
        </w:rPr>
      </w:pPr>
    </w:p>
    <w:p w:rsidR="008B6E2F" w:rsidRDefault="008B6E2F" w:rsidP="00D81C14">
      <w:pPr>
        <w:rPr>
          <w:rFonts w:ascii="Times New Roman" w:hAnsi="Times New Roman" w:cs="Times New Roman"/>
          <w:sz w:val="22"/>
        </w:rPr>
      </w:pPr>
    </w:p>
    <w:p w:rsidR="008B6E2F" w:rsidRDefault="008B6E2F" w:rsidP="00D81C14">
      <w:pPr>
        <w:rPr>
          <w:rFonts w:ascii="Times New Roman" w:hAnsi="Times New Roman" w:cs="Times New Roman"/>
          <w:sz w:val="22"/>
        </w:rPr>
      </w:pPr>
    </w:p>
    <w:p w:rsidR="00B6213C" w:rsidRPr="00B6213C" w:rsidRDefault="00B6213C" w:rsidP="00B6213C">
      <w:pPr>
        <w:rPr>
          <w:rFonts w:ascii="Times New Roman" w:hAnsi="Times New Roman" w:cs="Times New Roman"/>
          <w:sz w:val="22"/>
        </w:rPr>
      </w:pPr>
    </w:p>
    <w:p w:rsidR="006F36D8" w:rsidRPr="00C90C60" w:rsidRDefault="006F36D8" w:rsidP="00505BDB">
      <w:pPr>
        <w:pStyle w:val="ListParagraph"/>
        <w:numPr>
          <w:ilvl w:val="0"/>
          <w:numId w:val="43"/>
        </w:numPr>
        <w:tabs>
          <w:tab w:val="left" w:pos="0"/>
        </w:tabs>
        <w:ind w:left="180" w:hanging="270"/>
        <w:rPr>
          <w:rFonts w:ascii="Arial" w:hAnsi="Arial" w:cs="Arial"/>
          <w:sz w:val="22"/>
        </w:rPr>
      </w:pPr>
      <w:r w:rsidRPr="00C90C60">
        <w:rPr>
          <w:rFonts w:ascii="Arial" w:hAnsi="Arial" w:cs="Arial"/>
          <w:sz w:val="22"/>
        </w:rPr>
        <w:lastRenderedPageBreak/>
        <w:t>P</w:t>
      </w:r>
      <w:r w:rsidR="001563E3" w:rsidRPr="00C90C60">
        <w:rPr>
          <w:rFonts w:ascii="Arial" w:hAnsi="Arial" w:cs="Arial"/>
          <w:sz w:val="22"/>
        </w:rPr>
        <w:t>lace</w:t>
      </w:r>
      <w:r w:rsidRPr="00C90C60">
        <w:rPr>
          <w:rFonts w:ascii="Arial" w:hAnsi="Arial" w:cs="Arial"/>
          <w:sz w:val="22"/>
        </w:rPr>
        <w:t xml:space="preserve"> the barcode</w:t>
      </w:r>
      <w:r w:rsidR="00586165" w:rsidRPr="00C90C60">
        <w:rPr>
          <w:rFonts w:ascii="Arial" w:hAnsi="Arial" w:cs="Arial"/>
          <w:sz w:val="22"/>
        </w:rPr>
        <w:t xml:space="preserve"> </w:t>
      </w:r>
      <w:r w:rsidR="003E7F34">
        <w:rPr>
          <w:rFonts w:ascii="Arial" w:hAnsi="Arial" w:cs="Arial"/>
          <w:sz w:val="22"/>
        </w:rPr>
        <w:t xml:space="preserve">within the window to scan the barcode </w:t>
      </w:r>
      <w:r w:rsidR="00586165" w:rsidRPr="00C90C60">
        <w:rPr>
          <w:rFonts w:ascii="Arial" w:hAnsi="Arial" w:cs="Arial"/>
          <w:sz w:val="22"/>
        </w:rPr>
        <w:t xml:space="preserve">of the IMEI </w:t>
      </w:r>
    </w:p>
    <w:p w:rsidR="00D02FFF" w:rsidRDefault="00B432DF" w:rsidP="00F4732B">
      <w:pPr>
        <w:tabs>
          <w:tab w:val="left" w:pos="2250"/>
          <w:tab w:val="left" w:pos="2430"/>
        </w:tabs>
        <w:spacing w:after="0"/>
        <w:ind w:left="-1170" w:right="-1413"/>
        <w:jc w:val="center"/>
      </w:pPr>
      <w:r w:rsidRPr="00301BF5">
        <w:rPr>
          <w:noProof/>
        </w:rPr>
        <w:drawing>
          <wp:inline distT="0" distB="0" distL="0" distR="0" wp14:anchorId="08650914" wp14:editId="2719FABE">
            <wp:extent cx="3136392" cy="5574563"/>
            <wp:effectExtent l="152400" t="152400" r="368935" b="369570"/>
            <wp:docPr id="35" name="Picture 35" descr="C:\Users\Momna Ali Shah\Desktop\LSDS CHANGES\app12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Momna Ali Shah\Desktop\LSDS CHANGES\app12.1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6392" cy="557456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D2B41" w:rsidRPr="00AE11EB" w:rsidRDefault="00F26B59" w:rsidP="008B6E2F">
      <w:pPr>
        <w:pStyle w:val="F-FigureTitle"/>
        <w:spacing w:before="0"/>
        <w:ind w:left="2970"/>
      </w:pPr>
      <w:bookmarkStart w:id="43" w:name="_Toc525649742"/>
      <w:bookmarkStart w:id="44" w:name="_Toc527101182"/>
      <w:r w:rsidRPr="00AE11EB">
        <w:t xml:space="preserve">Figure </w:t>
      </w:r>
      <w:r w:rsidR="00071584" w:rsidRPr="00AE11EB">
        <w:rPr>
          <w:noProof/>
        </w:rPr>
        <w:fldChar w:fldCharType="begin"/>
      </w:r>
      <w:r w:rsidR="00071584" w:rsidRPr="00AE11EB">
        <w:rPr>
          <w:noProof/>
        </w:rPr>
        <w:instrText xml:space="preserve"> SEQ Figure \* ARABIC </w:instrText>
      </w:r>
      <w:r w:rsidR="00071584" w:rsidRPr="00AE11EB">
        <w:rPr>
          <w:noProof/>
        </w:rPr>
        <w:fldChar w:fldCharType="separate"/>
      </w:r>
      <w:r w:rsidR="00D1595A">
        <w:rPr>
          <w:noProof/>
        </w:rPr>
        <w:t>6</w:t>
      </w:r>
      <w:r w:rsidR="00071584" w:rsidRPr="00AE11EB">
        <w:rPr>
          <w:noProof/>
        </w:rPr>
        <w:fldChar w:fldCharType="end"/>
      </w:r>
      <w:r w:rsidR="00AE11EB">
        <w:t>-</w:t>
      </w:r>
      <w:r w:rsidRPr="00AE11EB">
        <w:t>Scan Barcode Window</w:t>
      </w:r>
      <w:bookmarkEnd w:id="43"/>
      <w:bookmarkEnd w:id="44"/>
    </w:p>
    <w:p w:rsidR="00F26B59" w:rsidRDefault="00F26B59" w:rsidP="00F26B59"/>
    <w:p w:rsidR="004F1ADA" w:rsidRDefault="004F1ADA" w:rsidP="00F26B59"/>
    <w:p w:rsidR="00CE2C75" w:rsidRDefault="00CE2C75" w:rsidP="00F26B59"/>
    <w:p w:rsidR="008B6E2F" w:rsidRDefault="008B6E2F" w:rsidP="00F26B59"/>
    <w:p w:rsidR="008B6E2F" w:rsidRDefault="008B6E2F" w:rsidP="00F26B59"/>
    <w:p w:rsidR="008B6E2F" w:rsidRDefault="008B6E2F" w:rsidP="00F26B59"/>
    <w:p w:rsidR="002B3C9A" w:rsidRPr="00F26B59" w:rsidRDefault="002B3C9A" w:rsidP="00F26B59"/>
    <w:p w:rsidR="00D02FFF" w:rsidRPr="00712BD1" w:rsidRDefault="009D1A27" w:rsidP="00505BDB">
      <w:pPr>
        <w:pStyle w:val="ListParagraph"/>
        <w:numPr>
          <w:ilvl w:val="0"/>
          <w:numId w:val="43"/>
        </w:numPr>
        <w:ind w:left="180" w:hanging="270"/>
        <w:rPr>
          <w:rFonts w:ascii="Arial" w:hAnsi="Arial" w:cs="Arial"/>
          <w:sz w:val="22"/>
        </w:rPr>
      </w:pPr>
      <w:r w:rsidRPr="00712BD1">
        <w:rPr>
          <w:rFonts w:ascii="Arial" w:hAnsi="Arial" w:cs="Arial"/>
          <w:sz w:val="22"/>
        </w:rPr>
        <w:lastRenderedPageBreak/>
        <w:t xml:space="preserve">Click on the “Submit” button </w:t>
      </w:r>
    </w:p>
    <w:p w:rsidR="00D02FFF" w:rsidRDefault="00B10B93" w:rsidP="00F4732B">
      <w:pPr>
        <w:tabs>
          <w:tab w:val="left" w:pos="2610"/>
        </w:tabs>
        <w:spacing w:after="0"/>
        <w:ind w:left="-1170" w:right="-1413"/>
        <w:jc w:val="center"/>
      </w:pPr>
      <w:r w:rsidRPr="00B10B93">
        <w:rPr>
          <w:noProof/>
        </w:rPr>
        <w:drawing>
          <wp:inline distT="0" distB="0" distL="0" distR="0">
            <wp:extent cx="3138055" cy="5577840"/>
            <wp:effectExtent l="152400" t="152400" r="367665" b="365760"/>
            <wp:docPr id="8" name="Picture 8" descr="C:\Users\Momna Ali Shah\Desktop\mob ss\4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omna Ali Shah\Desktop\mob ss\4.1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8055" cy="55778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614D1" w:rsidRPr="00AE11EB" w:rsidRDefault="00F26B59" w:rsidP="008B6E2F">
      <w:pPr>
        <w:pStyle w:val="F-FigureTitle"/>
        <w:spacing w:before="0"/>
        <w:ind w:left="3240"/>
      </w:pPr>
      <w:bookmarkStart w:id="45" w:name="_Toc525649743"/>
      <w:bookmarkStart w:id="46" w:name="_Toc527101183"/>
      <w:r w:rsidRPr="00AE11EB">
        <w:t xml:space="preserve">Figure </w:t>
      </w:r>
      <w:r w:rsidR="00071584" w:rsidRPr="00AE11EB">
        <w:rPr>
          <w:noProof/>
        </w:rPr>
        <w:fldChar w:fldCharType="begin"/>
      </w:r>
      <w:r w:rsidR="00071584" w:rsidRPr="00AE11EB">
        <w:rPr>
          <w:noProof/>
        </w:rPr>
        <w:instrText xml:space="preserve"> SEQ Figure \* ARABIC </w:instrText>
      </w:r>
      <w:r w:rsidR="00071584" w:rsidRPr="00AE11EB">
        <w:rPr>
          <w:noProof/>
        </w:rPr>
        <w:fldChar w:fldCharType="separate"/>
      </w:r>
      <w:r w:rsidR="00D1595A">
        <w:rPr>
          <w:noProof/>
        </w:rPr>
        <w:t>7</w:t>
      </w:r>
      <w:r w:rsidR="00071584" w:rsidRPr="00AE11EB">
        <w:rPr>
          <w:noProof/>
        </w:rPr>
        <w:fldChar w:fldCharType="end"/>
      </w:r>
      <w:r w:rsidR="00AE11EB">
        <w:t>-</w:t>
      </w:r>
      <w:r w:rsidRPr="00AE11EB">
        <w:t xml:space="preserve">Scanned </w:t>
      </w:r>
      <w:r w:rsidR="00642EE4">
        <w:t>IMEI</w:t>
      </w:r>
      <w:bookmarkEnd w:id="45"/>
      <w:bookmarkEnd w:id="46"/>
    </w:p>
    <w:p w:rsidR="007D2B41" w:rsidRDefault="007D2B41" w:rsidP="00E91557"/>
    <w:p w:rsidR="00D61613" w:rsidRDefault="00D61613" w:rsidP="00E91557"/>
    <w:p w:rsidR="008B6E2F" w:rsidRDefault="008B6E2F" w:rsidP="00E91557"/>
    <w:p w:rsidR="008B6E2F" w:rsidRDefault="008B6E2F" w:rsidP="00E91557"/>
    <w:p w:rsidR="008B6E2F" w:rsidRDefault="008B6E2F" w:rsidP="00E91557"/>
    <w:p w:rsidR="00D61613" w:rsidRDefault="00D61613" w:rsidP="00E91557"/>
    <w:p w:rsidR="00123F96" w:rsidRPr="003211A8" w:rsidRDefault="00123F96" w:rsidP="004F1ADA">
      <w:pPr>
        <w:pStyle w:val="ListParagraph"/>
        <w:ind w:left="180"/>
        <w:rPr>
          <w:rFonts w:ascii="Arial" w:hAnsi="Arial" w:cs="Arial"/>
          <w:sz w:val="22"/>
        </w:rPr>
      </w:pPr>
      <w:r w:rsidRPr="003211A8">
        <w:rPr>
          <w:rFonts w:ascii="Arial" w:hAnsi="Arial" w:cs="Arial"/>
          <w:sz w:val="22"/>
        </w:rPr>
        <w:lastRenderedPageBreak/>
        <w:t xml:space="preserve">After clicking on the “Submit” button, </w:t>
      </w:r>
      <w:r w:rsidR="00D20364">
        <w:rPr>
          <w:rFonts w:ascii="Arial" w:hAnsi="Arial" w:cs="Arial"/>
          <w:sz w:val="22"/>
        </w:rPr>
        <w:t>re</w:t>
      </w:r>
      <w:r w:rsidR="00F14316" w:rsidRPr="003211A8">
        <w:rPr>
          <w:rFonts w:ascii="Arial" w:hAnsi="Arial" w:cs="Arial"/>
          <w:sz w:val="22"/>
        </w:rPr>
        <w:t xml:space="preserve">CAPTCHA window will popup, </w:t>
      </w:r>
      <w:r w:rsidR="004F1ADA">
        <w:rPr>
          <w:rFonts w:ascii="Arial" w:hAnsi="Arial" w:cs="Arial"/>
          <w:sz w:val="22"/>
        </w:rPr>
        <w:t>complete the verification process</w:t>
      </w:r>
      <w:r w:rsidR="00875BB3">
        <w:rPr>
          <w:rFonts w:ascii="Arial" w:hAnsi="Arial" w:cs="Arial"/>
          <w:sz w:val="22"/>
        </w:rPr>
        <w:t>.</w:t>
      </w:r>
      <w:r w:rsidRPr="003211A8">
        <w:rPr>
          <w:rFonts w:ascii="Arial" w:hAnsi="Arial" w:cs="Arial"/>
          <w:sz w:val="22"/>
        </w:rPr>
        <w:t xml:space="preserve">  </w:t>
      </w:r>
    </w:p>
    <w:p w:rsidR="00F14316" w:rsidRDefault="00F14316" w:rsidP="00F14316">
      <w:pPr>
        <w:pStyle w:val="ListParagraph"/>
        <w:rPr>
          <w:rFonts w:ascii="Times New Roman" w:hAnsi="Times New Roman" w:cs="Times New Roman"/>
          <w:sz w:val="22"/>
        </w:rPr>
      </w:pPr>
    </w:p>
    <w:p w:rsidR="00123F96" w:rsidRPr="00851A8A" w:rsidRDefault="00B10B93" w:rsidP="00644FCA">
      <w:pPr>
        <w:pStyle w:val="ListParagraph"/>
        <w:tabs>
          <w:tab w:val="left" w:pos="2250"/>
        </w:tabs>
        <w:spacing w:after="0"/>
        <w:ind w:left="-1170" w:right="-1413"/>
        <w:jc w:val="center"/>
        <w:rPr>
          <w:rFonts w:ascii="Times New Roman" w:hAnsi="Times New Roman" w:cs="Times New Roman"/>
          <w:sz w:val="22"/>
        </w:rPr>
      </w:pPr>
      <w:r w:rsidRPr="00B10B93">
        <w:rPr>
          <w:noProof/>
        </w:rPr>
        <w:drawing>
          <wp:inline distT="0" distB="0" distL="0" distR="0" wp14:anchorId="2C420913" wp14:editId="7C62DF9C">
            <wp:extent cx="3136939" cy="5577840"/>
            <wp:effectExtent l="152400" t="152400" r="368300" b="365760"/>
            <wp:docPr id="9" name="Picture 9" descr="C:\Users\Momna Ali Shah\Desktop\mob ss\2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omna Ali Shah\Desktop\mob ss\2.1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6939" cy="55778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23F96" w:rsidRPr="00AE11EB" w:rsidRDefault="00F26B59" w:rsidP="008B6E2F">
      <w:pPr>
        <w:pStyle w:val="F-FigureTitle"/>
        <w:spacing w:before="0"/>
        <w:ind w:left="3060"/>
      </w:pPr>
      <w:bookmarkStart w:id="47" w:name="_Toc525649744"/>
      <w:bookmarkStart w:id="48" w:name="_Toc527101184"/>
      <w:r w:rsidRPr="00AE11EB">
        <w:t xml:space="preserve">Figure </w:t>
      </w:r>
      <w:r w:rsidR="00071584" w:rsidRPr="00AE11EB">
        <w:rPr>
          <w:noProof/>
        </w:rPr>
        <w:fldChar w:fldCharType="begin"/>
      </w:r>
      <w:r w:rsidR="00071584" w:rsidRPr="00AE11EB">
        <w:rPr>
          <w:noProof/>
        </w:rPr>
        <w:instrText xml:space="preserve"> SEQ Figure \* ARABIC </w:instrText>
      </w:r>
      <w:r w:rsidR="00071584" w:rsidRPr="00AE11EB">
        <w:rPr>
          <w:noProof/>
        </w:rPr>
        <w:fldChar w:fldCharType="separate"/>
      </w:r>
      <w:r w:rsidR="00D1595A">
        <w:rPr>
          <w:noProof/>
        </w:rPr>
        <w:t>8</w:t>
      </w:r>
      <w:r w:rsidR="00071584" w:rsidRPr="00AE11EB">
        <w:rPr>
          <w:noProof/>
        </w:rPr>
        <w:fldChar w:fldCharType="end"/>
      </w:r>
      <w:r w:rsidR="00AE11EB">
        <w:t>-</w:t>
      </w:r>
      <w:r w:rsidR="00644FCA">
        <w:t>re</w:t>
      </w:r>
      <w:r w:rsidRPr="00AE11EB">
        <w:t>CAPTCHA Window</w:t>
      </w:r>
      <w:bookmarkEnd w:id="47"/>
      <w:bookmarkEnd w:id="48"/>
    </w:p>
    <w:p w:rsidR="007D2B41" w:rsidRDefault="007D2B41" w:rsidP="00E91557"/>
    <w:p w:rsidR="00F26B59" w:rsidRDefault="00F26B59" w:rsidP="00E91557"/>
    <w:p w:rsidR="008B6E2F" w:rsidRDefault="008B6E2F" w:rsidP="00E91557"/>
    <w:p w:rsidR="008B6E2F" w:rsidRDefault="008B6E2F" w:rsidP="00E91557"/>
    <w:p w:rsidR="004F1ADA" w:rsidRDefault="004F1ADA" w:rsidP="00E91557">
      <w:pPr>
        <w:rPr>
          <w:ins w:id="49" w:author="momna ali" w:date="2018-11-07T12:16:00Z"/>
        </w:rPr>
      </w:pPr>
    </w:p>
    <w:p w:rsidR="001F56F7" w:rsidRDefault="001F56F7" w:rsidP="00E91557"/>
    <w:p w:rsidR="00444AD8" w:rsidRDefault="001563E3" w:rsidP="004F1ADA">
      <w:pPr>
        <w:pStyle w:val="ListParagraph"/>
        <w:ind w:left="180"/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lastRenderedPageBreak/>
        <w:t>S</w:t>
      </w:r>
      <w:r w:rsidR="00D61613">
        <w:rPr>
          <w:rFonts w:ascii="Arial" w:hAnsi="Arial" w:cs="Arial"/>
          <w:sz w:val="22"/>
        </w:rPr>
        <w:t xml:space="preserve">tatus of the </w:t>
      </w:r>
      <w:r w:rsidR="00D20364">
        <w:rPr>
          <w:rFonts w:ascii="Arial" w:hAnsi="Arial" w:cs="Arial"/>
          <w:sz w:val="22"/>
        </w:rPr>
        <w:t xml:space="preserve">device will display in a table </w:t>
      </w:r>
      <w:r w:rsidR="00D61613">
        <w:rPr>
          <w:rFonts w:ascii="Arial" w:hAnsi="Arial" w:cs="Arial"/>
          <w:sz w:val="22"/>
        </w:rPr>
        <w:t xml:space="preserve">with </w:t>
      </w:r>
      <w:r>
        <w:rPr>
          <w:rFonts w:ascii="Arial" w:hAnsi="Arial" w:cs="Arial"/>
          <w:sz w:val="22"/>
        </w:rPr>
        <w:t>details (</w:t>
      </w:r>
      <w:r w:rsidR="00AE11EB">
        <w:rPr>
          <w:rFonts w:ascii="Arial" w:hAnsi="Arial" w:cs="Arial"/>
          <w:sz w:val="22"/>
        </w:rPr>
        <w:t xml:space="preserve">i.e. </w:t>
      </w:r>
      <w:r>
        <w:rPr>
          <w:rFonts w:ascii="Arial" w:hAnsi="Arial" w:cs="Arial"/>
          <w:sz w:val="22"/>
        </w:rPr>
        <w:t xml:space="preserve">IMEI, Brand, Model Name, </w:t>
      </w:r>
      <w:r w:rsidR="00F4732B">
        <w:rPr>
          <w:rFonts w:ascii="Arial" w:hAnsi="Arial" w:cs="Arial"/>
          <w:sz w:val="22"/>
        </w:rPr>
        <w:t>IMEI Compliance Status etc.)</w:t>
      </w:r>
    </w:p>
    <w:p w:rsidR="00F4732B" w:rsidRDefault="00F4732B" w:rsidP="004F1ADA">
      <w:pPr>
        <w:pStyle w:val="ListParagraph"/>
        <w:ind w:left="180"/>
      </w:pPr>
    </w:p>
    <w:p w:rsidR="00FB48EE" w:rsidRDefault="00F14316" w:rsidP="00F4732B">
      <w:pPr>
        <w:pStyle w:val="ListParagraph"/>
        <w:spacing w:after="0"/>
        <w:ind w:left="-1170" w:right="-1413"/>
        <w:jc w:val="center"/>
      </w:pPr>
      <w:r w:rsidRPr="007D7E49">
        <w:rPr>
          <w:noProof/>
        </w:rPr>
        <w:drawing>
          <wp:inline distT="0" distB="0" distL="0" distR="0" wp14:anchorId="56610FD5" wp14:editId="64A9421B">
            <wp:extent cx="3136392" cy="5574776"/>
            <wp:effectExtent l="152400" t="152400" r="368935" b="368935"/>
            <wp:docPr id="20" name="Picture 20" descr="C:\Users\Momna Ali Shah\Desktop\android-public\download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omna Ali Shah\Desktop\android-public\download (1)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6392" cy="557477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26B59" w:rsidRPr="00AE11EB" w:rsidRDefault="00F26B59" w:rsidP="008B6E2F">
      <w:pPr>
        <w:pStyle w:val="F-FigureTitle"/>
        <w:spacing w:before="0"/>
        <w:ind w:left="2970"/>
      </w:pPr>
      <w:bookmarkStart w:id="50" w:name="_Toc525649745"/>
      <w:bookmarkStart w:id="51" w:name="_Toc527101185"/>
      <w:r w:rsidRPr="00AE11EB">
        <w:t xml:space="preserve">Figure </w:t>
      </w:r>
      <w:r w:rsidR="00071584" w:rsidRPr="00AE11EB">
        <w:rPr>
          <w:noProof/>
        </w:rPr>
        <w:fldChar w:fldCharType="begin"/>
      </w:r>
      <w:r w:rsidR="00071584" w:rsidRPr="00AE11EB">
        <w:rPr>
          <w:noProof/>
        </w:rPr>
        <w:instrText xml:space="preserve"> SEQ Figure \* ARABIC </w:instrText>
      </w:r>
      <w:r w:rsidR="00071584" w:rsidRPr="00AE11EB">
        <w:rPr>
          <w:noProof/>
        </w:rPr>
        <w:fldChar w:fldCharType="separate"/>
      </w:r>
      <w:r w:rsidR="00D1595A">
        <w:rPr>
          <w:noProof/>
        </w:rPr>
        <w:t>9</w:t>
      </w:r>
      <w:r w:rsidR="00071584" w:rsidRPr="00AE11EB">
        <w:rPr>
          <w:noProof/>
        </w:rPr>
        <w:fldChar w:fldCharType="end"/>
      </w:r>
      <w:r w:rsidR="00AE11EB">
        <w:t>-</w:t>
      </w:r>
      <w:r w:rsidRPr="00AE11EB">
        <w:t>Device Status Table</w:t>
      </w:r>
      <w:bookmarkEnd w:id="50"/>
      <w:bookmarkEnd w:id="51"/>
    </w:p>
    <w:p w:rsidR="00F26B59" w:rsidRDefault="00F26B59" w:rsidP="00FB48EE">
      <w:pPr>
        <w:pStyle w:val="ListParagraph"/>
        <w:ind w:left="270"/>
      </w:pPr>
    </w:p>
    <w:p w:rsidR="00F26B59" w:rsidRDefault="00F26B59" w:rsidP="00FB48EE">
      <w:pPr>
        <w:pStyle w:val="ListParagraph"/>
        <w:ind w:left="270"/>
      </w:pPr>
    </w:p>
    <w:p w:rsidR="00F26B59" w:rsidRDefault="00F26B59" w:rsidP="00FB48EE">
      <w:pPr>
        <w:pStyle w:val="ListParagraph"/>
        <w:ind w:left="270"/>
      </w:pPr>
    </w:p>
    <w:p w:rsidR="00FB48EE" w:rsidRDefault="00FB48EE" w:rsidP="00444AD8">
      <w:pPr>
        <w:pStyle w:val="ListParagraph"/>
        <w:ind w:left="2340"/>
      </w:pPr>
    </w:p>
    <w:p w:rsidR="002522B0" w:rsidRDefault="002522B0" w:rsidP="00D61613">
      <w:pPr>
        <w:pStyle w:val="NormalWeb"/>
        <w:tabs>
          <w:tab w:val="left" w:pos="90"/>
        </w:tabs>
        <w:spacing w:after="0" w:afterAutospacing="0"/>
      </w:pPr>
    </w:p>
    <w:p w:rsidR="00053DE2" w:rsidRDefault="00053DE2" w:rsidP="002522B0">
      <w:pPr>
        <w:spacing w:after="0"/>
        <w:ind w:left="450" w:hanging="540"/>
        <w:rPr>
          <w:b/>
        </w:rPr>
      </w:pPr>
    </w:p>
    <w:p w:rsidR="00053DE2" w:rsidRPr="00053DE2" w:rsidRDefault="00053DE2" w:rsidP="00053DE2"/>
    <w:p w:rsidR="00053DE2" w:rsidRPr="00053DE2" w:rsidRDefault="00053DE2" w:rsidP="00053DE2"/>
    <w:sectPr w:rsidR="00053DE2" w:rsidRPr="00053DE2" w:rsidSect="00D61613">
      <w:headerReference w:type="default" r:id="rId22"/>
      <w:pgSz w:w="11907" w:h="16839" w:code="9"/>
      <w:pgMar w:top="1440" w:right="1440" w:bottom="1440" w:left="117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3638F" w:rsidRDefault="0053638F" w:rsidP="00045647">
      <w:pPr>
        <w:spacing w:after="0" w:line="240" w:lineRule="auto"/>
      </w:pPr>
      <w:r>
        <w:separator/>
      </w:r>
    </w:p>
  </w:endnote>
  <w:endnote w:type="continuationSeparator" w:id="0">
    <w:p w:rsidR="0053638F" w:rsidRDefault="0053638F" w:rsidP="0004564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imHei">
    <w:altName w:val="黑体"/>
    <w:panose1 w:val="02010600030101010101"/>
    <w:charset w:val="86"/>
    <w:family w:val="modern"/>
    <w:notTrueType/>
    <w:pitch w:val="fixed"/>
    <w:sig w:usb0="00000001" w:usb1="080E0000" w:usb2="00000010" w:usb3="00000000" w:csb0="00040000" w:csb1="00000000"/>
  </w:font>
  <w:font w:name="MS Mincho">
    <w:altName w:val="MS Gothic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F5271" w:rsidRDefault="003F5271" w:rsidP="00072071">
    <w:pPr>
      <w:pStyle w:val="zFooter"/>
      <w:pBdr>
        <w:top w:val="single" w:sz="4" w:space="0" w:color="auto"/>
      </w:pBdr>
      <w:jc w:val="left"/>
    </w:pPr>
    <w:r>
      <w:t xml:space="preserve">                                                             Copyright © 2018  Qualcomm Technologies, Inc.</w:t>
    </w:r>
    <w:r>
      <w:tab/>
    </w:r>
  </w:p>
  <w:p w:rsidR="003F5271" w:rsidRPr="00F06425" w:rsidRDefault="003F5271" w:rsidP="00072071">
    <w:pPr>
      <w:pStyle w:val="zFooter"/>
      <w:pBdr>
        <w:top w:val="single" w:sz="4" w:space="0" w:color="auto"/>
      </w:pBdr>
      <w:rPr>
        <w:b/>
      </w:rPr>
    </w:pPr>
    <w:r>
      <w:rPr>
        <w:rStyle w:val="FooterBold"/>
      </w:rPr>
      <w:t>This work is licensed under a Creative Attribution-NoDerivatives 4.0 International License.</w:t>
    </w:r>
  </w:p>
  <w:p w:rsidR="003F5271" w:rsidRDefault="003F5271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F5271" w:rsidRDefault="003F5271" w:rsidP="006B23DD">
    <w:pPr>
      <w:pStyle w:val="zFooter"/>
      <w:pBdr>
        <w:top w:val="single" w:sz="4" w:space="0" w:color="auto"/>
      </w:pBdr>
      <w:jc w:val="left"/>
    </w:pPr>
    <w:r>
      <w:t xml:space="preserve">                                                                Copyright © 2018  Qualcomm Technologies, Inc.</w:t>
    </w:r>
    <w:r>
      <w:tab/>
    </w:r>
    <w:r>
      <w:fldChar w:fldCharType="begin"/>
    </w:r>
    <w:r>
      <w:instrText xml:space="preserve"> PAGE  \* MERGEFORMAT </w:instrText>
    </w:r>
    <w:r>
      <w:fldChar w:fldCharType="separate"/>
    </w:r>
    <w:r w:rsidR="00D1595A">
      <w:t>4</w:t>
    </w:r>
    <w:r>
      <w:fldChar w:fldCharType="end"/>
    </w:r>
  </w:p>
  <w:p w:rsidR="003F5271" w:rsidRPr="00F06425" w:rsidRDefault="003F5271" w:rsidP="006B23DD">
    <w:pPr>
      <w:pStyle w:val="zFooter"/>
      <w:pBdr>
        <w:top w:val="single" w:sz="4" w:space="0" w:color="auto"/>
      </w:pBdr>
      <w:rPr>
        <w:b/>
      </w:rPr>
    </w:pPr>
    <w:r>
      <w:rPr>
        <w:rStyle w:val="FooterBold"/>
      </w:rPr>
      <w:t>This work is licensed under a Creative Attribution-NoDerivatives 4.0 International License.</w:t>
    </w:r>
  </w:p>
  <w:p w:rsidR="003F5271" w:rsidRDefault="003F5271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F5271" w:rsidRDefault="003F5271" w:rsidP="00673800">
    <w:pPr>
      <w:pStyle w:val="zFooter"/>
      <w:pBdr>
        <w:top w:val="single" w:sz="4" w:space="0" w:color="auto"/>
      </w:pBdr>
      <w:jc w:val="left"/>
    </w:pPr>
    <w:r>
      <w:t xml:space="preserve">                                                                Copyright © 2018  Qualcomm Technologies, Inc.</w:t>
    </w:r>
    <w:r>
      <w:tab/>
    </w:r>
    <w:r>
      <w:fldChar w:fldCharType="begin"/>
    </w:r>
    <w:r>
      <w:instrText xml:space="preserve"> PAGE  \* MERGEFORMAT </w:instrText>
    </w:r>
    <w:r>
      <w:fldChar w:fldCharType="separate"/>
    </w:r>
    <w:r w:rsidR="00E61D34">
      <w:t>15</w:t>
    </w:r>
    <w:r>
      <w:fldChar w:fldCharType="end"/>
    </w:r>
  </w:p>
  <w:p w:rsidR="003F5271" w:rsidRPr="00F06425" w:rsidRDefault="003F5271" w:rsidP="00673800">
    <w:pPr>
      <w:pStyle w:val="zFooter"/>
      <w:pBdr>
        <w:top w:val="single" w:sz="4" w:space="0" w:color="auto"/>
      </w:pBdr>
      <w:rPr>
        <w:b/>
      </w:rPr>
    </w:pPr>
    <w:r>
      <w:rPr>
        <w:rStyle w:val="FooterBold"/>
      </w:rPr>
      <w:t>This work is licensed under a Creative Attribution-NoDerivatives 4.0 International License.</w:t>
    </w:r>
  </w:p>
  <w:p w:rsidR="003F5271" w:rsidRDefault="003F5271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3638F" w:rsidRDefault="0053638F" w:rsidP="00045647">
      <w:pPr>
        <w:spacing w:after="0" w:line="240" w:lineRule="auto"/>
      </w:pPr>
      <w:r>
        <w:separator/>
      </w:r>
    </w:p>
  </w:footnote>
  <w:footnote w:type="continuationSeparator" w:id="0">
    <w:p w:rsidR="0053638F" w:rsidRDefault="0053638F" w:rsidP="0004564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F5271" w:rsidRDefault="003F5271">
    <w:pPr>
      <w:pStyle w:val="Header"/>
    </w:pPr>
    <w:r>
      <w:rPr>
        <w:noProof/>
      </w:rPr>
      <w:drawing>
        <wp:inline distT="0" distB="0" distL="0" distR="0" wp14:anchorId="446FAFE1" wp14:editId="0BBB1179">
          <wp:extent cx="1896110" cy="419100"/>
          <wp:effectExtent l="0" t="0" r="8890" b="0"/>
          <wp:docPr id="48" name="Picture 48" descr="C:\Users\schoudhu\AppData\Local\Microsoft\Windows\INetCache\Content.Word\qc_logo_flt_rgb_blu_pos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 descr="C:\Users\schoudhu\AppData\Local\Microsoft\Windows\INetCache\Content.Word\qc_logo_flt_rgb_blu_pos.jpg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2122" t="27273" r="10859" b="31061"/>
                  <a:stretch/>
                </pic:blipFill>
                <pic:spPr bwMode="auto">
                  <a:xfrm>
                    <a:off x="0" y="0"/>
                    <a:ext cx="1896110" cy="41910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inline>
      </w:drawing>
    </w:r>
    <w:r>
      <w:rPr>
        <w:noProof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4765F4AF" wp14:editId="2D68BC36">
              <wp:simplePos x="0" y="0"/>
              <wp:positionH relativeFrom="margin">
                <wp:posOffset>0</wp:posOffset>
              </wp:positionH>
              <wp:positionV relativeFrom="paragraph">
                <wp:posOffset>-635</wp:posOffset>
              </wp:positionV>
              <wp:extent cx="6244270" cy="1430826"/>
              <wp:effectExtent l="0" t="0" r="23495" b="0"/>
              <wp:wrapNone/>
              <wp:docPr id="214" name="Group 21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244270" cy="1430826"/>
                        <a:chOff x="4131" y="564184"/>
                        <a:chExt cx="6210300" cy="1430826"/>
                      </a:xfrm>
                    </wpg:grpSpPr>
                    <wps:wsp>
                      <wps:cNvPr id="215" name="Straight Connector 215"/>
                      <wps:cNvCnPr/>
                      <wps:spPr>
                        <a:xfrm flipH="1">
                          <a:off x="4131" y="954709"/>
                          <a:ext cx="5448300" cy="0"/>
                        </a:xfrm>
                        <a:prstGeom prst="line">
                          <a:avLst/>
                        </a:prstGeom>
                        <a:noFill/>
                        <a:ln w="12700" cap="flat" cmpd="sng" algn="ctr">
                          <a:solidFill>
                            <a:srgbClr val="7F7F7F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  <wpg:grpSp>
                      <wpg:cNvPr id="216" name="Group 216"/>
                      <wpg:cNvGrpSpPr/>
                      <wpg:grpSpPr>
                        <a:xfrm>
                          <a:off x="5452431" y="564184"/>
                          <a:ext cx="762000" cy="762000"/>
                          <a:chOff x="5452431" y="564184"/>
                          <a:chExt cx="762000" cy="762000"/>
                        </a:xfrm>
                      </wpg:grpSpPr>
                      <wps:wsp>
                        <wps:cNvPr id="217" name="Oval 217"/>
                        <wps:cNvSpPr/>
                        <wps:spPr>
                          <a:xfrm>
                            <a:off x="5452431" y="564184"/>
                            <a:ext cx="762000" cy="762000"/>
                          </a:xfrm>
                          <a:prstGeom prst="ellipse">
                            <a:avLst/>
                          </a:prstGeom>
                          <a:noFill/>
                          <a:ln w="19050" cap="flat" cmpd="sng" algn="ctr">
                            <a:solidFill>
                              <a:srgbClr val="3167A9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8" name="Rounded Rectangle 218"/>
                        <wps:cNvSpPr/>
                        <wps:spPr>
                          <a:xfrm rot="21155986">
                            <a:off x="5882386" y="879352"/>
                            <a:ext cx="124359" cy="42834"/>
                          </a:xfrm>
                          <a:prstGeom prst="roundRect">
                            <a:avLst>
                              <a:gd name="adj" fmla="val 50000"/>
                            </a:avLst>
                          </a:prstGeom>
                          <a:solidFill>
                            <a:srgbClr val="FFB500"/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9" name="Rounded Rectangle 219"/>
                        <wps:cNvSpPr/>
                        <wps:spPr>
                          <a:xfrm rot="18804054">
                            <a:off x="5818032" y="817795"/>
                            <a:ext cx="124390" cy="42813"/>
                          </a:xfrm>
                          <a:prstGeom prst="roundRect">
                            <a:avLst>
                              <a:gd name="adj" fmla="val 50000"/>
                            </a:avLst>
                          </a:prstGeom>
                          <a:solidFill>
                            <a:srgbClr val="FFB500"/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0" name="Rounded Rectangle 220"/>
                        <wps:cNvSpPr/>
                        <wps:spPr>
                          <a:xfrm rot="16200000">
                            <a:off x="5724425" y="814479"/>
                            <a:ext cx="124390" cy="42813"/>
                          </a:xfrm>
                          <a:prstGeom prst="roundRect">
                            <a:avLst>
                              <a:gd name="adj" fmla="val 50000"/>
                            </a:avLst>
                          </a:prstGeom>
                          <a:solidFill>
                            <a:srgbClr val="FFB500"/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1" name="Rounded Rectangle 221"/>
                        <wps:cNvSpPr/>
                        <wps:spPr>
                          <a:xfrm rot="13531193">
                            <a:off x="5656359" y="887240"/>
                            <a:ext cx="124360" cy="42822"/>
                          </a:xfrm>
                          <a:prstGeom prst="roundRect">
                            <a:avLst>
                              <a:gd name="adj" fmla="val 50000"/>
                            </a:avLst>
                          </a:prstGeom>
                          <a:solidFill>
                            <a:srgbClr val="FFB500"/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2" name="Rounded Rectangle 222"/>
                        <wps:cNvSpPr/>
                        <wps:spPr>
                          <a:xfrm rot="13422697">
                            <a:off x="5884887" y="973270"/>
                            <a:ext cx="124359" cy="42822"/>
                          </a:xfrm>
                          <a:prstGeom prst="roundRect">
                            <a:avLst>
                              <a:gd name="adj" fmla="val 50000"/>
                            </a:avLst>
                          </a:prstGeom>
                          <a:solidFill>
                            <a:srgbClr val="FFB500"/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3" name="Rounded Rectangle 223"/>
                        <wps:cNvSpPr/>
                        <wps:spPr>
                          <a:xfrm rot="16486796">
                            <a:off x="5818550" y="1036114"/>
                            <a:ext cx="124390" cy="42813"/>
                          </a:xfrm>
                          <a:prstGeom prst="roundRect">
                            <a:avLst>
                              <a:gd name="adj" fmla="val 50000"/>
                            </a:avLst>
                          </a:prstGeom>
                          <a:solidFill>
                            <a:srgbClr val="FFB500"/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4" name="Rounded Rectangle 224"/>
                        <wps:cNvSpPr/>
                        <wps:spPr>
                          <a:xfrm rot="18880232">
                            <a:off x="5728330" y="1042462"/>
                            <a:ext cx="124390" cy="42813"/>
                          </a:xfrm>
                          <a:prstGeom prst="roundRect">
                            <a:avLst>
                              <a:gd name="adj" fmla="val 50000"/>
                            </a:avLst>
                          </a:prstGeom>
                          <a:solidFill>
                            <a:srgbClr val="FFB500"/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5" name="Rounded Rectangle 225"/>
                        <wps:cNvSpPr/>
                        <wps:spPr>
                          <a:xfrm rot="21415589">
                            <a:off x="5662760" y="980906"/>
                            <a:ext cx="124359" cy="42822"/>
                          </a:xfrm>
                          <a:prstGeom prst="roundRect">
                            <a:avLst>
                              <a:gd name="adj" fmla="val 50000"/>
                            </a:avLst>
                          </a:prstGeom>
                          <a:solidFill>
                            <a:srgbClr val="FFB500"/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grpSp>
                    <wpg:grpSp>
                      <wpg:cNvPr id="226" name="Group 226"/>
                      <wpg:cNvGrpSpPr/>
                      <wpg:grpSpPr>
                        <a:xfrm>
                          <a:off x="4788974" y="1166666"/>
                          <a:ext cx="692536" cy="686632"/>
                          <a:chOff x="4788974" y="1166666"/>
                          <a:chExt cx="692536" cy="686632"/>
                        </a:xfrm>
                      </wpg:grpSpPr>
                      <wps:wsp>
                        <wps:cNvPr id="227" name="Oval 227"/>
                        <wps:cNvSpPr/>
                        <wps:spPr>
                          <a:xfrm rot="14809238">
                            <a:off x="4881082" y="1256662"/>
                            <a:ext cx="519909" cy="519907"/>
                          </a:xfrm>
                          <a:prstGeom prst="ellipse">
                            <a:avLst/>
                          </a:prstGeom>
                          <a:solidFill>
                            <a:sysClr val="window" lastClr="FFFFFF"/>
                          </a:solidFill>
                          <a:ln w="19050" cap="flat" cmpd="sng" algn="ctr">
                            <a:solidFill>
                              <a:srgbClr val="3167A9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8" name="Arc 228"/>
                        <wps:cNvSpPr/>
                        <wps:spPr>
                          <a:xfrm rot="12798698">
                            <a:off x="4788974" y="1166666"/>
                            <a:ext cx="692536" cy="686632"/>
                          </a:xfrm>
                          <a:prstGeom prst="arc">
                            <a:avLst>
                              <a:gd name="adj1" fmla="val 16200000"/>
                              <a:gd name="adj2" fmla="val 6521816"/>
                            </a:avLst>
                          </a:prstGeom>
                          <a:noFill/>
                          <a:ln w="12700" cap="flat" cmpd="sng" algn="ctr">
                            <a:solidFill>
                              <a:srgbClr val="F7911E"/>
                            </a:solidFill>
                            <a:prstDash val="sysDash"/>
                            <a:miter lim="800000"/>
                            <a:tailEnd type="triangle" w="sm" len="sm"/>
                          </a:ln>
                          <a:effectLst/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9" name="Rounded Rectangle 229"/>
                        <wps:cNvSpPr/>
                        <wps:spPr>
                          <a:xfrm rot="21155986">
                            <a:off x="5169919" y="1471123"/>
                            <a:ext cx="80507" cy="27717"/>
                          </a:xfrm>
                          <a:prstGeom prst="roundRect">
                            <a:avLst>
                              <a:gd name="adj" fmla="val 50000"/>
                            </a:avLst>
                          </a:prstGeom>
                          <a:solidFill>
                            <a:srgbClr val="FFB500"/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0" name="Rounded Rectangle 230"/>
                        <wps:cNvSpPr/>
                        <wps:spPr>
                          <a:xfrm rot="18804054">
                            <a:off x="5128277" y="1431285"/>
                            <a:ext cx="80489" cy="27716"/>
                          </a:xfrm>
                          <a:prstGeom prst="roundRect">
                            <a:avLst>
                              <a:gd name="adj" fmla="val 50000"/>
                            </a:avLst>
                          </a:prstGeom>
                          <a:solidFill>
                            <a:srgbClr val="FFB500"/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1" name="Rounded Rectangle 231"/>
                        <wps:cNvSpPr/>
                        <wps:spPr>
                          <a:xfrm rot="16200000">
                            <a:off x="5067678" y="1429139"/>
                            <a:ext cx="80489" cy="27716"/>
                          </a:xfrm>
                          <a:prstGeom prst="roundRect">
                            <a:avLst>
                              <a:gd name="adj" fmla="val 50000"/>
                            </a:avLst>
                          </a:prstGeom>
                          <a:solidFill>
                            <a:srgbClr val="FFB500"/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2" name="Rounded Rectangle 232"/>
                        <wps:cNvSpPr/>
                        <wps:spPr>
                          <a:xfrm rot="13531193">
                            <a:off x="5023614" y="1476220"/>
                            <a:ext cx="80469" cy="27723"/>
                          </a:xfrm>
                          <a:prstGeom prst="roundRect">
                            <a:avLst>
                              <a:gd name="adj" fmla="val 50000"/>
                            </a:avLst>
                          </a:prstGeom>
                          <a:solidFill>
                            <a:srgbClr val="FFB500"/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3" name="Rounded Rectangle 233"/>
                        <wps:cNvSpPr/>
                        <wps:spPr>
                          <a:xfrm rot="13422697">
                            <a:off x="5171538" y="1531895"/>
                            <a:ext cx="80507" cy="27709"/>
                          </a:xfrm>
                          <a:prstGeom prst="roundRect">
                            <a:avLst>
                              <a:gd name="adj" fmla="val 50000"/>
                            </a:avLst>
                          </a:prstGeom>
                          <a:solidFill>
                            <a:srgbClr val="FFB500"/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4" name="Rounded Rectangle 234"/>
                        <wps:cNvSpPr/>
                        <wps:spPr>
                          <a:xfrm rot="16486796">
                            <a:off x="5128612" y="1572553"/>
                            <a:ext cx="80489" cy="27716"/>
                          </a:xfrm>
                          <a:prstGeom prst="roundRect">
                            <a:avLst>
                              <a:gd name="adj" fmla="val 50000"/>
                            </a:avLst>
                          </a:prstGeom>
                          <a:solidFill>
                            <a:srgbClr val="FFB500"/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5" name="Rounded Rectangle 235"/>
                        <wps:cNvSpPr/>
                        <wps:spPr>
                          <a:xfrm rot="18880232">
                            <a:off x="5070206" y="1576660"/>
                            <a:ext cx="80489" cy="27716"/>
                          </a:xfrm>
                          <a:prstGeom prst="roundRect">
                            <a:avLst>
                              <a:gd name="adj" fmla="val 50000"/>
                            </a:avLst>
                          </a:prstGeom>
                          <a:solidFill>
                            <a:srgbClr val="FFB500"/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6" name="Rounded Rectangle 236"/>
                        <wps:cNvSpPr/>
                        <wps:spPr>
                          <a:xfrm rot="21415589">
                            <a:off x="5027739" y="1536836"/>
                            <a:ext cx="80507" cy="27709"/>
                          </a:xfrm>
                          <a:prstGeom prst="roundRect">
                            <a:avLst>
                              <a:gd name="adj" fmla="val 50000"/>
                            </a:avLst>
                          </a:prstGeom>
                          <a:solidFill>
                            <a:srgbClr val="FFB500"/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grpSp>
                    <wpg:grpSp>
                      <wpg:cNvPr id="237" name="Group 237"/>
                      <wpg:cNvGrpSpPr/>
                      <wpg:grpSpPr>
                        <a:xfrm>
                          <a:off x="5592030" y="1505431"/>
                          <a:ext cx="485537" cy="489579"/>
                          <a:chOff x="5592030" y="1505431"/>
                          <a:chExt cx="485537" cy="489579"/>
                        </a:xfrm>
                      </wpg:grpSpPr>
                      <wps:wsp>
                        <wps:cNvPr id="238" name="Oval 238"/>
                        <wps:cNvSpPr/>
                        <wps:spPr>
                          <a:xfrm rot="18618547">
                            <a:off x="5653106" y="1571148"/>
                            <a:ext cx="362911" cy="363006"/>
                          </a:xfrm>
                          <a:prstGeom prst="ellipse">
                            <a:avLst/>
                          </a:prstGeom>
                          <a:solidFill>
                            <a:sysClr val="window" lastClr="FFFFFF"/>
                          </a:solidFill>
                          <a:ln w="19050" cap="flat" cmpd="sng" algn="ctr">
                            <a:solidFill>
                              <a:srgbClr val="3167A9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9" name="Arc 239"/>
                        <wps:cNvSpPr/>
                        <wps:spPr>
                          <a:xfrm rot="16608007">
                            <a:off x="5590009" y="1507452"/>
                            <a:ext cx="489579" cy="485537"/>
                          </a:xfrm>
                          <a:prstGeom prst="arc">
                            <a:avLst>
                              <a:gd name="adj1" fmla="val 16200000"/>
                              <a:gd name="adj2" fmla="val 6521816"/>
                            </a:avLst>
                          </a:prstGeom>
                          <a:noFill/>
                          <a:ln w="12700" cap="flat" cmpd="sng" algn="ctr">
                            <a:solidFill>
                              <a:srgbClr val="F7911E"/>
                            </a:solidFill>
                            <a:prstDash val="sysDash"/>
                            <a:miter lim="800000"/>
                            <a:tailEnd type="triangle" w="sm" len="sm"/>
                          </a:ln>
                          <a:effectLst/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0" name="Rounded Rectangle 240"/>
                        <wps:cNvSpPr/>
                        <wps:spPr>
                          <a:xfrm rot="21155986">
                            <a:off x="5856691" y="1721316"/>
                            <a:ext cx="58117" cy="20018"/>
                          </a:xfrm>
                          <a:prstGeom prst="roundRect">
                            <a:avLst>
                              <a:gd name="adj" fmla="val 50000"/>
                            </a:avLst>
                          </a:prstGeom>
                          <a:solidFill>
                            <a:srgbClr val="FFB500"/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1" name="Rounded Rectangle 241"/>
                        <wps:cNvSpPr/>
                        <wps:spPr>
                          <a:xfrm rot="18804054">
                            <a:off x="5826617" y="1692549"/>
                            <a:ext cx="58131" cy="20008"/>
                          </a:xfrm>
                          <a:prstGeom prst="roundRect">
                            <a:avLst>
                              <a:gd name="adj" fmla="val 50000"/>
                            </a:avLst>
                          </a:prstGeom>
                          <a:solidFill>
                            <a:srgbClr val="FFB500"/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2" name="Rounded Rectangle 242"/>
                        <wps:cNvSpPr/>
                        <wps:spPr>
                          <a:xfrm rot="16200000">
                            <a:off x="5782871" y="1690999"/>
                            <a:ext cx="58131" cy="20008"/>
                          </a:xfrm>
                          <a:prstGeom prst="roundRect">
                            <a:avLst>
                              <a:gd name="adj" fmla="val 50000"/>
                            </a:avLst>
                          </a:prstGeom>
                          <a:solidFill>
                            <a:srgbClr val="FFB500"/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3" name="Rounded Rectangle 243"/>
                        <wps:cNvSpPr/>
                        <wps:spPr>
                          <a:xfrm rot="13531193">
                            <a:off x="5751062" y="1725002"/>
                            <a:ext cx="58117" cy="20013"/>
                          </a:xfrm>
                          <a:prstGeom prst="roundRect">
                            <a:avLst>
                              <a:gd name="adj" fmla="val 50000"/>
                            </a:avLst>
                          </a:prstGeom>
                          <a:solidFill>
                            <a:srgbClr val="FFB500"/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4" name="Rounded Rectangle 244"/>
                        <wps:cNvSpPr/>
                        <wps:spPr>
                          <a:xfrm rot="13422697">
                            <a:off x="5857860" y="1765207"/>
                            <a:ext cx="58117" cy="20012"/>
                          </a:xfrm>
                          <a:prstGeom prst="roundRect">
                            <a:avLst>
                              <a:gd name="adj" fmla="val 50000"/>
                            </a:avLst>
                          </a:prstGeom>
                          <a:solidFill>
                            <a:srgbClr val="FFB500"/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5" name="Rounded Rectangle 245"/>
                        <wps:cNvSpPr/>
                        <wps:spPr>
                          <a:xfrm rot="16486796">
                            <a:off x="5826859" y="1794576"/>
                            <a:ext cx="58131" cy="20008"/>
                          </a:xfrm>
                          <a:prstGeom prst="roundRect">
                            <a:avLst>
                              <a:gd name="adj" fmla="val 50000"/>
                            </a:avLst>
                          </a:prstGeom>
                          <a:solidFill>
                            <a:srgbClr val="FFB500"/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6" name="Rounded Rectangle 246"/>
                        <wps:cNvSpPr/>
                        <wps:spPr>
                          <a:xfrm rot="18880232">
                            <a:off x="5784696" y="1797543"/>
                            <a:ext cx="58131" cy="20008"/>
                          </a:xfrm>
                          <a:prstGeom prst="roundRect">
                            <a:avLst>
                              <a:gd name="adj" fmla="val 50000"/>
                            </a:avLst>
                          </a:prstGeom>
                          <a:solidFill>
                            <a:srgbClr val="FFB500"/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7" name="Rounded Rectangle 247"/>
                        <wps:cNvSpPr/>
                        <wps:spPr>
                          <a:xfrm rot="21415589">
                            <a:off x="5754053" y="1768776"/>
                            <a:ext cx="58117" cy="20012"/>
                          </a:xfrm>
                          <a:prstGeom prst="roundRect">
                            <a:avLst>
                              <a:gd name="adj" fmla="val 50000"/>
                            </a:avLst>
                          </a:prstGeom>
                          <a:solidFill>
                            <a:srgbClr val="FFB500"/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grpSp>
                  </wpg:wgp>
                </a:graphicData>
              </a:graphic>
            </wp:anchor>
          </w:drawing>
        </mc:Choice>
        <mc:Fallback>
          <w:pict>
            <v:group w14:anchorId="1A884FA2" id="Group 214" o:spid="_x0000_s1026" style="position:absolute;margin-left:0;margin-top:-.05pt;width:491.65pt;height:112.65pt;z-index:251659264;mso-position-horizontal-relative:margin" coordorigin="41,5641" coordsize="62103,143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">
              <v:line id="Straight Connector 215" o:spid="_x0000_s1027" style="position:absolute;flip:x;visibility:visible;mso-wrap-style:square" from="41,9547" to="54524,95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t+ussMAAADcAAAADwAAAGRycy9kb3ducmV2LnhtbESP3YrCMBSE7xd8h3AE79bUn5WlGkUE&#10;QbxYWbsPcGyObbE5qUnU9u03guDlMDPfMItVa2pxJ+crywpGwwQEcW51xYWCv2z7+Q3CB2SNtWVS&#10;0JGH1bL3scBU2wf/0v0YChEh7FNUUIbQpFL6vCSDfmgb4uidrTMYonSF1A4fEW5qOU6SmTRYcVwo&#10;saFNSfnleDMKMjy019lhSvL0c850t3eTSXdSatBv13MQgdrwDr/aO61gPPqC55l4BOTyH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rfrrLDAAAA3AAAAA8AAAAAAAAAAAAA&#10;AAAAoQIAAGRycy9kb3ducmV2LnhtbFBLBQYAAAAABAAEAPkAAACRAwAAAAA=&#10;" strokecolor="#7f7f7f" strokeweight="1pt">
                <v:stroke joinstyle="miter"/>
              </v:line>
              <v:group id="Group 216" o:spid="_x0000_s1028" style="position:absolute;left:54524;top:5641;width:7620;height:7620" coordorigin="54524,5641" coordsize="7620,762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9Z1QEsQAAADcAAAA&#10;DwAAAAAAAAAAAAAAAACqAgAAZHJzL2Rvd25yZXYueG1sUEsFBgAAAAAEAAQA+gAAAJsDAAAAAA==&#10;">
                <v:oval id="Oval 217" o:spid="_x0000_s1029" style="position:absolute;left:54524;top:5641;width:7620;height:762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DrbbMYA&#10;AADcAAAADwAAAGRycy9kb3ducmV2LnhtbESPT2vCQBTE70K/w/IKvenGFGqIbqRVKoJUqOnF22v2&#10;5Q/Nvg3ZrYnfvlsQPA4z8xtmtR5NKy7Uu8aygvksAkFcWN1wpeArf58mIJxH1thaJgVXcrDOHiYr&#10;TLUd+JMuJ1+JAGGXooLa+y6V0hU1GXQz2xEHr7S9QR9kX0nd4xDgppVxFL1Igw2HhRo72tRU/Jx+&#10;jQLcDW/XPDpSPByS80eZH+z2+Vupp8fxdQnC0+jv4Vt7rxXE8wX8nwlHQGZ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DrbbMYAAADcAAAADwAAAAAAAAAAAAAAAACYAgAAZHJz&#10;L2Rvd25yZXYueG1sUEsFBgAAAAAEAAQA9QAAAIsDAAAAAA==&#10;" filled="f" strokecolor="#3167a9" strokeweight="1.5pt">
                  <v:stroke joinstyle="miter"/>
                </v:oval>
                <v:roundrect id="Rounded Rectangle 218" o:spid="_x0000_s1030" style="position:absolute;left:58823;top:8793;width:1244;height:428;rotation:-484982fd;visibility:visible;mso-wrap-style:square;v-text-anchor:middle" arcsize=".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pTj3sUA&#10;AADcAAAADwAAAGRycy9kb3ducmV2LnhtbESPTW/CMAyG70j8h8hI3EYKEvvoCAhtTNp1ME07uo2X&#10;djROlQTo9uvnwySO1uv3sZ/VZvCdOlNMbWAD81kBirgOtmVn4P3wcnMPKmVki11gMvBDCTbr8WiF&#10;pQ0XfqPzPjslEE4lGmhy7kutU92QxzQLPbFkXyF6zDJGp23Ei8B9pxdFcas9tiwXGuzpqaH6uD95&#10;oSzvfqvj866oPquPh+ii+3Z6a8x0MmwfQWUa8nX5v/1qDSzm8q3IiAjo9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SlOPexQAAANwAAAAPAAAAAAAAAAAAAAAAAJgCAABkcnMv&#10;ZG93bnJldi54bWxQSwUGAAAAAAQABAD1AAAAigMAAAAA&#10;" fillcolor="#ffb500" stroked="f" strokeweight="1pt">
                  <v:stroke joinstyle="miter"/>
                </v:roundrect>
                <v:roundrect id="Rounded Rectangle 219" o:spid="_x0000_s1031" style="position:absolute;left:58180;top:8178;width:1243;height:428;rotation:-3053919fd;visibility:visible;mso-wrap-style:square;v-text-anchor:middle" arcsize=".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5GMuMMA&#10;AADcAAAADwAAAGRycy9kb3ducmV2LnhtbESPQWsCMRSE74L/ITyhN83qQdbVKCpWeivaHjw+Ns/N&#10;4uZl3aSa/fdNoeBxmJlvmNUm2kY8qPO1YwXTSQaCuHS65krB99f7OAfhA7LGxjEp6MnDZj0crLDQ&#10;7sknepxDJRKEfYEKTAhtIaUvDVn0E9cSJ+/qOoshya6SusNngttGzrJsLi3WnBYMtrQ3VN7OP1ZB&#10;vlsc+n2+MzpeIm/7T38PR6/U2yhulyACxfAK/7c/tILZdAF/Z9IRkO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5GMuMMAAADcAAAADwAAAAAAAAAAAAAAAACYAgAAZHJzL2Rv&#10;d25yZXYueG1sUEsFBgAAAAAEAAQA9QAAAIgDAAAAAA==&#10;" fillcolor="#ffb500" stroked="f" strokeweight="1pt">
                  <v:stroke joinstyle="miter"/>
                </v:roundrect>
                <v:roundrect id="Rounded Rectangle 220" o:spid="_x0000_s1032" style="position:absolute;left:57244;top:8144;width:1244;height:428;rotation:-90;visibility:visible;mso-wrap-style:square;v-text-anchor:middle" arcsize=".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YtPLMAA&#10;AADcAAAADwAAAGRycy9kb3ducmV2LnhtbERP3WrCMBS+H/gO4Qy8m+kqlFKNojJBBAerfYCz5qwp&#10;NielyWx9e3Mx2OXH97/eTrYTdxp861jB+yIBQVw73XKjoLoe33IQPiBr7ByTggd52G5mL2sstBv5&#10;i+5laEQMYV+gAhNCX0jpa0MW/cL1xJH7cYPFEOHQSD3gGMNtJ9MkyaTFlmODwZ4Ohupb+WsVLL/3&#10;Y3W+7D6bzH5QSHVuptErNX+ddisQgabwL/5zn7SCNI3z45l4BOTmC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RYtPLMAAAADcAAAADwAAAAAAAAAAAAAAAACYAgAAZHJzL2Rvd25y&#10;ZXYueG1sUEsFBgAAAAAEAAQA9QAAAIUDAAAAAA==&#10;" fillcolor="#ffb500" stroked="f" strokeweight="1pt">
                  <v:stroke joinstyle="miter"/>
                </v:roundrect>
                <v:roundrect id="Rounded Rectangle 221" o:spid="_x0000_s1033" style="position:absolute;left:56563;top:8872;width:1244;height:428;rotation:-8813289fd;visibility:visible;mso-wrap-style:square;v-text-anchor:middle" arcsize=".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CLsG8QA&#10;AADcAAAADwAAAGRycy9kb3ducmV2LnhtbESPQWvCQBSE70L/w/IEb2ZjCkWiqxRBag8isSl4fGRf&#10;k+Du25BdNfn3bqHQ4zAz3zDr7WCNuFPvW8cKFkkKgrhyuuVaQfm1ny9B+ICs0TgmBSN52G5eJmvM&#10;tXtwQfdzqEWEsM9RQRNCl0vpq4Ys+sR1xNH7cb3FEGVfS93jI8KtkVmavkmLLceFBjvaNVRdzzer&#10;4NJ2x++Uq4/s9GrGzyWaa1nslZpNh/cViEBD+A//tQ9aQZYt4PdMPAJy8wQ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Ai7BvEAAAA3AAAAA8AAAAAAAAAAAAAAAAAmAIAAGRycy9k&#10;b3ducmV2LnhtbFBLBQYAAAAABAAEAPUAAACJAwAAAAA=&#10;" fillcolor="#ffb500" stroked="f" strokeweight="1pt">
                  <v:stroke joinstyle="miter"/>
                </v:roundrect>
                <v:roundrect id="Rounded Rectangle 222" o:spid="_x0000_s1034" style="position:absolute;left:58848;top:9732;width:1244;height:428;rotation:-8931795fd;visibility:visible;mso-wrap-style:square;v-text-anchor:middle" arcsize=".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k24YsMA&#10;AADcAAAADwAAAGRycy9kb3ducmV2LnhtbESPQUsDMRSE7wX/Q3iCtzZrClXWpkUFwYOX1kLx9ti8&#10;bhaTl5jEdv33plDocZiZb5jlevROHCnlIbCG+1kDgrgLZuBew+7zbfoIIhdkgy4wafijDOvVzWSJ&#10;rQkn3tBxW3pRIZxb1GBLia2UubPkMc9CJK7eISSPpcrUS5PwVOHeSdU0C+lx4LpgMdKrpe57++s1&#10;fHxlN5+nvf1xSh1UjBt+UC9a392Oz08gCo3lGr60340GpRScz9QjIFf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k24YsMAAADcAAAADwAAAAAAAAAAAAAAAACYAgAAZHJzL2Rv&#10;d25yZXYueG1sUEsFBgAAAAAEAAQA9QAAAIgDAAAAAA==&#10;" fillcolor="#ffb500" stroked="f" strokeweight="1pt">
                  <v:stroke joinstyle="miter"/>
                </v:roundrect>
                <v:roundrect id="Rounded Rectangle 223" o:spid="_x0000_s1035" style="position:absolute;left:58185;top:10361;width:1244;height:428;rotation:-5584982fd;visibility:visible;mso-wrap-style:square;v-text-anchor:middle" arcsize=".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59rhMMA&#10;AADcAAAADwAAAGRycy9kb3ducmV2LnhtbESP3YrCMBSE74V9h3AWvNN0KyulGmUVFsQLwZ8HODTH&#10;ttqclCSr8e3NguDlMDPfMPNlNJ24kfOtZQVf4wwEcWV1y7WC0/F3VIDwAVljZ5kUPMjDcvExmGOp&#10;7Z33dDuEWiQI+xIVNCH0pZS+asigH9ueOHln6wyGJF0ttcN7gptO5lk2lQZbTgsN9rRuqLoe/oyC&#10;C65c7PaF3O528Xs6uVax3hRKDT/jzwxEoBje4Vd7oxXk+QT+z6QjIBd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59rhMMAAADcAAAADwAAAAAAAAAAAAAAAACYAgAAZHJzL2Rv&#10;d25yZXYueG1sUEsFBgAAAAAEAAQA9QAAAIgDAAAAAA==&#10;" fillcolor="#ffb500" stroked="f" strokeweight="1pt">
                  <v:stroke joinstyle="miter"/>
                </v:roundrect>
                <v:roundrect id="Rounded Rectangle 224" o:spid="_x0000_s1036" style="position:absolute;left:57283;top:10424;width:1244;height:428;rotation:-2970712fd;visibility:visible;mso-wrap-style:square;v-text-anchor:middle" arcsize=".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jb8QMQA&#10;AADcAAAADwAAAGRycy9kb3ducmV2LnhtbESPwWrDMBBE74X+g9hCb40cN5TgRjahpOCLD3b8AYu1&#10;tU2slZEUx+3XV4VAj8PMvGEOxWomsZDzo2UF200CgrizeuReQXv+fNmD8AFZ42SZFHyThyJ/fDhg&#10;pu2Na1qa0IsIYZ+hgiGEOZPSdwMZ9Bs7E0fvyzqDIUrXS+3wFuFmkmmSvEmDI8eFAWf6GKi7NFej&#10;oOx/luT0mp64sufqOh1d29VOqeen9fgOItAa/sP3dqkVpOkO/s7EIyDz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o2/EDEAAAA3AAAAA8AAAAAAAAAAAAAAAAAmAIAAGRycy9k&#10;b3ducmV2LnhtbFBLBQYAAAAABAAEAPUAAACJAwAAAAA=&#10;" fillcolor="#ffb500" stroked="f" strokeweight="1pt">
                  <v:stroke joinstyle="miter"/>
                </v:roundrect>
                <v:roundrect id="Rounded Rectangle 225" o:spid="_x0000_s1037" style="position:absolute;left:56627;top:9809;width:1244;height:428;rotation:-201426fd;visibility:visible;mso-wrap-style:square;v-text-anchor:middle" arcsize=".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s2ZJcQA&#10;AADcAAAADwAAAGRycy9kb3ducmV2LnhtbESPQUvDQBSE74L/YXmCl9BuGlGamE0RodCb2Ap6fGSf&#10;2Wj2bcg+2/TfdwXB4zAz3zD1ZvaDOtIU+8AGVsscFHEbbM+dgbfDdrEGFQXZ4hCYDJwpwqa5vqqx&#10;suHEr3TcS6cShGOFBpzIWGkdW0ce4zKMxMn7DJNHSXLqtJ3wlOB+0EWeP2iPPacFhyM9O2q/9z/e&#10;wIwv/vzRyl1Wfr1vs1VWlm4UY25v5qdHUEKz/If/2jtroCju4fdMOgK6u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7NmSXEAAAA3AAAAA8AAAAAAAAAAAAAAAAAmAIAAGRycy9k&#10;b3ducmV2LnhtbFBLBQYAAAAABAAEAPUAAACJAwAAAAA=&#10;" fillcolor="#ffb500" stroked="f" strokeweight="1pt">
                  <v:stroke joinstyle="miter"/>
                </v:roundrect>
              </v:group>
              <v:group id="Group 226" o:spid="_x0000_s1038" style="position:absolute;left:47889;top:11666;width:6926;height:6866" coordorigin="47889,11666" coordsize="6925,686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O/Gar8QAAADcAAAA&#10;DwAAAAAAAAAAAAAAAACqAgAAZHJzL2Rvd25yZXYueG1sUEsFBgAAAAAEAAQA+gAAAJsDAAAAAA==&#10;">
                <v:oval id="Oval 227" o:spid="_x0000_s1039" style="position:absolute;left:48810;top:12566;width:5199;height:5199;rotation:-7417323fd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yq/XsUA&#10;AADcAAAADwAAAGRycy9kb3ducmV2LnhtbESP3WrCQBSE7wu+w3IEb4puDKVqdBVRCoJF8Af08pA9&#10;JsHs2ZBdk/Ttu0Khl8PMfMMsVp0pRUO1KywrGI8iEMSp1QVnCi7nr+EUhPPIGkvLpOCHHKyWvbcF&#10;Jtq2fKTm5DMRIOwSVJB7XyVSujQng25kK+Lg3W1t0AdZZ1LX2Aa4KWUcRZ/SYMFhIceKNjmlj9PT&#10;KGh32WHvGzfj9+uzvX1vP5pybJUa9Lv1HISnzv+H/9o7rSCOJ/A6E46AXP4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/Kr9exQAAANwAAAAPAAAAAAAAAAAAAAAAAJgCAABkcnMv&#10;ZG93bnJldi54bWxQSwUGAAAAAAQABAD1AAAAigMAAAAA&#10;" fillcolor="window" strokecolor="#3167a9" strokeweight="1.5pt">
                  <v:stroke joinstyle="miter"/>
                </v:oval>
                <v:shape id="Arc 228" o:spid="_x0000_s1040" style="position:absolute;left:47889;top:11666;width:6926;height:6866;rotation:-9613369fd;visibility:visible;mso-wrap-style:square;v-text-anchor:middle" coordsize="692536,6866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EWVIsQA&#10;AADcAAAADwAAAGRycy9kb3ducmV2LnhtbERPTU/CQBC9m/AfNmPihcDWEsBUFmKMgMqJwsHj2B3b&#10;hu5s012h/HvmYOLx5X0vVr1r1Jm6UHs28DhOQBEX3tZcGjge1qMnUCEiW2w8k4ErBVgtB3cLzKy/&#10;8J7OeSyVhHDI0EAVY5tpHYqKHIaxb4mF+/GdwyiwK7Xt8CLhrtFpksy0w5qlocKWXisqTvmvk97P&#10;+fexGQ6/6nw92SVv2+nHZjs15uG+f3kGFamP/+I/97s1kKayVs7IEdDLG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hFlSLEAAAA3AAAAA8AAAAAAAAAAAAAAAAAmAIAAGRycy9k&#10;b3ducmV2LnhtbFBLBQYAAAAABAAEAPUAAACJAwAAAAA=&#10;" path="m346268,nsc483138,,607165,79935,662724,203955v56100,125227,31723,271537,-62016,372224c508186,675558,365439,711821,236117,668799l346268,343316,346268,xem346268,nfc483138,,607165,79935,662724,203955v56100,125227,31723,271537,-62016,372224c508186,675558,365439,711821,236117,668799e" filled="f" strokecolor="#f7911e" strokeweight="1pt">
                  <v:stroke dashstyle="3 1" endarrow="block" endarrowwidth="narrow" endarrowlength="short" joinstyle="miter"/>
                  <v:path arrowok="t" o:connecttype="custom" o:connectlocs="346268,0;662724,203955;600708,576179;236117,668799" o:connectangles="0,0,0,0"/>
                </v:shape>
                <v:roundrect id="Rounded Rectangle 229" o:spid="_x0000_s1041" style="position:absolute;left:51699;top:14711;width:805;height:277;rotation:-484982fd;visibility:visible;mso-wrap-style:square;v-text-anchor:middle" arcsize=".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7SM+MQA&#10;AADcAAAADwAAAGRycy9kb3ducmV2LnhtbESPQWsCMRSE7wX/Q3hCbzXrglZXo4i10GttEY9vN8/s&#10;6uZlSVLd+uubQqHHYWa+YZbr3rbiSj40jhWMRxkI4srpho2Cz4/XpxmIEJE1to5JwTcFWK8GD0ss&#10;tLvxO1330YgE4VCggjrGrpAyVDVZDCPXESfv5LzFmKQ3Unu8JbhtZZ5lU2mx4bRQY0fbmqrL/ssm&#10;yuT5Xl5edll5LA9zb7w5G7lR6nHYbxYgIvXxP/zXftMK8nwOv2fSEZCr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O0jPjEAAAA3AAAAA8AAAAAAAAAAAAAAAAAmAIAAGRycy9k&#10;b3ducmV2LnhtbFBLBQYAAAAABAAEAPUAAACJAwAAAAA=&#10;" fillcolor="#ffb500" stroked="f" strokeweight="1pt">
                  <v:stroke joinstyle="miter"/>
                </v:roundrect>
                <v:roundrect id="Rounded Rectangle 230" o:spid="_x0000_s1042" style="position:absolute;left:51282;top:14312;width:805;height:277;rotation:-3053919fd;visibility:visible;mso-wrap-style:square;v-text-anchor:middle" arcsize=".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R55RcEA&#10;AADcAAAADwAAAGRycy9kb3ducmV2LnhtbERPz2vCMBS+D/wfwhO8rekURu0aRUXHbmPqweOjeWvK&#10;mpfaRE3/++Uw2PHj+12to+3EnQbfOlbwkuUgiGunW24UnE+H5wKED8gaO8ekYCQP69XkqcJSuwd/&#10;0f0YGpFC2JeowITQl1L62pBFn7meOHHfbrAYEhwaqQd8pHDbyXmev0qLLacGgz3tDNU/x5tVUGyX&#10;+3FXbI2Ol8ib8dNfw7tXajaNmzcQgWL4F/+5P7SC+SLNT2fSEZCrX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keeUXBAAAA3AAAAA8AAAAAAAAAAAAAAAAAmAIAAGRycy9kb3du&#10;cmV2LnhtbFBLBQYAAAAABAAEAPUAAACGAwAAAAA=&#10;" fillcolor="#ffb500" stroked="f" strokeweight="1pt">
                  <v:stroke joinstyle="miter"/>
                </v:roundrect>
                <v:roundrect id="Rounded Rectangle 231" o:spid="_x0000_s1043" style="position:absolute;left:50676;top:14291;width:805;height:277;rotation:-90;visibility:visible;mso-wrap-style:square;v-text-anchor:middle" arcsize=".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x58asIA&#10;AADcAAAADwAAAGRycy9kb3ducmV2LnhtbESP0YrCMBRE34X9h3AXfNPUCiJdo7iLC4ugYPUD7jbX&#10;ptjclCba+vdGEHwcZuYMs1j1thY3an3lWMFknIAgLpyuuFRwOv6O5iB8QNZYOyYFd/KwWn4MFphp&#10;1/GBbnkoRYSwz1CBCaHJpPSFIYt+7Bri6J1dazFE2ZZSt9hFuK1lmiQzabHiuGCwoR9DxSW/WgXT&#10;/+/utN2t9+XMbiikem76zis1/OzXXyAC9eEdfrX/tIJ0OoHnmXgE5PI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vHnxqwgAAANwAAAAPAAAAAAAAAAAAAAAAAJgCAABkcnMvZG93&#10;bnJldi54bWxQSwUGAAAAAAQABAD1AAAAhwMAAAAA&#10;" fillcolor="#ffb500" stroked="f" strokeweight="1pt">
                  <v:stroke joinstyle="miter"/>
                </v:roundrect>
                <v:roundrect id="Rounded Rectangle 232" o:spid="_x0000_s1044" style="position:absolute;left:50235;top:14762;width:805;height:278;rotation:-8813289fd;visibility:visible;mso-wrap-style:square;v-text-anchor:middle" arcsize=".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SnkscUA&#10;AADcAAAADwAAAGRycy9kb3ducmV2LnhtbESPwWrDMBBE74X8g9hAb7VcG0pwo5hQCGkPJSR1ocfF&#10;2tjG0spYSuz8fVQo9DjMzBtmXc7WiCuNvnOs4DlJQRDXTnfcKKi+dk8rED4gazSOScGNPJSbxcMa&#10;C+0mPtL1FBoRIewLVNCGMBRS+roliz5xA3H0zm60GKIcG6lHnCLcGpml6Yu02HFcaHGgt5bq/nSx&#10;Cn664fM75XqfHXJz+1ih6avjTqnH5bx9BRFoDv/hv/a7VpDlGfyeiUdAbu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FKeSxxQAAANwAAAAPAAAAAAAAAAAAAAAAAJgCAABkcnMv&#10;ZG93bnJldi54bWxQSwUGAAAAAAQABAD1AAAAigMAAAAA&#10;" fillcolor="#ffb500" stroked="f" strokeweight="1pt">
                  <v:stroke joinstyle="miter"/>
                </v:roundrect>
                <v:roundrect id="Rounded Rectangle 233" o:spid="_x0000_s1045" style="position:absolute;left:51715;top:15318;width:805;height:278;rotation:-8931795fd;visibility:visible;mso-wrap-style:square;v-text-anchor:middle" arcsize=".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NiLJMMA&#10;AADcAAAADwAAAGRycy9kb3ducmV2LnhtbESPQUsDMRSE70L/Q3gFbzbbLKisTUsrCB68tAri7bF5&#10;3SwmL2kS2/XfG0HwOMzMN8xqM3knzpTyGFjDctGAIO6DGXnQ8Pb6dHMPIhdkgy4wafimDJv17GqF&#10;nQkX3tP5UAZRIZw71GBLiZ2UubfkMS9CJK7eMSSPpco0SJPwUuHeSdU0t9LjyHXBYqRHS/3n4ctr&#10;ePnIrm3Tuz05pY4qxj3fqZ3W1/Np+wCi0FT+w3/tZ6NBtS38nqlHQK5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NiLJMMAAADcAAAADwAAAAAAAAAAAAAAAACYAgAAZHJzL2Rv&#10;d25yZXYueG1sUEsFBgAAAAAEAAQA9QAAAIgDAAAAAA==&#10;" fillcolor="#ffb500" stroked="f" strokeweight="1pt">
                  <v:stroke joinstyle="miter"/>
                </v:roundrect>
                <v:roundrect id="Rounded Rectangle 234" o:spid="_x0000_s1046" style="position:absolute;left:51285;top:15725;width:805;height:278;rotation:-5584982fd;visibility:visible;mso-wrap-style:square;v-text-anchor:middle" arcsize=".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a9lLcQA&#10;AADcAAAADwAAAGRycy9kb3ducmV2LnhtbESP0WoCMRRE3wv+Q7iCbzVbbWXZGkUFQfogaPsBl+R2&#10;d+vmZknibvr3TaHQx2FmzjDrbbKdGMiH1rGCp3kBglg703Kt4OP9+FiCCBHZYOeYFHxTgO1m8rDG&#10;yriRLzRcYy0yhEOFCpoY+0rKoBuyGOauJ87ep/MWY5a+lsbjmOG2k4uiWEmLLeeFBns6NKRv17tV&#10;8IV7n7pLKd/O5/SyWt50qk+lUrNp2r2CiJTif/ivfTIKFstn+D2Tj4Dc/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mvZS3EAAAA3AAAAA8AAAAAAAAAAAAAAAAAmAIAAGRycy9k&#10;b3ducmV2LnhtbFBLBQYAAAAABAAEAPUAAACJAwAAAAA=&#10;" fillcolor="#ffb500" stroked="f" strokeweight="1pt">
                  <v:stroke joinstyle="miter"/>
                </v:roundrect>
                <v:roundrect id="Rounded Rectangle 235" o:spid="_x0000_s1047" style="position:absolute;left:50701;top:15766;width:805;height:278;rotation:-2970712fd;visibility:visible;mso-wrap-style:square;v-text-anchor:middle" arcsize=".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KPPBsMA&#10;AADcAAAADwAAAGRycy9kb3ducmV2LnhtbESPQYvCMBSE78L+h/AWvGm6FRfpmhZZFLx4UPsDHs2z&#10;Ldu8lCTW6q83grDHYWa+YdbFaDoxkPOtZQVf8wQEcWV1y7WC8rybrUD4gKyxs0wK7uShyD8ma8y0&#10;vfGRhlOoRYSwz1BBE0KfSemrhgz6ue2Jo3exzmCI0tVSO7xFuOlkmiTf0mDLcaHBnn4bqv5OV6Ng&#10;Xz+GZLtIt3yw58O127iyOjqlpp/j5gdEoDH8h9/tvVaQLpbwOhOPgMy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KPPBsMAAADcAAAADwAAAAAAAAAAAAAAAACYAgAAZHJzL2Rv&#10;d25yZXYueG1sUEsFBgAAAAAEAAQA9QAAAIgDAAAAAA==&#10;" fillcolor="#ffb500" stroked="f" strokeweight="1pt">
                  <v:stroke joinstyle="miter"/>
                </v:roundrect>
                <v:roundrect id="Rounded Rectangle 236" o:spid="_x0000_s1048" style="position:absolute;left:50277;top:15368;width:805;height:277;rotation:-201426fd;visibility:visible;mso-wrap-style:square;v-text-anchor:middle" arcsize=".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8aRj8QA&#10;AADcAAAADwAAAGRycy9kb3ducmV2LnhtbESPQWvCQBSE74X+h+UVvATdqCBNdJVSELyVWsEeH9ln&#10;Njb7NmRfNf77bkHwOMzMN8xqM/hWXaiPTWAD00kOirgKtuHawOFrO34FFQXZYhuYDNwowmb9/LTC&#10;0oYrf9JlL7VKEI4lGnAiXal1rBx5jJPQESfvFHqPkmRfa9vjNcF9q2d5vtAeG04LDjt6d1T97H+9&#10;gQE//O27knlWnI/bbJoVhevEmNHL8LYEJTTII3xv76yB2XwB/2fSEdDr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vGkY/EAAAA3AAAAA8AAAAAAAAAAAAAAAAAmAIAAGRycy9k&#10;b3ducmV2LnhtbFBLBQYAAAAABAAEAPUAAACJAwAAAAA=&#10;" fillcolor="#ffb500" stroked="f" strokeweight="1pt">
                  <v:stroke joinstyle="miter"/>
                </v:roundrect>
              </v:group>
              <v:group id="Group 237" o:spid="_x0000_s1049" style="position:absolute;left:55920;top:15054;width:4855;height:4896" coordorigin="55920,15054" coordsize="4855,489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RZKnpxgAAANwA&#10;AAAPAAAAAAAAAAAAAAAAAKoCAABkcnMvZG93bnJldi54bWxQSwUGAAAAAAQABAD6AAAAnQMAAAAA&#10;">
                <v:oval id="Oval 238" o:spid="_x0000_s1050" style="position:absolute;left:56530;top:15711;width:3630;height:3630;rotation:-3256542fd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cJ9lMIA&#10;AADcAAAADwAAAGRycy9kb3ducmV2LnhtbERPTU/CQBC9m/AfNkPCTbZWA6ayECGSKDfQmHgbukNb&#10;7c42uwvUf88cSDi+vO/ZonetOlGIjWcDD+MMFHHpbcOVga/P9f0zqJiQLbaeycA/RVjMB3czLKw/&#10;85ZOu1QpCeFYoIE6pa7QOpY1OYxj3xELd/DBYRIYKm0DniXctTrPsol22LA01NjRqqbyb3d0BvLl&#10;h//5nZb58Wm/fatcHr4Pm70xo2H/+gIqUZ9u4qv73YrvUdbKGTkCen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Bwn2UwgAAANwAAAAPAAAAAAAAAAAAAAAAAJgCAABkcnMvZG93&#10;bnJldi54bWxQSwUGAAAAAAQABAD1AAAAhwMAAAAA&#10;" fillcolor="window" strokecolor="#3167a9" strokeweight="1.5pt">
                  <v:stroke joinstyle="miter"/>
                </v:oval>
                <v:shape id="Arc 239" o:spid="_x0000_s1051" style="position:absolute;left:55900;top:15074;width:4896;height:4855;rotation:-5452588fd;visibility:visible;mso-wrap-style:square;v-text-anchor:middle" coordsize="489579,48553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ZEPwcYA&#10;AADcAAAADwAAAGRycy9kb3ducmV2LnhtbESPQWvCQBSE7wX/w/KE3upGi6VGVxFBWixUahSvj+wz&#10;CWbfxt3VxP76bqHQ4zAz3zCzRWdqcSPnK8sKhoMEBHFudcWFgn22fnoF4QOyxtoyKbiTh8W89zDD&#10;VNuWv+i2C4WIEPYpKihDaFIpfV6SQT+wDXH0TtYZDFG6QmqHbYSbWo6S5EUarDgulNjQqqT8vLsa&#10;BdcNnj+bllf3zI+z78vxY/t2cEo99rvlFESgLvyH/9rvWsHoeQK/Z+IRkPM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ZEPwcYAAADcAAAADwAAAAAAAAAAAAAAAACYAgAAZHJz&#10;L2Rvd25yZXYueG1sUEsFBgAAAAAEAAQA9QAAAIsDAAAAAA==&#10;" path="m244789,nsc341557,,429242,56535,468514,144245v39642,88537,22415,191972,-43829,263164c359274,477705,258339,503357,166901,472921l244790,242769v,-80923,-1,-161846,-1,-242769xem244789,nfc341557,,429242,56535,468514,144245v39642,88537,22415,191972,-43829,263164c359274,477705,258339,503357,166901,472921e" filled="f" strokecolor="#f7911e" strokeweight="1pt">
                  <v:stroke dashstyle="3 1" endarrow="block" endarrowwidth="narrow" endarrowlength="short" joinstyle="miter"/>
                  <v:path arrowok="t" o:connecttype="custom" o:connectlocs="244789,0;468514,144245;424685,407409;166901,472921" o:connectangles="0,0,0,0"/>
                </v:shape>
                <v:roundrect id="Rounded Rectangle 240" o:spid="_x0000_s1052" style="position:absolute;left:58566;top:17213;width:582;height:200;rotation:-484982fd;visibility:visible;mso-wrap-style:square;v-text-anchor:middle" arcsize=".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1HAxcQA&#10;AADcAAAADwAAAGRycy9kb3ducmV2LnhtbESPwU4CMRCG7ya8QzMm3qQrUdGVQghq4lUgxOPsdugu&#10;bKebtsLq0zsHE46Tf/5v5pstBt+pE8XUBjZwNy5AEdfBtuwMbDfvt0+gUka22AUmAz+UYDEfXc2w&#10;tOHMn3RaZ6cEwqlEA03Ofal1qhvymMahJ5ZsH6LHLGN02kY8C9x3elIUj9pjy3KhwZ5WDdXH9bcX&#10;ysP0tzq+vhXVV7V7ji66g9NLY26uh+ULqExDviz/tz+sgcm9vC8yIgJ6/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9RwMXEAAAA3AAAAA8AAAAAAAAAAAAAAAAAmAIAAGRycy9k&#10;b3ducmV2LnhtbFBLBQYAAAAABAAEAPUAAACJAwAAAAA=&#10;" fillcolor="#ffb500" stroked="f" strokeweight="1pt">
                  <v:stroke joinstyle="miter"/>
                </v:roundrect>
                <v:roundrect id="Rounded Rectangle 241" o:spid="_x0000_s1053" style="position:absolute;left:58265;top:16925;width:582;height:200;rotation:-3053919fd;visibility:visible;mso-wrap-style:square;v-text-anchor:middle" arcsize=".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lSvo8QA&#10;AADcAAAADwAAAGRycy9kb3ducmV2LnhtbESPQWvCQBSE7wX/w/IK3uomIiVG16BSpbdS7aHHR/aZ&#10;Dc2+jdmtbv59t1DocZiZb5h1FW0nbjT41rGCfJaBIK6dbrlR8HE+PBUgfEDW2DkmBSN5qDaThzWW&#10;2t35nW6n0IgEYV+iAhNCX0rpa0MW/cz1xMm7uMFiSHJopB7wnuC2k/Mse5YWW04LBnvaG6q/Tt9W&#10;QbFbvoz7Ymd0/Iy8Hd/8NRy9UtPHuF2BCBTDf/iv/aoVzBc5/J5JR0Buf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5Ur6PEAAAA3AAAAA8AAAAAAAAAAAAAAAAAmAIAAGRycy9k&#10;b3ducmV2LnhtbFBLBQYAAAAABAAEAPUAAACJAwAAAAA=&#10;" fillcolor="#ffb500" stroked="f" strokeweight="1pt">
                  <v:stroke joinstyle="miter"/>
                </v:roundrect>
                <v:roundrect id="Rounded Rectangle 242" o:spid="_x0000_s1054" style="position:absolute;left:57828;top:16910;width:581;height:200;rotation:-90;visibility:visible;mso-wrap-style:square;v-text-anchor:middle" arcsize=".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8qRYMMA&#10;AADcAAAADwAAAGRycy9kb3ducmV2LnhtbESP3YrCMBSE7wXfIRzBO02ti0jXKCoKIqzgzwOcbc42&#10;ZZuT0kRb394sLHg5zMw3zGLV2Uo8qPGlYwWTcQKCOHe65ELB7bofzUH4gKyxckwKnuRhtez3Fphp&#10;1/KZHpdQiAhhn6ECE0KdSelzQxb92NXE0ftxjcUQZVNI3WAb4baSaZLMpMWS44LBmraG8t/L3SqY&#10;fm/a2/FrfSpmdkch1XPTtV6p4aBbf4II1IV3+L990ArSjxT+zsQjIJc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8qRYMMAAADcAAAADwAAAAAAAAAAAAAAAACYAgAAZHJzL2Rv&#10;d25yZXYueG1sUEsFBgAAAAAEAAQA9QAAAIgDAAAAAA==&#10;" fillcolor="#ffb500" stroked="f" strokeweight="1pt">
                  <v:stroke joinstyle="miter"/>
                </v:roundrect>
                <v:roundrect id="Rounded Rectangle 243" o:spid="_x0000_s1055" style="position:absolute;left:57510;top:17250;width:581;height:200;rotation:-8813289fd;visibility:visible;mso-wrap-style:square;v-text-anchor:middle" arcsize=".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mMyV8UA&#10;AADcAAAADwAAAGRycy9kb3ducmV2LnhtbESPzWrDMBCE74W8g9hAbo1cp5TgRDElYNIcSskf5LhY&#10;G9tEWhlLje23rwqFHoeZ+YZZ54M14kGdbxwreJknIIhLpxuuFJxPxfMShA/IGo1jUjCSh3wzeVpj&#10;pl3PB3ocQyUihH2GCuoQ2kxKX9Zk0c9dSxy9m+sshii7SuoO+wi3RqZJ8iYtNhwXamxpW1N5P35b&#10;Bdem/bwkXO7Sr4UZ90s09/OhUGo2Hd5XIAIN4T/81/7QCtLXBfyeiUdAbn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yYzJXxQAAANwAAAAPAAAAAAAAAAAAAAAAAJgCAABkcnMv&#10;ZG93bnJldi54bWxQSwUGAAAAAAQABAD1AAAAigMAAAAA&#10;" fillcolor="#ffb500" stroked="f" strokeweight="1pt">
                  <v:stroke joinstyle="miter"/>
                </v:roundrect>
                <v:roundrect id="Rounded Rectangle 244" o:spid="_x0000_s1056" style="position:absolute;left:58578;top:17652;width:581;height:200;rotation:-8931795fd;visibility:visible;mso-wrap-style:square;v-text-anchor:middle" arcsize=".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zdgLcMA&#10;AADcAAAADwAAAGRycy9kb3ducmV2LnhtbESPQUsDMRSE70L/Q3hCbzZrWlS2TUsVCh68tAri7bF5&#10;3SxNXmIS2/XfG0HwOMzMN8xqM3onzpTyEFjD7awBQdwFM3Cv4e11d/MAIhdkgy4wafimDJv15GqF&#10;rQkX3tP5UHpRIZxb1GBLia2UubPkMc9CJK7eMSSPpcrUS5PwUuHeSdU0d9LjwHXBYqQnS93p8OU1&#10;vHxkN5+nd/vplDqqGPd8rx61nl6P2yWIQmP5D/+1n40GtVjA75l6BOT6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zdgLcMAAADcAAAADwAAAAAAAAAAAAAAAACYAgAAZHJzL2Rv&#10;d25yZXYueG1sUEsFBgAAAAAEAAQA9QAAAIgDAAAAAA==&#10;" fillcolor="#ffb500" stroked="f" strokeweight="1pt">
                  <v:stroke joinstyle="miter"/>
                </v:roundrect>
                <v:roundrect id="Rounded Rectangle 245" o:spid="_x0000_s1057" style="position:absolute;left:58268;top:17946;width:581;height:200;rotation:-5584982fd;visibility:visible;mso-wrap-style:square;v-text-anchor:middle" arcsize=".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uWzy8QA&#10;AADcAAAADwAAAGRycy9kb3ducmV2LnhtbESP0WoCMRRE34X+Q7iFvmlWW2VZjdIWCuKDoO0HXJLr&#10;7urmZknS3fTvTaHQx2FmzjCbXbKdGMiH1rGC+awAQaydablW8PX5MS1BhIhssHNMCn4owG77MNlg&#10;ZdzIJxrOsRYZwqFCBU2MfSVl0A1ZDDPXE2fv4rzFmKWvpfE4Zrjt5KIoVtJiy3mhwZ7eG9K387dV&#10;cMU3n7pTKQ/HY1qunm861ftSqafH9LoGESnF//Bfe28ULF6W8HsmHwG5v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7ls8vEAAAA3AAAAA8AAAAAAAAAAAAAAAAAmAIAAGRycy9k&#10;b3ducmV2LnhtbFBLBQYAAAAABAAEAPUAAACJAwAAAAA=&#10;" fillcolor="#ffb500" stroked="f" strokeweight="1pt">
                  <v:stroke joinstyle="miter"/>
                </v:roundrect>
                <v:roundrect id="Rounded Rectangle 246" o:spid="_x0000_s1058" style="position:absolute;left:57846;top:17975;width:582;height:200;rotation:-2970712fd;visibility:visible;mso-wrap-style:square;v-text-anchor:middle" arcsize=".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HciDMMA&#10;AADcAAAADwAAAGRycy9kb3ducmV2LnhtbESPQYvCMBSE78L+h/AEb5paF1m6pkUWBS8e1P6AR/O2&#10;Ldu8lCTW6q83grDHYWa+YTbFaDoxkPOtZQXLRQKCuLK65VpBednPv0D4gKyxs0wK7uShyD8mG8y0&#10;vfGJhnOoRYSwz1BBE0KfSemrhgz6he2Jo/drncEQpauldniLcNPJNEnW0mDLcaHBnn4aqv7OV6Pg&#10;UD+GZLdKd3y0l+O127qyOjmlZtNx+w0i0Bj+w+/2QStIP9fwOhOPgMy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HciDMMAAADcAAAADwAAAAAAAAAAAAAAAACYAgAAZHJzL2Rv&#10;d25yZXYueG1sUEsFBgAAAAAEAAQA9QAAAIgDAAAAAA==&#10;" fillcolor="#ffb500" stroked="f" strokeweight="1pt">
                  <v:stroke joinstyle="miter"/>
                </v:roundrect>
                <v:roundrect id="Rounded Rectangle 247" o:spid="_x0000_s1059" style="position:absolute;left:57540;top:17687;width:581;height:200;rotation:-201426fd;visibility:visible;mso-wrap-style:square;v-text-anchor:middle" arcsize=".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IxHacUA&#10;AADcAAAADwAAAGRycy9kb3ducmV2LnhtbESPQWvCQBSE7wX/w/IKvQTdqKWa1FWkIPRWagt6fGSf&#10;2bTZtyH7qvHfu4VCj8PMfMOsNoNv1Zn62AQ2MJ3koIirYBuuDXx+7MZLUFGQLbaBycCVImzWo7sV&#10;ljZc+J3Oe6lVgnAs0YAT6UqtY+XIY5yEjjh5p9B7lCT7WtseLwnuWz3L8yftseG04LCjF0fV9/7H&#10;GxjwzV+Plcyz4uuwy6ZZUbhOjHm4H7bPoIQG+Q//tV+tgdnjAn7PpCOg1z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cjEdpxQAAANwAAAAPAAAAAAAAAAAAAAAAAJgCAABkcnMv&#10;ZG93bnJldi54bWxQSwUGAAAAAAQABAD1AAAAigMAAAAA&#10;" fillcolor="#ffb500" stroked="f" strokeweight="1pt">
                  <v:stroke joinstyle="miter"/>
                </v:roundrect>
              </v:group>
              <w10:wrap anchorx="margin"/>
            </v:group>
          </w:pict>
        </mc:Fallback>
      </mc:AlternateContent>
    </w:r>
  </w:p>
  <w:p w:rsidR="003F5271" w:rsidRDefault="003F5271" w:rsidP="002522B0">
    <w:pPr>
      <w:pStyle w:val="zBrandingOwner"/>
    </w:pPr>
    <w:sdt>
      <w:sdtPr>
        <w:alias w:val="Doc Entity"/>
        <w:tag w:val="Doc Entity"/>
        <w:id w:val="-605879799"/>
        <w:placeholder>
          <w:docPart w:val="2DE35EAE706F4AF180A4E177B1552134"/>
        </w:placeholder>
        <w15:color w:val="000000"/>
        <w15:appearance w15:val="hidden"/>
        <w:text w:multiLine="1"/>
      </w:sdtPr>
      <w:sdtContent>
        <w:r>
          <w:t>Qualcomm Technologies, Inc.</w:t>
        </w:r>
      </w:sdtContent>
    </w:sdt>
  </w:p>
  <w:p w:rsidR="003F5271" w:rsidRDefault="003F5271" w:rsidP="002522B0">
    <w:pPr>
      <w:pStyle w:val="Header"/>
    </w:pPr>
    <w:r>
      <w:rPr>
        <w:noProof/>
      </w:rPr>
      <w:t xml:space="preserve"> 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F5271" w:rsidRDefault="003F5271" w:rsidP="004D201D">
    <w:pPr>
      <w:pStyle w:val="Header"/>
    </w:pPr>
    <w:r w:rsidRPr="00CE2C75">
      <w:rPr>
        <w:rFonts w:ascii="Arial" w:hAnsi="Arial" w:cs="Arial"/>
        <w:i/>
        <w:sz w:val="18"/>
        <w:szCs w:val="18"/>
      </w:rPr>
      <w:fldChar w:fldCharType="begin"/>
    </w:r>
    <w:r w:rsidRPr="00CE2C75">
      <w:rPr>
        <w:rFonts w:ascii="Arial" w:hAnsi="Arial" w:cs="Arial"/>
        <w:i/>
        <w:sz w:val="18"/>
        <w:szCs w:val="18"/>
      </w:rPr>
      <w:instrText xml:space="preserve"> STYLEREF "DocumentType" \* MERGEFORMAT </w:instrText>
    </w:r>
    <w:r w:rsidRPr="00CE2C75">
      <w:rPr>
        <w:rFonts w:ascii="Arial" w:hAnsi="Arial" w:cs="Arial"/>
        <w:i/>
        <w:sz w:val="18"/>
        <w:szCs w:val="18"/>
      </w:rPr>
      <w:fldChar w:fldCharType="separate"/>
    </w:r>
    <w:r w:rsidR="00D1595A" w:rsidRPr="00D1595A">
      <w:rPr>
        <w:rFonts w:ascii="Arial" w:hAnsi="Arial" w:cs="Arial"/>
        <w:bCs/>
        <w:i/>
        <w:noProof/>
        <w:sz w:val="18"/>
        <w:szCs w:val="18"/>
      </w:rPr>
      <w:t xml:space="preserve">User Guide (Public </w:t>
    </w:r>
    <w:r w:rsidR="00D1595A">
      <w:rPr>
        <w:rFonts w:ascii="Arial" w:hAnsi="Arial" w:cs="Arial"/>
        <w:i/>
        <w:noProof/>
        <w:sz w:val="18"/>
        <w:szCs w:val="18"/>
      </w:rPr>
      <w:t>Mobile App)</w:t>
    </w:r>
    <w:r w:rsidRPr="00CE2C75">
      <w:rPr>
        <w:rFonts w:ascii="Arial" w:hAnsi="Arial" w:cs="Arial"/>
        <w:i/>
        <w:noProof/>
        <w:sz w:val="18"/>
        <w:szCs w:val="18"/>
      </w:rPr>
      <w:fldChar w:fldCharType="end"/>
    </w:r>
    <w:r w:rsidRPr="00CE2C75">
      <w:rPr>
        <w:rFonts w:ascii="Arial" w:hAnsi="Arial" w:cs="Arial"/>
        <w:i/>
        <w:sz w:val="18"/>
        <w:szCs w:val="18"/>
      </w:rPr>
      <w:t xml:space="preserve">                                                                               </w:t>
    </w:r>
    <w:r w:rsidRPr="00A92E40">
      <w:rPr>
        <w:rFonts w:ascii="Arial" w:hAnsi="Arial" w:cs="Arial"/>
        <w:i/>
        <w:sz w:val="18"/>
        <w:szCs w:val="18"/>
      </w:rPr>
      <w:fldChar w:fldCharType="begin"/>
    </w:r>
    <w:r w:rsidRPr="00A92E40">
      <w:rPr>
        <w:rFonts w:ascii="Arial" w:hAnsi="Arial" w:cs="Arial"/>
        <w:i/>
        <w:sz w:val="18"/>
        <w:szCs w:val="18"/>
      </w:rPr>
      <w:instrText xml:space="preserve"> STYLEREF "Heading 1" \* MERGEFORMAT </w:instrText>
    </w:r>
    <w:r w:rsidRPr="00A92E40">
      <w:rPr>
        <w:rFonts w:ascii="Arial" w:hAnsi="Arial" w:cs="Arial"/>
        <w:i/>
        <w:sz w:val="18"/>
        <w:szCs w:val="18"/>
      </w:rPr>
      <w:fldChar w:fldCharType="separate"/>
    </w:r>
    <w:r w:rsidR="00D1595A">
      <w:rPr>
        <w:rFonts w:ascii="Arial" w:hAnsi="Arial" w:cs="Arial"/>
        <w:i/>
        <w:noProof/>
        <w:sz w:val="18"/>
        <w:szCs w:val="18"/>
      </w:rPr>
      <w:t>Contents</w:t>
    </w:r>
    <w:r w:rsidRPr="00A92E40">
      <w:rPr>
        <w:rFonts w:ascii="Arial" w:hAnsi="Arial" w:cs="Arial"/>
        <w:i/>
        <w:noProof/>
        <w:sz w:val="18"/>
        <w:szCs w:val="18"/>
      </w:rPr>
      <w:fldChar w:fldCharType="end"/>
    </w:r>
  </w:p>
  <w:p w:rsidR="003F5271" w:rsidRPr="004D201D" w:rsidRDefault="003F5271" w:rsidP="004D201D">
    <w:pPr>
      <w:pStyle w:val="Header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F5271" w:rsidRDefault="003F5271">
    <w:pPr>
      <w:pStyle w:val="Header"/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F5271" w:rsidRPr="00C3391E" w:rsidRDefault="003F5271" w:rsidP="006B23DD">
    <w:pPr>
      <w:pStyle w:val="Header"/>
      <w:rPr>
        <w:ins w:id="52" w:author="momna ali" w:date="2018-08-17T12:25:00Z"/>
      </w:rPr>
    </w:pPr>
    <w:r>
      <w:t xml:space="preserve"> </w:t>
    </w:r>
    <w:ins w:id="53" w:author="momna ali" w:date="2018-08-17T12:25:00Z">
      <w:r w:rsidRPr="00C3391E">
        <w:rPr>
          <w:rFonts w:ascii="Arial" w:hAnsi="Arial" w:cs="Arial"/>
          <w:i/>
          <w:sz w:val="18"/>
          <w:szCs w:val="18"/>
        </w:rPr>
        <w:fldChar w:fldCharType="begin"/>
      </w:r>
      <w:r w:rsidRPr="00C3391E">
        <w:rPr>
          <w:rFonts w:ascii="Arial" w:hAnsi="Arial" w:cs="Arial"/>
          <w:i/>
          <w:sz w:val="18"/>
          <w:szCs w:val="18"/>
        </w:rPr>
        <w:instrText xml:space="preserve"> STYLEREF "ProductName" \* MERGEFORMAT </w:instrText>
      </w:r>
      <w:r w:rsidRPr="00C3391E">
        <w:rPr>
          <w:rFonts w:ascii="Arial" w:hAnsi="Arial" w:cs="Arial"/>
          <w:i/>
          <w:sz w:val="18"/>
          <w:szCs w:val="18"/>
        </w:rPr>
        <w:fldChar w:fldCharType="separate"/>
      </w:r>
    </w:ins>
    <w:r w:rsidR="00E61D34" w:rsidRPr="00E61D34">
      <w:rPr>
        <w:rFonts w:ascii="Arial" w:hAnsi="Arial" w:cs="Arial"/>
        <w:bCs/>
        <w:i/>
        <w:noProof/>
        <w:sz w:val="18"/>
        <w:szCs w:val="18"/>
      </w:rPr>
      <w:t>Device</w:t>
    </w:r>
    <w:r w:rsidR="00E61D34">
      <w:rPr>
        <w:rFonts w:ascii="Arial" w:hAnsi="Arial" w:cs="Arial"/>
        <w:i/>
        <w:noProof/>
        <w:sz w:val="18"/>
        <w:szCs w:val="18"/>
      </w:rPr>
      <w:t xml:space="preserve"> Verification Subsystem 1.0.0</w:t>
    </w:r>
    <w:ins w:id="54" w:author="momna ali" w:date="2018-08-17T12:25:00Z">
      <w:r w:rsidRPr="00C3391E">
        <w:rPr>
          <w:rFonts w:ascii="Arial" w:hAnsi="Arial" w:cs="Arial"/>
          <w:i/>
          <w:noProof/>
          <w:sz w:val="18"/>
          <w:szCs w:val="18"/>
        </w:rPr>
        <w:fldChar w:fldCharType="end"/>
      </w:r>
      <w:r w:rsidRPr="00C3391E">
        <w:rPr>
          <w:rFonts w:ascii="Arial" w:hAnsi="Arial" w:cs="Arial"/>
          <w:i/>
          <w:sz w:val="18"/>
          <w:szCs w:val="18"/>
        </w:rPr>
        <w:t xml:space="preserve"> </w:t>
      </w:r>
      <w:r w:rsidRPr="00C3391E">
        <w:rPr>
          <w:rFonts w:ascii="Arial" w:hAnsi="Arial" w:cs="Arial"/>
          <w:i/>
          <w:sz w:val="18"/>
          <w:szCs w:val="18"/>
        </w:rPr>
        <w:fldChar w:fldCharType="begin"/>
      </w:r>
      <w:r w:rsidRPr="00C3391E">
        <w:rPr>
          <w:rFonts w:ascii="Arial" w:hAnsi="Arial" w:cs="Arial"/>
          <w:i/>
          <w:sz w:val="18"/>
          <w:szCs w:val="18"/>
        </w:rPr>
        <w:instrText xml:space="preserve"> STYLEREF "DocumentType" \* MERGEFORMAT </w:instrText>
      </w:r>
      <w:r w:rsidRPr="00C3391E">
        <w:rPr>
          <w:rFonts w:ascii="Arial" w:hAnsi="Arial" w:cs="Arial"/>
          <w:i/>
          <w:sz w:val="18"/>
          <w:szCs w:val="18"/>
        </w:rPr>
        <w:fldChar w:fldCharType="separate"/>
      </w:r>
    </w:ins>
    <w:r w:rsidR="00E61D34" w:rsidRPr="00E61D34">
      <w:rPr>
        <w:rFonts w:ascii="Arial" w:hAnsi="Arial" w:cs="Arial"/>
        <w:bCs/>
        <w:i/>
        <w:noProof/>
        <w:sz w:val="18"/>
        <w:szCs w:val="18"/>
      </w:rPr>
      <w:t>User</w:t>
    </w:r>
    <w:r w:rsidR="00E61D34">
      <w:rPr>
        <w:rFonts w:ascii="Arial" w:hAnsi="Arial" w:cs="Arial"/>
        <w:i/>
        <w:noProof/>
        <w:sz w:val="18"/>
        <w:szCs w:val="18"/>
      </w:rPr>
      <w:t xml:space="preserve"> Guide (Public Mobile App)</w:t>
    </w:r>
    <w:ins w:id="55" w:author="momna ali" w:date="2018-08-17T12:25:00Z">
      <w:r w:rsidRPr="00C3391E">
        <w:rPr>
          <w:rFonts w:ascii="Arial" w:hAnsi="Arial" w:cs="Arial"/>
          <w:i/>
          <w:noProof/>
          <w:sz w:val="18"/>
          <w:szCs w:val="18"/>
        </w:rPr>
        <w:fldChar w:fldCharType="end"/>
      </w:r>
    </w:ins>
    <w:r w:rsidRPr="00C3391E">
      <w:rPr>
        <w:rFonts w:ascii="Arial" w:hAnsi="Arial" w:cs="Arial"/>
        <w:i/>
        <w:sz w:val="18"/>
        <w:szCs w:val="18"/>
      </w:rPr>
      <w:t xml:space="preserve">                                        </w:t>
    </w:r>
    <w:ins w:id="56" w:author="momna ali" w:date="2018-08-17T12:25:00Z">
      <w:r w:rsidRPr="00C3391E">
        <w:rPr>
          <w:rFonts w:ascii="Arial" w:hAnsi="Arial" w:cs="Arial"/>
          <w:i/>
          <w:sz w:val="18"/>
          <w:szCs w:val="18"/>
        </w:rPr>
        <w:t xml:space="preserve"> </w:t>
      </w:r>
      <w:r w:rsidRPr="00C3391E">
        <w:rPr>
          <w:rFonts w:ascii="Arial" w:hAnsi="Arial" w:cs="Arial"/>
          <w:i/>
          <w:sz w:val="18"/>
          <w:szCs w:val="18"/>
        </w:rPr>
        <w:fldChar w:fldCharType="begin"/>
      </w:r>
      <w:r w:rsidRPr="00C3391E">
        <w:rPr>
          <w:rFonts w:ascii="Arial" w:hAnsi="Arial" w:cs="Arial"/>
          <w:i/>
          <w:sz w:val="18"/>
          <w:szCs w:val="18"/>
        </w:rPr>
        <w:instrText xml:space="preserve"> STYLEREF "Heading 1" \* MERGEFORMAT </w:instrText>
      </w:r>
    </w:ins>
    <w:r w:rsidRPr="00C3391E">
      <w:rPr>
        <w:rFonts w:ascii="Arial" w:hAnsi="Arial" w:cs="Arial"/>
        <w:i/>
        <w:sz w:val="18"/>
        <w:szCs w:val="18"/>
      </w:rPr>
      <w:fldChar w:fldCharType="separate"/>
    </w:r>
    <w:r w:rsidR="00E61D34">
      <w:rPr>
        <w:rFonts w:ascii="Arial" w:hAnsi="Arial" w:cs="Arial"/>
        <w:i/>
        <w:noProof/>
        <w:sz w:val="18"/>
        <w:szCs w:val="18"/>
      </w:rPr>
      <w:t>Scan Barcode</w:t>
    </w:r>
    <w:ins w:id="57" w:author="momna ali" w:date="2018-08-17T12:25:00Z">
      <w:r w:rsidRPr="00C3391E">
        <w:rPr>
          <w:rFonts w:ascii="Arial" w:hAnsi="Arial" w:cs="Arial"/>
          <w:i/>
          <w:noProof/>
          <w:sz w:val="18"/>
          <w:szCs w:val="18"/>
        </w:rPr>
        <w:fldChar w:fldCharType="end"/>
      </w:r>
    </w:ins>
  </w:p>
  <w:p w:rsidR="003F5271" w:rsidRPr="004D201D" w:rsidRDefault="001F56F7" w:rsidP="00C3391E">
    <w:pPr>
      <w:pStyle w:val="Header"/>
      <w:tabs>
        <w:tab w:val="clear" w:pos="4680"/>
        <w:tab w:val="clear" w:pos="9360"/>
        <w:tab w:val="left" w:pos="1170"/>
      </w:tabs>
    </w:pPr>
    <w:del w:id="58" w:author="momna ali" w:date="2018-11-07T12:15:00Z">
      <w:r w:rsidDel="001F56F7">
        <w:rPr>
          <w:noProof/>
        </w:rPr>
        <w:pict>
          <v:shapetype id="_x0000_t136" coordsize="21600,21600" o:spt="136" adj="10800" path="m@7,l@8,m@5,21600l@6,21600e">
            <v:formulas>
              <v:f eqn="sum #0 0 10800"/>
              <v:f eqn="prod #0 2 1"/>
              <v:f eqn="sum 21600 0 @1"/>
              <v:f eqn="sum 0 0 @2"/>
              <v:f eqn="sum 21600 0 @3"/>
              <v:f eqn="if @0 @3 0"/>
              <v:f eqn="if @0 21600 @1"/>
              <v:f eqn="if @0 0 @2"/>
              <v:f eqn="if @0 @4 21600"/>
              <v:f eqn="mid @5 @6"/>
              <v:f eqn="mid @8 @5"/>
              <v:f eqn="mid @7 @8"/>
              <v:f eqn="mid @6 @7"/>
              <v:f eqn="sum @6 0 @5"/>
            </v:formulas>
            <v:path textpathok="t" o:connecttype="custom" o:connectlocs="@9,0;@10,10800;@11,21600;@12,10800" o:connectangles="270,180,90,0"/>
            <v:textpath on="t" fitshape="t"/>
            <v:handles>
              <v:h position="#0,bottomRight" xrange="6629,14971"/>
            </v:handles>
            <o:lock v:ext="edit" text="t" shapetype="t"/>
          </v:shapetype>
          <v:shape id="_x0000_s2055" type="#_x0000_t136" style="position:absolute;margin-left:.8pt;margin-top:223.7pt;width:401.7pt;height:241pt;rotation:315;z-index:-251650048;mso-position-horizontal-relative:margin;mso-position-vertical-relative:margin" o:allowincell="f" fillcolor="silver" stroked="f">
            <v:fill opacity=".5"/>
            <v:textpath style="font-family:&quot;Calibri&quot;;font-size:1pt" string="DRAFT"/>
            <w10:wrap anchorx="margin" anchory="margin"/>
          </v:shape>
        </w:pict>
      </w:r>
      <w:r w:rsidR="003F5271" w:rsidDel="001F56F7">
        <w:tab/>
      </w:r>
    </w:del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195F44"/>
    <w:multiLevelType w:val="multilevel"/>
    <w:tmpl w:val="FBD6C902"/>
    <w:lvl w:ilvl="0">
      <w:start w:val="1"/>
      <w:numFmt w:val="decimal"/>
      <w:lvlText w:val="%1."/>
      <w:lvlJc w:val="left"/>
      <w:pPr>
        <w:ind w:left="360" w:hanging="360"/>
      </w:pPr>
      <w:rPr>
        <w:b w:val="0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738" w:hanging="648"/>
      </w:pPr>
      <w:rPr>
        <w:b/>
        <w:color w:val="5B9BD5" w:themeColor="accent1"/>
      </w:rPr>
    </w:lvl>
    <w:lvl w:ilvl="4">
      <w:start w:val="1"/>
      <w:numFmt w:val="decimal"/>
      <w:lvlText w:val="%1.%2.%3.%4.%5."/>
      <w:lvlJc w:val="left"/>
      <w:pPr>
        <w:ind w:left="792" w:hanging="792"/>
      </w:pPr>
      <w:rPr>
        <w:b/>
      </w:r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91B0C50"/>
    <w:multiLevelType w:val="hybridMultilevel"/>
    <w:tmpl w:val="F018637C"/>
    <w:lvl w:ilvl="0" w:tplc="C0ECB854">
      <w:start w:val="3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51005E"/>
    <w:multiLevelType w:val="hybridMultilevel"/>
    <w:tmpl w:val="C51C40BE"/>
    <w:lvl w:ilvl="0" w:tplc="04090001">
      <w:start w:val="1"/>
      <w:numFmt w:val="bullet"/>
      <w:lvlText w:val=""/>
      <w:lvlJc w:val="left"/>
      <w:pPr>
        <w:ind w:left="110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2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4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6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8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0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2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4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69" w:hanging="360"/>
      </w:pPr>
      <w:rPr>
        <w:rFonts w:ascii="Wingdings" w:hAnsi="Wingdings" w:hint="default"/>
      </w:rPr>
    </w:lvl>
  </w:abstractNum>
  <w:abstractNum w:abstractNumId="3" w15:restartNumberingAfterBreak="0">
    <w:nsid w:val="12433A0D"/>
    <w:multiLevelType w:val="hybridMultilevel"/>
    <w:tmpl w:val="AC6048A4"/>
    <w:lvl w:ilvl="0" w:tplc="04090005">
      <w:start w:val="1"/>
      <w:numFmt w:val="bullet"/>
      <w:lvlText w:val=""/>
      <w:lvlJc w:val="left"/>
      <w:pPr>
        <w:ind w:left="1094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1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3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5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7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9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1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3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54" w:hanging="360"/>
      </w:pPr>
      <w:rPr>
        <w:rFonts w:ascii="Wingdings" w:hAnsi="Wingdings" w:hint="default"/>
      </w:rPr>
    </w:lvl>
  </w:abstractNum>
  <w:abstractNum w:abstractNumId="4" w15:restartNumberingAfterBreak="0">
    <w:nsid w:val="141B0C94"/>
    <w:multiLevelType w:val="hybridMultilevel"/>
    <w:tmpl w:val="84F88CB0"/>
    <w:lvl w:ilvl="0" w:tplc="04090005">
      <w:start w:val="1"/>
      <w:numFmt w:val="bullet"/>
      <w:lvlText w:val=""/>
      <w:lvlJc w:val="left"/>
      <w:pPr>
        <w:ind w:left="1094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1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3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5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7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9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1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3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54" w:hanging="360"/>
      </w:pPr>
      <w:rPr>
        <w:rFonts w:ascii="Wingdings" w:hAnsi="Wingdings" w:hint="default"/>
      </w:rPr>
    </w:lvl>
  </w:abstractNum>
  <w:abstractNum w:abstractNumId="5" w15:restartNumberingAfterBreak="0">
    <w:nsid w:val="166E2486"/>
    <w:multiLevelType w:val="hybridMultilevel"/>
    <w:tmpl w:val="A014BF5A"/>
    <w:lvl w:ilvl="0" w:tplc="04090001">
      <w:start w:val="1"/>
      <w:numFmt w:val="bullet"/>
      <w:lvlText w:val=""/>
      <w:lvlJc w:val="left"/>
      <w:pPr>
        <w:ind w:left="81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6" w15:restartNumberingAfterBreak="0">
    <w:nsid w:val="1707099A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7" w15:restartNumberingAfterBreak="0">
    <w:nsid w:val="1BB94B4C"/>
    <w:multiLevelType w:val="hybridMultilevel"/>
    <w:tmpl w:val="E086282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D1B5E9C"/>
    <w:multiLevelType w:val="hybridMultilevel"/>
    <w:tmpl w:val="8B34CF84"/>
    <w:lvl w:ilvl="0" w:tplc="04090001">
      <w:start w:val="1"/>
      <w:numFmt w:val="bullet"/>
      <w:lvlText w:val=""/>
      <w:lvlJc w:val="left"/>
      <w:pPr>
        <w:ind w:left="9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9" w15:restartNumberingAfterBreak="0">
    <w:nsid w:val="23CF7F0F"/>
    <w:multiLevelType w:val="hybridMultilevel"/>
    <w:tmpl w:val="FEA82756"/>
    <w:lvl w:ilvl="0" w:tplc="04090001">
      <w:start w:val="1"/>
      <w:numFmt w:val="bullet"/>
      <w:lvlText w:val=""/>
      <w:lvlJc w:val="left"/>
      <w:pPr>
        <w:ind w:left="109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1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3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5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7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9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1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3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54" w:hanging="360"/>
      </w:pPr>
      <w:rPr>
        <w:rFonts w:ascii="Wingdings" w:hAnsi="Wingdings" w:hint="default"/>
      </w:rPr>
    </w:lvl>
  </w:abstractNum>
  <w:abstractNum w:abstractNumId="10" w15:restartNumberingAfterBreak="0">
    <w:nsid w:val="276E5274"/>
    <w:multiLevelType w:val="multilevel"/>
    <w:tmpl w:val="B8F2CDE8"/>
    <w:name w:val="Table Bullets5"/>
    <w:lvl w:ilvl="0">
      <w:start w:val="1"/>
      <w:numFmt w:val="bullet"/>
      <w:lvlRestart w:val="0"/>
      <w:pStyle w:val="TU-TableBullet"/>
      <w:lvlText w:val=""/>
      <w:lvlJc w:val="left"/>
      <w:pPr>
        <w:tabs>
          <w:tab w:val="num" w:pos="216"/>
        </w:tabs>
        <w:ind w:left="216" w:hanging="216"/>
      </w:pPr>
      <w:rPr>
        <w:rFonts w:ascii="Wingdings" w:hAnsi="Wingdings" w:hint="default"/>
      </w:rPr>
    </w:lvl>
    <w:lvl w:ilvl="1">
      <w:start w:val="1"/>
      <w:numFmt w:val="bullet"/>
      <w:pStyle w:val="TU2-TableBullet2"/>
      <w:lvlText w:val=""/>
      <w:lvlJc w:val="left"/>
      <w:pPr>
        <w:tabs>
          <w:tab w:val="num" w:pos="504"/>
        </w:tabs>
        <w:ind w:left="504" w:hanging="216"/>
      </w:pPr>
      <w:rPr>
        <w:rFonts w:ascii="Wingdings" w:hAnsi="Wingdings" w:hint="default"/>
        <w:sz w:val="20"/>
      </w:rPr>
    </w:lvl>
    <w:lvl w:ilvl="2">
      <w:start w:val="1"/>
      <w:numFmt w:val="none"/>
      <w:pStyle w:val="TU3-TableBullet3"/>
      <w:lvlText w:val="–"/>
      <w:lvlJc w:val="left"/>
      <w:pPr>
        <w:tabs>
          <w:tab w:val="num" w:pos="806"/>
        </w:tabs>
        <w:ind w:left="806" w:hanging="244"/>
      </w:pPr>
      <w:rPr>
        <w:rFonts w:ascii="Arial" w:hAnsi="Arial" w:cs="Arial"/>
      </w:rPr>
    </w:lvl>
    <w:lvl w:ilvl="3">
      <w:start w:val="1"/>
      <w:numFmt w:val="bullet"/>
      <w:pStyle w:val="TU4-TableBullet4"/>
      <w:lvlText w:val=""/>
      <w:lvlJc w:val="left"/>
      <w:pPr>
        <w:tabs>
          <w:tab w:val="num" w:pos="1080"/>
        </w:tabs>
        <w:ind w:left="1080" w:hanging="216"/>
      </w:pPr>
      <w:rPr>
        <w:rFonts w:ascii="Symbol" w:hAnsi="Symbol" w:hint="default"/>
        <w:sz w:val="16"/>
      </w:rPr>
    </w:lvl>
    <w:lvl w:ilvl="4">
      <w:start w:val="1"/>
      <w:numFmt w:val="decimal"/>
      <w:lvlText w:val=""/>
      <w:lvlJc w:val="left"/>
      <w:pPr>
        <w:ind w:left="1008" w:hanging="1008"/>
      </w:pPr>
    </w:lvl>
    <w:lvl w:ilvl="5">
      <w:start w:val="1"/>
      <w:numFmt w:val="decimal"/>
      <w:lvlText w:val=""/>
      <w:lvlJc w:val="left"/>
      <w:pPr>
        <w:ind w:left="1152" w:hanging="1152"/>
      </w:pPr>
    </w:lvl>
    <w:lvl w:ilvl="6">
      <w:start w:val="1"/>
      <w:numFmt w:val="decimal"/>
      <w:lvlText w:val=""/>
      <w:lvlJc w:val="left"/>
      <w:pPr>
        <w:ind w:left="1296" w:hanging="1296"/>
      </w:pPr>
    </w:lvl>
    <w:lvl w:ilvl="7">
      <w:start w:val="1"/>
      <w:numFmt w:val="decimal"/>
      <w:lvlText w:val=""/>
      <w:lvlJc w:val="left"/>
      <w:pPr>
        <w:ind w:left="1440" w:hanging="1440"/>
      </w:pPr>
    </w:lvl>
    <w:lvl w:ilvl="8">
      <w:start w:val="1"/>
      <w:numFmt w:val="decimal"/>
      <w:lvlText w:val=""/>
      <w:lvlJc w:val="left"/>
      <w:pPr>
        <w:ind w:left="1584" w:hanging="1584"/>
      </w:pPr>
    </w:lvl>
  </w:abstractNum>
  <w:abstractNum w:abstractNumId="11" w15:restartNumberingAfterBreak="0">
    <w:nsid w:val="2A7C0DCE"/>
    <w:multiLevelType w:val="hybridMultilevel"/>
    <w:tmpl w:val="7564E910"/>
    <w:lvl w:ilvl="0" w:tplc="8A1A77BE">
      <w:start w:val="1"/>
      <w:numFmt w:val="decimal"/>
      <w:lvlText w:val="%1."/>
      <w:lvlJc w:val="left"/>
      <w:pPr>
        <w:ind w:left="360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2A97280A"/>
    <w:multiLevelType w:val="hybridMultilevel"/>
    <w:tmpl w:val="855EFA44"/>
    <w:lvl w:ilvl="0" w:tplc="04090005">
      <w:start w:val="1"/>
      <w:numFmt w:val="bullet"/>
      <w:lvlText w:val=""/>
      <w:lvlJc w:val="left"/>
      <w:pPr>
        <w:ind w:left="1274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99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1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3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5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7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9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1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34" w:hanging="360"/>
      </w:pPr>
      <w:rPr>
        <w:rFonts w:ascii="Wingdings" w:hAnsi="Wingdings" w:hint="default"/>
      </w:rPr>
    </w:lvl>
  </w:abstractNum>
  <w:abstractNum w:abstractNumId="13" w15:restartNumberingAfterBreak="0">
    <w:nsid w:val="2B146B8A"/>
    <w:multiLevelType w:val="hybridMultilevel"/>
    <w:tmpl w:val="99C0D14E"/>
    <w:lvl w:ilvl="0" w:tplc="04090005">
      <w:start w:val="1"/>
      <w:numFmt w:val="bullet"/>
      <w:lvlText w:val=""/>
      <w:lvlJc w:val="left"/>
      <w:pPr>
        <w:ind w:left="1094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1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3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5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7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9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1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3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54" w:hanging="360"/>
      </w:pPr>
      <w:rPr>
        <w:rFonts w:ascii="Wingdings" w:hAnsi="Wingdings" w:hint="default"/>
      </w:rPr>
    </w:lvl>
  </w:abstractNum>
  <w:abstractNum w:abstractNumId="14" w15:restartNumberingAfterBreak="0">
    <w:nsid w:val="30C40162"/>
    <w:multiLevelType w:val="multilevel"/>
    <w:tmpl w:val="33D24AB6"/>
    <w:lvl w:ilvl="0">
      <w:start w:val="1"/>
      <w:numFmt w:val="bullet"/>
      <w:lvlRestart w:val="0"/>
      <w:pStyle w:val="U-Bullet"/>
      <w:lvlText w:val="■"/>
      <w:lvlJc w:val="left"/>
      <w:pPr>
        <w:tabs>
          <w:tab w:val="num" w:pos="1080"/>
        </w:tabs>
        <w:ind w:left="1080" w:hanging="288"/>
      </w:pPr>
      <w:rPr>
        <w:rFonts w:ascii="Times New Roman" w:hAnsi="Times New Roman" w:cs="Times New Roman" w:hint="default"/>
        <w:b w:val="0"/>
        <w:i w:val="0"/>
        <w:sz w:val="18"/>
      </w:rPr>
    </w:lvl>
    <w:lvl w:ilvl="1">
      <w:start w:val="1"/>
      <w:numFmt w:val="bullet"/>
      <w:pStyle w:val="U2-Bullet2"/>
      <w:lvlText w:val="□"/>
      <w:lvlJc w:val="left"/>
      <w:pPr>
        <w:tabs>
          <w:tab w:val="num" w:pos="1440"/>
        </w:tabs>
        <w:ind w:left="1440" w:hanging="288"/>
      </w:pPr>
      <w:rPr>
        <w:rFonts w:ascii="Times New Roman" w:hAnsi="Times New Roman" w:cs="Times New Roman" w:hint="default"/>
        <w:b w:val="0"/>
        <w:i w:val="0"/>
        <w:sz w:val="20"/>
      </w:rPr>
    </w:lvl>
    <w:lvl w:ilvl="2">
      <w:start w:val="1"/>
      <w:numFmt w:val="bullet"/>
      <w:pStyle w:val="U3-Bullet3"/>
      <w:lvlText w:val="●"/>
      <w:lvlJc w:val="left"/>
      <w:pPr>
        <w:tabs>
          <w:tab w:val="num" w:pos="1699"/>
        </w:tabs>
        <w:ind w:left="1699" w:hanging="259"/>
      </w:pPr>
      <w:rPr>
        <w:rFonts w:ascii="Times New Roman" w:hAnsi="Times New Roman" w:cs="Times New Roman" w:hint="default"/>
        <w:b w:val="0"/>
        <w:i w:val="0"/>
        <w:sz w:val="18"/>
      </w:rPr>
    </w:lvl>
    <w:lvl w:ilvl="3">
      <w:start w:val="1"/>
      <w:numFmt w:val="bullet"/>
      <w:pStyle w:val="U4-Bullet4"/>
      <w:lvlText w:val="–"/>
      <w:lvlJc w:val="left"/>
      <w:pPr>
        <w:tabs>
          <w:tab w:val="num" w:pos="2016"/>
        </w:tabs>
        <w:ind w:left="2016" w:hanging="216"/>
      </w:pPr>
      <w:rPr>
        <w:rFonts w:ascii="Times New Roman" w:hAnsi="Times New Roman" w:cs="Times New Roman" w:hint="default"/>
        <w:b w:val="0"/>
        <w:i w:val="0"/>
        <w:sz w:val="18"/>
      </w:rPr>
    </w:lvl>
    <w:lvl w:ilvl="4">
      <w:start w:val="1"/>
      <w:numFmt w:val="bullet"/>
      <w:lvlText w:val="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"/>
      <w:lvlJc w:val="left"/>
      <w:pPr>
        <w:ind w:left="3240" w:hanging="360"/>
      </w:pPr>
      <w:rPr>
        <w:rFonts w:ascii="Symbol" w:hAnsi="Symbol" w:hint="default"/>
      </w:rPr>
    </w:lvl>
  </w:abstractNum>
  <w:abstractNum w:abstractNumId="15" w15:restartNumberingAfterBreak="0">
    <w:nsid w:val="31780C95"/>
    <w:multiLevelType w:val="multilevel"/>
    <w:tmpl w:val="BB3A203A"/>
    <w:lvl w:ilvl="0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>
      <w:start w:val="2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lowerRoman"/>
      <w:isLgl/>
      <w:lvlText w:val="%1.%2.%3.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6" w15:restartNumberingAfterBreak="0">
    <w:nsid w:val="346D0417"/>
    <w:multiLevelType w:val="hybridMultilevel"/>
    <w:tmpl w:val="0846D720"/>
    <w:lvl w:ilvl="0" w:tplc="04090001">
      <w:start w:val="1"/>
      <w:numFmt w:val="bullet"/>
      <w:lvlText w:val=""/>
      <w:lvlJc w:val="left"/>
      <w:pPr>
        <w:ind w:left="9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17" w15:restartNumberingAfterBreak="0">
    <w:nsid w:val="3A6E5465"/>
    <w:multiLevelType w:val="hybridMultilevel"/>
    <w:tmpl w:val="5DBEDAC4"/>
    <w:lvl w:ilvl="0" w:tplc="04090001">
      <w:start w:val="1"/>
      <w:numFmt w:val="bullet"/>
      <w:lvlText w:val=""/>
      <w:lvlJc w:val="left"/>
      <w:pPr>
        <w:ind w:left="109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1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3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5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7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9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1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3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54" w:hanging="360"/>
      </w:pPr>
      <w:rPr>
        <w:rFonts w:ascii="Wingdings" w:hAnsi="Wingdings" w:hint="default"/>
      </w:rPr>
    </w:lvl>
  </w:abstractNum>
  <w:abstractNum w:abstractNumId="18" w15:restartNumberingAfterBreak="0">
    <w:nsid w:val="3C3D3994"/>
    <w:multiLevelType w:val="hybridMultilevel"/>
    <w:tmpl w:val="614C12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EB2685C"/>
    <w:multiLevelType w:val="multilevel"/>
    <w:tmpl w:val="B16E70D8"/>
    <w:lvl w:ilvl="0">
      <w:start w:val="2"/>
      <w:numFmt w:val="decimal"/>
      <w:lvlText w:val="%1"/>
      <w:lvlJc w:val="left"/>
      <w:pPr>
        <w:ind w:left="765" w:hanging="76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05" w:hanging="765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645" w:hanging="765"/>
      </w:pPr>
      <w:rPr>
        <w:rFonts w:hint="default"/>
      </w:rPr>
    </w:lvl>
    <w:lvl w:ilvl="3">
      <w:start w:val="2"/>
      <w:numFmt w:val="decimal"/>
      <w:lvlText w:val="%1.%2.%3.%4"/>
      <w:lvlJc w:val="left"/>
      <w:pPr>
        <w:ind w:left="90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8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38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680" w:hanging="2160"/>
      </w:pPr>
      <w:rPr>
        <w:rFonts w:hint="default"/>
      </w:rPr>
    </w:lvl>
  </w:abstractNum>
  <w:abstractNum w:abstractNumId="20" w15:restartNumberingAfterBreak="0">
    <w:nsid w:val="3EF461BF"/>
    <w:multiLevelType w:val="hybridMultilevel"/>
    <w:tmpl w:val="6DAA9110"/>
    <w:lvl w:ilvl="0" w:tplc="04090005">
      <w:start w:val="1"/>
      <w:numFmt w:val="bullet"/>
      <w:lvlText w:val=""/>
      <w:lvlJc w:val="left"/>
      <w:pPr>
        <w:ind w:left="1274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99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1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3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5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7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9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1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34" w:hanging="360"/>
      </w:pPr>
      <w:rPr>
        <w:rFonts w:ascii="Wingdings" w:hAnsi="Wingdings" w:hint="default"/>
      </w:rPr>
    </w:lvl>
  </w:abstractNum>
  <w:abstractNum w:abstractNumId="21" w15:restartNumberingAfterBreak="0">
    <w:nsid w:val="3F776A2F"/>
    <w:multiLevelType w:val="hybridMultilevel"/>
    <w:tmpl w:val="CE041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0287FA7"/>
    <w:multiLevelType w:val="hybridMultilevel"/>
    <w:tmpl w:val="52F2979C"/>
    <w:lvl w:ilvl="0" w:tplc="04090005">
      <w:start w:val="1"/>
      <w:numFmt w:val="bullet"/>
      <w:lvlText w:val=""/>
      <w:lvlJc w:val="left"/>
      <w:pPr>
        <w:ind w:left="1215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93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5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7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9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1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3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5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75" w:hanging="360"/>
      </w:pPr>
      <w:rPr>
        <w:rFonts w:ascii="Wingdings" w:hAnsi="Wingdings" w:hint="default"/>
      </w:rPr>
    </w:lvl>
  </w:abstractNum>
  <w:abstractNum w:abstractNumId="23" w15:restartNumberingAfterBreak="0">
    <w:nsid w:val="43F253F2"/>
    <w:multiLevelType w:val="hybridMultilevel"/>
    <w:tmpl w:val="6B5E541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4843BE3"/>
    <w:multiLevelType w:val="hybridMultilevel"/>
    <w:tmpl w:val="7D2A4886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6224CBA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6" w15:restartNumberingAfterBreak="0">
    <w:nsid w:val="46643C6E"/>
    <w:multiLevelType w:val="hybridMultilevel"/>
    <w:tmpl w:val="2EDE6E0E"/>
    <w:lvl w:ilvl="0" w:tplc="04090001">
      <w:start w:val="1"/>
      <w:numFmt w:val="bullet"/>
      <w:lvlText w:val=""/>
      <w:lvlJc w:val="left"/>
      <w:pPr>
        <w:ind w:left="109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1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3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5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7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9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1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3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54" w:hanging="360"/>
      </w:pPr>
      <w:rPr>
        <w:rFonts w:ascii="Wingdings" w:hAnsi="Wingdings" w:hint="default"/>
      </w:rPr>
    </w:lvl>
  </w:abstractNum>
  <w:abstractNum w:abstractNumId="27" w15:restartNumberingAfterBreak="0">
    <w:nsid w:val="49D359F6"/>
    <w:multiLevelType w:val="hybridMultilevel"/>
    <w:tmpl w:val="BE0EB5C4"/>
    <w:lvl w:ilvl="0" w:tplc="0409000F">
      <w:start w:val="1"/>
      <w:numFmt w:val="decimal"/>
      <w:lvlText w:val="%1."/>
      <w:lvlJc w:val="left"/>
      <w:pPr>
        <w:ind w:left="900" w:hanging="360"/>
      </w:p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28" w15:restartNumberingAfterBreak="0">
    <w:nsid w:val="4B437DC2"/>
    <w:multiLevelType w:val="hybridMultilevel"/>
    <w:tmpl w:val="F4D09258"/>
    <w:lvl w:ilvl="0" w:tplc="04090001">
      <w:start w:val="1"/>
      <w:numFmt w:val="bullet"/>
      <w:lvlText w:val=""/>
      <w:lvlJc w:val="left"/>
      <w:pPr>
        <w:ind w:left="109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1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3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5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7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9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1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3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54" w:hanging="360"/>
      </w:pPr>
      <w:rPr>
        <w:rFonts w:ascii="Wingdings" w:hAnsi="Wingdings" w:hint="default"/>
      </w:rPr>
    </w:lvl>
  </w:abstractNum>
  <w:abstractNum w:abstractNumId="29" w15:restartNumberingAfterBreak="0">
    <w:nsid w:val="510B58F7"/>
    <w:multiLevelType w:val="hybridMultilevel"/>
    <w:tmpl w:val="84088F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B7F5407"/>
    <w:multiLevelType w:val="hybridMultilevel"/>
    <w:tmpl w:val="B6E88E4E"/>
    <w:lvl w:ilvl="0" w:tplc="04090005">
      <w:start w:val="1"/>
      <w:numFmt w:val="bullet"/>
      <w:lvlText w:val=""/>
      <w:lvlJc w:val="left"/>
      <w:pPr>
        <w:ind w:left="1274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99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1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3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5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7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9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1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34" w:hanging="360"/>
      </w:pPr>
      <w:rPr>
        <w:rFonts w:ascii="Wingdings" w:hAnsi="Wingdings" w:hint="default"/>
      </w:rPr>
    </w:lvl>
  </w:abstractNum>
  <w:abstractNum w:abstractNumId="31" w15:restartNumberingAfterBreak="0">
    <w:nsid w:val="615534AD"/>
    <w:multiLevelType w:val="hybridMultilevel"/>
    <w:tmpl w:val="2FF8C6D8"/>
    <w:lvl w:ilvl="0" w:tplc="04090005">
      <w:start w:val="1"/>
      <w:numFmt w:val="bullet"/>
      <w:lvlText w:val=""/>
      <w:lvlJc w:val="left"/>
      <w:pPr>
        <w:ind w:left="1004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2" w15:restartNumberingAfterBreak="0">
    <w:nsid w:val="62DB3F7F"/>
    <w:multiLevelType w:val="multilevel"/>
    <w:tmpl w:val="BB3A203A"/>
    <w:lvl w:ilvl="0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>
      <w:start w:val="2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lowerRoman"/>
      <w:isLgl/>
      <w:lvlText w:val="%1.%2.%3.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3" w15:restartNumberingAfterBreak="0">
    <w:nsid w:val="644024F0"/>
    <w:multiLevelType w:val="hybridMultilevel"/>
    <w:tmpl w:val="A8684BD4"/>
    <w:lvl w:ilvl="0" w:tplc="04090001">
      <w:start w:val="1"/>
      <w:numFmt w:val="bullet"/>
      <w:lvlText w:val=""/>
      <w:lvlJc w:val="left"/>
      <w:pPr>
        <w:ind w:left="88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0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2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4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6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8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0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2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42" w:hanging="360"/>
      </w:pPr>
      <w:rPr>
        <w:rFonts w:ascii="Wingdings" w:hAnsi="Wingdings" w:hint="default"/>
      </w:rPr>
    </w:lvl>
  </w:abstractNum>
  <w:abstractNum w:abstractNumId="34" w15:restartNumberingAfterBreak="0">
    <w:nsid w:val="6612047B"/>
    <w:multiLevelType w:val="hybridMultilevel"/>
    <w:tmpl w:val="A18280B2"/>
    <w:lvl w:ilvl="0" w:tplc="04090001">
      <w:start w:val="1"/>
      <w:numFmt w:val="bullet"/>
      <w:lvlText w:val=""/>
      <w:lvlJc w:val="left"/>
      <w:pPr>
        <w:ind w:left="81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35" w15:restartNumberingAfterBreak="0">
    <w:nsid w:val="688D381F"/>
    <w:multiLevelType w:val="hybridMultilevel"/>
    <w:tmpl w:val="9D96F51C"/>
    <w:lvl w:ilvl="0" w:tplc="04090001">
      <w:start w:val="1"/>
      <w:numFmt w:val="bullet"/>
      <w:lvlText w:val=""/>
      <w:lvlJc w:val="left"/>
      <w:pPr>
        <w:ind w:left="63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3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90" w:hanging="360"/>
      </w:pPr>
      <w:rPr>
        <w:rFonts w:ascii="Wingdings" w:hAnsi="Wingdings" w:hint="default"/>
      </w:rPr>
    </w:lvl>
  </w:abstractNum>
  <w:abstractNum w:abstractNumId="36" w15:restartNumberingAfterBreak="0">
    <w:nsid w:val="69FF2DEE"/>
    <w:multiLevelType w:val="hybridMultilevel"/>
    <w:tmpl w:val="8EC0D4DC"/>
    <w:lvl w:ilvl="0" w:tplc="04090005">
      <w:start w:val="1"/>
      <w:numFmt w:val="bullet"/>
      <w:lvlText w:val=""/>
      <w:lvlJc w:val="left"/>
      <w:pPr>
        <w:ind w:left="1274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99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1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3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5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7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9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1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34" w:hanging="360"/>
      </w:pPr>
      <w:rPr>
        <w:rFonts w:ascii="Wingdings" w:hAnsi="Wingdings" w:hint="default"/>
      </w:rPr>
    </w:lvl>
  </w:abstractNum>
  <w:abstractNum w:abstractNumId="37" w15:restartNumberingAfterBreak="0">
    <w:nsid w:val="6C831F80"/>
    <w:multiLevelType w:val="hybridMultilevel"/>
    <w:tmpl w:val="50D8D706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ED362C1"/>
    <w:multiLevelType w:val="hybridMultilevel"/>
    <w:tmpl w:val="1E642524"/>
    <w:lvl w:ilvl="0" w:tplc="7F66FAAC">
      <w:start w:val="3"/>
      <w:numFmt w:val="decimal"/>
      <w:lvlText w:val="%1"/>
      <w:lvlJc w:val="left"/>
      <w:pPr>
        <w:ind w:left="112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45" w:hanging="360"/>
      </w:pPr>
    </w:lvl>
    <w:lvl w:ilvl="2" w:tplc="0409001B" w:tentative="1">
      <w:start w:val="1"/>
      <w:numFmt w:val="lowerRoman"/>
      <w:lvlText w:val="%3."/>
      <w:lvlJc w:val="right"/>
      <w:pPr>
        <w:ind w:left="2565" w:hanging="180"/>
      </w:pPr>
    </w:lvl>
    <w:lvl w:ilvl="3" w:tplc="0409000F" w:tentative="1">
      <w:start w:val="1"/>
      <w:numFmt w:val="decimal"/>
      <w:lvlText w:val="%4."/>
      <w:lvlJc w:val="left"/>
      <w:pPr>
        <w:ind w:left="3285" w:hanging="360"/>
      </w:pPr>
    </w:lvl>
    <w:lvl w:ilvl="4" w:tplc="04090019" w:tentative="1">
      <w:start w:val="1"/>
      <w:numFmt w:val="lowerLetter"/>
      <w:lvlText w:val="%5."/>
      <w:lvlJc w:val="left"/>
      <w:pPr>
        <w:ind w:left="4005" w:hanging="360"/>
      </w:pPr>
    </w:lvl>
    <w:lvl w:ilvl="5" w:tplc="0409001B" w:tentative="1">
      <w:start w:val="1"/>
      <w:numFmt w:val="lowerRoman"/>
      <w:lvlText w:val="%6."/>
      <w:lvlJc w:val="right"/>
      <w:pPr>
        <w:ind w:left="4725" w:hanging="180"/>
      </w:pPr>
    </w:lvl>
    <w:lvl w:ilvl="6" w:tplc="0409000F" w:tentative="1">
      <w:start w:val="1"/>
      <w:numFmt w:val="decimal"/>
      <w:lvlText w:val="%7."/>
      <w:lvlJc w:val="left"/>
      <w:pPr>
        <w:ind w:left="5445" w:hanging="360"/>
      </w:pPr>
    </w:lvl>
    <w:lvl w:ilvl="7" w:tplc="04090019" w:tentative="1">
      <w:start w:val="1"/>
      <w:numFmt w:val="lowerLetter"/>
      <w:lvlText w:val="%8."/>
      <w:lvlJc w:val="left"/>
      <w:pPr>
        <w:ind w:left="6165" w:hanging="360"/>
      </w:pPr>
    </w:lvl>
    <w:lvl w:ilvl="8" w:tplc="0409001B" w:tentative="1">
      <w:start w:val="1"/>
      <w:numFmt w:val="lowerRoman"/>
      <w:lvlText w:val="%9."/>
      <w:lvlJc w:val="right"/>
      <w:pPr>
        <w:ind w:left="6885" w:hanging="180"/>
      </w:pPr>
    </w:lvl>
  </w:abstractNum>
  <w:abstractNum w:abstractNumId="39" w15:restartNumberingAfterBreak="0">
    <w:nsid w:val="708035BE"/>
    <w:multiLevelType w:val="hybridMultilevel"/>
    <w:tmpl w:val="FFB2E43C"/>
    <w:lvl w:ilvl="0" w:tplc="F0AA6EB8">
      <w:start w:val="3"/>
      <w:numFmt w:val="decimal"/>
      <w:lvlText w:val="%1"/>
      <w:lvlJc w:val="left"/>
      <w:pPr>
        <w:ind w:left="4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70" w:hanging="360"/>
      </w:pPr>
    </w:lvl>
    <w:lvl w:ilvl="2" w:tplc="0409001B" w:tentative="1">
      <w:start w:val="1"/>
      <w:numFmt w:val="lowerRoman"/>
      <w:lvlText w:val="%3."/>
      <w:lvlJc w:val="right"/>
      <w:pPr>
        <w:ind w:left="1890" w:hanging="180"/>
      </w:pPr>
    </w:lvl>
    <w:lvl w:ilvl="3" w:tplc="0409000F" w:tentative="1">
      <w:start w:val="1"/>
      <w:numFmt w:val="decimal"/>
      <w:lvlText w:val="%4."/>
      <w:lvlJc w:val="left"/>
      <w:pPr>
        <w:ind w:left="2610" w:hanging="360"/>
      </w:pPr>
    </w:lvl>
    <w:lvl w:ilvl="4" w:tplc="04090019" w:tentative="1">
      <w:start w:val="1"/>
      <w:numFmt w:val="lowerLetter"/>
      <w:lvlText w:val="%5."/>
      <w:lvlJc w:val="left"/>
      <w:pPr>
        <w:ind w:left="3330" w:hanging="360"/>
      </w:pPr>
    </w:lvl>
    <w:lvl w:ilvl="5" w:tplc="0409001B" w:tentative="1">
      <w:start w:val="1"/>
      <w:numFmt w:val="lowerRoman"/>
      <w:lvlText w:val="%6."/>
      <w:lvlJc w:val="right"/>
      <w:pPr>
        <w:ind w:left="4050" w:hanging="180"/>
      </w:pPr>
    </w:lvl>
    <w:lvl w:ilvl="6" w:tplc="0409000F" w:tentative="1">
      <w:start w:val="1"/>
      <w:numFmt w:val="decimal"/>
      <w:lvlText w:val="%7."/>
      <w:lvlJc w:val="left"/>
      <w:pPr>
        <w:ind w:left="4770" w:hanging="360"/>
      </w:pPr>
    </w:lvl>
    <w:lvl w:ilvl="7" w:tplc="04090019" w:tentative="1">
      <w:start w:val="1"/>
      <w:numFmt w:val="lowerLetter"/>
      <w:lvlText w:val="%8."/>
      <w:lvlJc w:val="left"/>
      <w:pPr>
        <w:ind w:left="5490" w:hanging="360"/>
      </w:pPr>
    </w:lvl>
    <w:lvl w:ilvl="8" w:tplc="0409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40" w15:restartNumberingAfterBreak="0">
    <w:nsid w:val="72447DA0"/>
    <w:multiLevelType w:val="hybridMultilevel"/>
    <w:tmpl w:val="C43E311A"/>
    <w:lvl w:ilvl="0" w:tplc="04090005">
      <w:start w:val="1"/>
      <w:numFmt w:val="bullet"/>
      <w:lvlText w:val=""/>
      <w:lvlJc w:val="left"/>
      <w:pPr>
        <w:ind w:left="1274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99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1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3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5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7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9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1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34" w:hanging="360"/>
      </w:pPr>
      <w:rPr>
        <w:rFonts w:ascii="Wingdings" w:hAnsi="Wingdings" w:hint="default"/>
      </w:rPr>
    </w:lvl>
  </w:abstractNum>
  <w:abstractNum w:abstractNumId="41" w15:restartNumberingAfterBreak="0">
    <w:nsid w:val="7CB32A8D"/>
    <w:multiLevelType w:val="hybridMultilevel"/>
    <w:tmpl w:val="16143FD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D794DB7"/>
    <w:multiLevelType w:val="multilevel"/>
    <w:tmpl w:val="4A062CA0"/>
    <w:lvl w:ilvl="0">
      <w:start w:val="1"/>
      <w:numFmt w:val="decimal"/>
      <w:lvlText w:val="%1."/>
      <w:lvlJc w:val="left"/>
      <w:pPr>
        <w:ind w:left="360" w:hanging="360"/>
      </w:pPr>
      <w:rPr>
        <w:b w:val="0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rFonts w:ascii="Arial" w:hAnsi="Arial" w:cs="Arial" w:hint="default"/>
        <w:sz w:val="28"/>
        <w:szCs w:val="28"/>
      </w:rPr>
    </w:lvl>
    <w:lvl w:ilvl="3">
      <w:start w:val="1"/>
      <w:numFmt w:val="decimal"/>
      <w:lvlText w:val="%1.%2.%3.%4."/>
      <w:lvlJc w:val="left"/>
      <w:pPr>
        <w:ind w:left="738" w:hanging="648"/>
      </w:pPr>
      <w:rPr>
        <w:b/>
        <w:color w:val="5B9BD5" w:themeColor="accent1"/>
      </w:rPr>
    </w:lvl>
    <w:lvl w:ilvl="4">
      <w:start w:val="1"/>
      <w:numFmt w:val="decimal"/>
      <w:lvlText w:val="%1.%2.%3.%4.%5."/>
      <w:lvlJc w:val="left"/>
      <w:pPr>
        <w:ind w:left="792" w:hanging="792"/>
      </w:pPr>
      <w:rPr>
        <w:b/>
      </w:r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0"/>
  </w:num>
  <w:num w:numId="2">
    <w:abstractNumId w:val="21"/>
  </w:num>
  <w:num w:numId="3">
    <w:abstractNumId w:val="5"/>
  </w:num>
  <w:num w:numId="4">
    <w:abstractNumId w:val="6"/>
  </w:num>
  <w:num w:numId="5">
    <w:abstractNumId w:val="25"/>
  </w:num>
  <w:num w:numId="6">
    <w:abstractNumId w:val="29"/>
  </w:num>
  <w:num w:numId="7">
    <w:abstractNumId w:val="35"/>
  </w:num>
  <w:num w:numId="8">
    <w:abstractNumId w:val="16"/>
  </w:num>
  <w:num w:numId="9">
    <w:abstractNumId w:val="8"/>
  </w:num>
  <w:num w:numId="10">
    <w:abstractNumId w:val="14"/>
  </w:num>
  <w:num w:numId="11">
    <w:abstractNumId w:val="10"/>
  </w:num>
  <w:num w:numId="12">
    <w:abstractNumId w:val="37"/>
  </w:num>
  <w:num w:numId="13">
    <w:abstractNumId w:val="22"/>
  </w:num>
  <w:num w:numId="14">
    <w:abstractNumId w:val="40"/>
  </w:num>
  <w:num w:numId="15">
    <w:abstractNumId w:val="36"/>
  </w:num>
  <w:num w:numId="16">
    <w:abstractNumId w:val="12"/>
  </w:num>
  <w:num w:numId="17">
    <w:abstractNumId w:val="20"/>
  </w:num>
  <w:num w:numId="18">
    <w:abstractNumId w:val="30"/>
  </w:num>
  <w:num w:numId="19">
    <w:abstractNumId w:val="27"/>
  </w:num>
  <w:num w:numId="20">
    <w:abstractNumId w:val="24"/>
  </w:num>
  <w:num w:numId="21">
    <w:abstractNumId w:val="32"/>
  </w:num>
  <w:num w:numId="22">
    <w:abstractNumId w:val="41"/>
  </w:num>
  <w:num w:numId="23">
    <w:abstractNumId w:val="19"/>
  </w:num>
  <w:num w:numId="24">
    <w:abstractNumId w:val="38"/>
  </w:num>
  <w:num w:numId="25">
    <w:abstractNumId w:val="1"/>
  </w:num>
  <w:num w:numId="26">
    <w:abstractNumId w:val="39"/>
  </w:num>
  <w:num w:numId="27">
    <w:abstractNumId w:val="18"/>
  </w:num>
  <w:num w:numId="28">
    <w:abstractNumId w:val="11"/>
  </w:num>
  <w:num w:numId="29">
    <w:abstractNumId w:val="7"/>
  </w:num>
  <w:num w:numId="30">
    <w:abstractNumId w:val="23"/>
  </w:num>
  <w:num w:numId="31">
    <w:abstractNumId w:val="31"/>
  </w:num>
  <w:num w:numId="32">
    <w:abstractNumId w:val="42"/>
  </w:num>
  <w:num w:numId="33">
    <w:abstractNumId w:val="34"/>
  </w:num>
  <w:num w:numId="34">
    <w:abstractNumId w:val="17"/>
  </w:num>
  <w:num w:numId="35">
    <w:abstractNumId w:val="2"/>
  </w:num>
  <w:num w:numId="36">
    <w:abstractNumId w:val="3"/>
  </w:num>
  <w:num w:numId="37">
    <w:abstractNumId w:val="4"/>
  </w:num>
  <w:num w:numId="38">
    <w:abstractNumId w:val="13"/>
  </w:num>
  <w:num w:numId="39">
    <w:abstractNumId w:val="9"/>
  </w:num>
  <w:num w:numId="40">
    <w:abstractNumId w:val="28"/>
  </w:num>
  <w:num w:numId="41">
    <w:abstractNumId w:val="26"/>
  </w:num>
  <w:num w:numId="42">
    <w:abstractNumId w:val="33"/>
  </w:num>
  <w:num w:numId="43">
    <w:abstractNumId w:val="15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momna ali">
    <w15:presenceInfo w15:providerId="Windows Live" w15:userId="9caa7c7a94a6c9e2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revisionView w:markup="0"/>
  <w:trackRevisions/>
  <w:documentProtection w:edit="trackedChanges" w:enforcement="1" w:cryptProviderType="rsaAES" w:cryptAlgorithmClass="hash" w:cryptAlgorithmType="typeAny" w:cryptAlgorithmSid="14" w:cryptSpinCount="100000" w:hash="2CTQ15vUmZ81koKdlSd1+RBDoeAMkP4M+Wtx4hS4u/aUM7j1K8f6SAHHLG4IhMukE6u+dooA+NND8XkGWZz/yg==" w:salt="U9lbWzpyesRIhjr+g7Y4Kw=="/>
  <w:defaultTabStop w:val="720"/>
  <w:characterSpacingControl w:val="doNotCompress"/>
  <w:hdrShapeDefaults>
    <o:shapedefaults v:ext="edit" spidmax="2056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53F66"/>
    <w:rsid w:val="000118E3"/>
    <w:rsid w:val="0002395D"/>
    <w:rsid w:val="00031253"/>
    <w:rsid w:val="00035DB5"/>
    <w:rsid w:val="00045647"/>
    <w:rsid w:val="00053DE2"/>
    <w:rsid w:val="00071584"/>
    <w:rsid w:val="00072071"/>
    <w:rsid w:val="00091C36"/>
    <w:rsid w:val="00096D64"/>
    <w:rsid w:val="00097578"/>
    <w:rsid w:val="000A5C24"/>
    <w:rsid w:val="000E14BC"/>
    <w:rsid w:val="000E7626"/>
    <w:rsid w:val="00123F96"/>
    <w:rsid w:val="00153B7C"/>
    <w:rsid w:val="001563E3"/>
    <w:rsid w:val="00157E05"/>
    <w:rsid w:val="001B33A3"/>
    <w:rsid w:val="001E6866"/>
    <w:rsid w:val="001F17C1"/>
    <w:rsid w:val="001F56F7"/>
    <w:rsid w:val="001F7F92"/>
    <w:rsid w:val="00206419"/>
    <w:rsid w:val="00222E4F"/>
    <w:rsid w:val="00231139"/>
    <w:rsid w:val="002510BB"/>
    <w:rsid w:val="002522B0"/>
    <w:rsid w:val="00252C31"/>
    <w:rsid w:val="00261720"/>
    <w:rsid w:val="002953B1"/>
    <w:rsid w:val="002B3C9A"/>
    <w:rsid w:val="002B6A26"/>
    <w:rsid w:val="002D6102"/>
    <w:rsid w:val="002E057B"/>
    <w:rsid w:val="002E3AE9"/>
    <w:rsid w:val="002F3AC9"/>
    <w:rsid w:val="00312854"/>
    <w:rsid w:val="00312F80"/>
    <w:rsid w:val="003211A8"/>
    <w:rsid w:val="003262F8"/>
    <w:rsid w:val="003A0F98"/>
    <w:rsid w:val="003B5066"/>
    <w:rsid w:val="003C1ABA"/>
    <w:rsid w:val="003D55BC"/>
    <w:rsid w:val="003E3EA4"/>
    <w:rsid w:val="003E7F34"/>
    <w:rsid w:val="003F4DFD"/>
    <w:rsid w:val="003F5271"/>
    <w:rsid w:val="00412DFF"/>
    <w:rsid w:val="0042148B"/>
    <w:rsid w:val="00425B3D"/>
    <w:rsid w:val="00440B30"/>
    <w:rsid w:val="00444AD8"/>
    <w:rsid w:val="004766C2"/>
    <w:rsid w:val="004C1730"/>
    <w:rsid w:val="004D201D"/>
    <w:rsid w:val="004F1ADA"/>
    <w:rsid w:val="004F36AD"/>
    <w:rsid w:val="005007DD"/>
    <w:rsid w:val="00505207"/>
    <w:rsid w:val="00505BDB"/>
    <w:rsid w:val="0051468E"/>
    <w:rsid w:val="00514A71"/>
    <w:rsid w:val="0053638F"/>
    <w:rsid w:val="00542CB0"/>
    <w:rsid w:val="00553C9B"/>
    <w:rsid w:val="005754DE"/>
    <w:rsid w:val="00586165"/>
    <w:rsid w:val="005B4C5F"/>
    <w:rsid w:val="005C46BA"/>
    <w:rsid w:val="005C78B6"/>
    <w:rsid w:val="005F27A5"/>
    <w:rsid w:val="00610CA7"/>
    <w:rsid w:val="00642EE4"/>
    <w:rsid w:val="00644FCA"/>
    <w:rsid w:val="00653F66"/>
    <w:rsid w:val="00673800"/>
    <w:rsid w:val="006A1664"/>
    <w:rsid w:val="006B23DD"/>
    <w:rsid w:val="006B79D2"/>
    <w:rsid w:val="006C23F1"/>
    <w:rsid w:val="006C372D"/>
    <w:rsid w:val="006D6136"/>
    <w:rsid w:val="006E475E"/>
    <w:rsid w:val="006F36D8"/>
    <w:rsid w:val="00704C44"/>
    <w:rsid w:val="00712BD1"/>
    <w:rsid w:val="007333E5"/>
    <w:rsid w:val="00734577"/>
    <w:rsid w:val="007348CC"/>
    <w:rsid w:val="00740923"/>
    <w:rsid w:val="007614D1"/>
    <w:rsid w:val="0078014D"/>
    <w:rsid w:val="007C18BD"/>
    <w:rsid w:val="007D2B41"/>
    <w:rsid w:val="007D7E49"/>
    <w:rsid w:val="00827059"/>
    <w:rsid w:val="00842CF0"/>
    <w:rsid w:val="00851A8A"/>
    <w:rsid w:val="00862490"/>
    <w:rsid w:val="008659D2"/>
    <w:rsid w:val="00875BB3"/>
    <w:rsid w:val="00890576"/>
    <w:rsid w:val="008A0551"/>
    <w:rsid w:val="008A2F2F"/>
    <w:rsid w:val="008A62B1"/>
    <w:rsid w:val="008B4266"/>
    <w:rsid w:val="008B6E2F"/>
    <w:rsid w:val="008D1960"/>
    <w:rsid w:val="008E7D08"/>
    <w:rsid w:val="009038E5"/>
    <w:rsid w:val="00904859"/>
    <w:rsid w:val="00904F59"/>
    <w:rsid w:val="0092208C"/>
    <w:rsid w:val="00946342"/>
    <w:rsid w:val="009530AA"/>
    <w:rsid w:val="00964B49"/>
    <w:rsid w:val="00967706"/>
    <w:rsid w:val="00974944"/>
    <w:rsid w:val="0099758E"/>
    <w:rsid w:val="009A0B04"/>
    <w:rsid w:val="009D1A27"/>
    <w:rsid w:val="009D1BB1"/>
    <w:rsid w:val="009D6B93"/>
    <w:rsid w:val="009F4353"/>
    <w:rsid w:val="00A4040A"/>
    <w:rsid w:val="00A4360C"/>
    <w:rsid w:val="00A50D60"/>
    <w:rsid w:val="00A85608"/>
    <w:rsid w:val="00AA1D63"/>
    <w:rsid w:val="00AB16C5"/>
    <w:rsid w:val="00AD561D"/>
    <w:rsid w:val="00AD5931"/>
    <w:rsid w:val="00AE11EB"/>
    <w:rsid w:val="00B10B93"/>
    <w:rsid w:val="00B11A9B"/>
    <w:rsid w:val="00B123E8"/>
    <w:rsid w:val="00B1600A"/>
    <w:rsid w:val="00B36FC1"/>
    <w:rsid w:val="00B432DF"/>
    <w:rsid w:val="00B433C7"/>
    <w:rsid w:val="00B6213C"/>
    <w:rsid w:val="00B67EDD"/>
    <w:rsid w:val="00B86C80"/>
    <w:rsid w:val="00BD2831"/>
    <w:rsid w:val="00BE58C0"/>
    <w:rsid w:val="00BE69CB"/>
    <w:rsid w:val="00C03296"/>
    <w:rsid w:val="00C3391E"/>
    <w:rsid w:val="00C66C01"/>
    <w:rsid w:val="00C772B7"/>
    <w:rsid w:val="00C777D6"/>
    <w:rsid w:val="00C8098A"/>
    <w:rsid w:val="00C809FF"/>
    <w:rsid w:val="00C878B7"/>
    <w:rsid w:val="00C90C60"/>
    <w:rsid w:val="00C93096"/>
    <w:rsid w:val="00CA5639"/>
    <w:rsid w:val="00CC669C"/>
    <w:rsid w:val="00CD5ACE"/>
    <w:rsid w:val="00CD6AFD"/>
    <w:rsid w:val="00CE2C75"/>
    <w:rsid w:val="00D01907"/>
    <w:rsid w:val="00D02FFF"/>
    <w:rsid w:val="00D12852"/>
    <w:rsid w:val="00D1595A"/>
    <w:rsid w:val="00D20364"/>
    <w:rsid w:val="00D61613"/>
    <w:rsid w:val="00D617AF"/>
    <w:rsid w:val="00D63EA4"/>
    <w:rsid w:val="00D81C14"/>
    <w:rsid w:val="00D920C0"/>
    <w:rsid w:val="00DB5333"/>
    <w:rsid w:val="00DC17D4"/>
    <w:rsid w:val="00E2561A"/>
    <w:rsid w:val="00E35047"/>
    <w:rsid w:val="00E61D34"/>
    <w:rsid w:val="00E66640"/>
    <w:rsid w:val="00E73E6C"/>
    <w:rsid w:val="00E77CBE"/>
    <w:rsid w:val="00E8011E"/>
    <w:rsid w:val="00E85178"/>
    <w:rsid w:val="00E91557"/>
    <w:rsid w:val="00E976FB"/>
    <w:rsid w:val="00EC2DBA"/>
    <w:rsid w:val="00ED2BB9"/>
    <w:rsid w:val="00EF3B1F"/>
    <w:rsid w:val="00F14316"/>
    <w:rsid w:val="00F224BC"/>
    <w:rsid w:val="00F26B59"/>
    <w:rsid w:val="00F4732B"/>
    <w:rsid w:val="00F55EC5"/>
    <w:rsid w:val="00F73AB5"/>
    <w:rsid w:val="00F856A1"/>
    <w:rsid w:val="00FB314F"/>
    <w:rsid w:val="00FB3B87"/>
    <w:rsid w:val="00FB48EE"/>
    <w:rsid w:val="00FB6DE9"/>
    <w:rsid w:val="00FC4DC3"/>
    <w:rsid w:val="00FE37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6"/>
    <o:shapelayout v:ext="edit">
      <o:idmap v:ext="edit" data="1"/>
    </o:shapelayout>
  </w:shapeDefaults>
  <w:decimalSymbol w:val="."/>
  <w:listSeparator w:val=","/>
  <w15:chartTrackingRefBased/>
  <w15:docId w15:val="{8E8950BD-BD60-4C92-BBEE-A0BCD2C0F4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5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49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53F66"/>
    <w:rPr>
      <w:sz w:val="24"/>
    </w:rPr>
  </w:style>
  <w:style w:type="paragraph" w:styleId="Heading1">
    <w:name w:val="heading 1"/>
    <w:basedOn w:val="Normal"/>
    <w:next w:val="Normal"/>
    <w:link w:val="Heading1Char"/>
    <w:uiPriority w:val="50"/>
    <w:qFormat/>
    <w:rsid w:val="00653F6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A166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50"/>
    <w:rsid w:val="00653F6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99"/>
    <w:qFormat/>
    <w:rsid w:val="00653F6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99"/>
    <w:rsid w:val="00653F6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Caption">
    <w:name w:val="caption"/>
    <w:basedOn w:val="Normal"/>
    <w:next w:val="Normal"/>
    <w:link w:val="CaptionChar"/>
    <w:uiPriority w:val="35"/>
    <w:unhideWhenUsed/>
    <w:qFormat/>
    <w:rsid w:val="00653F6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BodyText">
    <w:name w:val="Body Text"/>
    <w:basedOn w:val="Normal"/>
    <w:link w:val="BodyTextChar"/>
    <w:uiPriority w:val="99"/>
    <w:rsid w:val="00653F66"/>
    <w:pPr>
      <w:spacing w:before="120" w:after="120" w:line="240" w:lineRule="auto"/>
    </w:pPr>
    <w:rPr>
      <w:rFonts w:ascii="Arial" w:eastAsia="Times New Roman" w:hAnsi="Arial" w:cs="Times New Roman"/>
      <w:szCs w:val="20"/>
    </w:rPr>
  </w:style>
  <w:style w:type="character" w:customStyle="1" w:styleId="BodyTextChar">
    <w:name w:val="Body Text Char"/>
    <w:basedOn w:val="DefaultParagraphFont"/>
    <w:link w:val="BodyText"/>
    <w:uiPriority w:val="99"/>
    <w:rsid w:val="00653F66"/>
    <w:rPr>
      <w:rFonts w:ascii="Arial" w:eastAsia="Times New Roman" w:hAnsi="Arial" w:cs="Times New Roman"/>
      <w:sz w:val="24"/>
      <w:szCs w:val="20"/>
    </w:rPr>
  </w:style>
  <w:style w:type="character" w:customStyle="1" w:styleId="CaptionChar">
    <w:name w:val="Caption Char"/>
    <w:link w:val="Caption"/>
    <w:uiPriority w:val="35"/>
    <w:locked/>
    <w:rsid w:val="00653F66"/>
    <w:rPr>
      <w:i/>
      <w:iCs/>
      <w:color w:val="44546A" w:themeColor="text2"/>
      <w:sz w:val="18"/>
      <w:szCs w:val="18"/>
    </w:rPr>
  </w:style>
  <w:style w:type="paragraph" w:customStyle="1" w:styleId="InstructionalText">
    <w:name w:val="Instructional Text"/>
    <w:basedOn w:val="BodyText"/>
    <w:next w:val="BodyText"/>
    <w:link w:val="InstructionalTextChar"/>
    <w:qFormat/>
    <w:rsid w:val="00653F66"/>
    <w:rPr>
      <w:i/>
      <w:color w:val="0000FF"/>
      <w:lang w:eastAsia="ar-SA"/>
    </w:rPr>
  </w:style>
  <w:style w:type="character" w:customStyle="1" w:styleId="InstructionalTextChar">
    <w:name w:val="Instructional Text Char"/>
    <w:basedOn w:val="BodyTextChar"/>
    <w:link w:val="InstructionalText"/>
    <w:rsid w:val="00653F66"/>
    <w:rPr>
      <w:rFonts w:ascii="Arial" w:eastAsia="Times New Roman" w:hAnsi="Arial" w:cs="Times New Roman"/>
      <w:i/>
      <w:color w:val="0000FF"/>
      <w:sz w:val="24"/>
      <w:szCs w:val="20"/>
      <w:lang w:eastAsia="ar-SA"/>
    </w:rPr>
  </w:style>
  <w:style w:type="table" w:styleId="GridTable4-Accent6">
    <w:name w:val="Grid Table 4 Accent 6"/>
    <w:basedOn w:val="TableNormal"/>
    <w:uiPriority w:val="49"/>
    <w:rsid w:val="00653F66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paragraph" w:styleId="NoSpacing">
    <w:name w:val="No Spacing"/>
    <w:link w:val="NoSpacingChar"/>
    <w:uiPriority w:val="99"/>
    <w:qFormat/>
    <w:rsid w:val="00653F66"/>
    <w:pPr>
      <w:spacing w:after="0" w:line="240" w:lineRule="auto"/>
    </w:pPr>
    <w:rPr>
      <w:rFonts w:ascii="Calibri" w:eastAsia="Times New Roman" w:hAnsi="Calibri" w:cs="Times New Roman"/>
    </w:rPr>
  </w:style>
  <w:style w:type="character" w:customStyle="1" w:styleId="NoSpacingChar">
    <w:name w:val="No Spacing Char"/>
    <w:basedOn w:val="DefaultParagraphFont"/>
    <w:link w:val="NoSpacing"/>
    <w:uiPriority w:val="99"/>
    <w:locked/>
    <w:rsid w:val="00653F66"/>
    <w:rPr>
      <w:rFonts w:ascii="Calibri" w:eastAsia="Times New Roman" w:hAnsi="Calibri" w:cs="Times New Roman"/>
    </w:rPr>
  </w:style>
  <w:style w:type="paragraph" w:styleId="Subtitle">
    <w:name w:val="Subtitle"/>
    <w:basedOn w:val="Normal"/>
    <w:next w:val="Normal"/>
    <w:link w:val="SubtitleChar"/>
    <w:uiPriority w:val="99"/>
    <w:qFormat/>
    <w:rsid w:val="00653F66"/>
    <w:pPr>
      <w:numPr>
        <w:ilvl w:val="1"/>
      </w:numPr>
      <w:spacing w:after="240" w:line="276" w:lineRule="auto"/>
      <w:jc w:val="both"/>
    </w:pPr>
    <w:rPr>
      <w:rFonts w:ascii="Cambria" w:eastAsia="Times New Roman" w:hAnsi="Cambria" w:cs="Times New Roman"/>
      <w:b/>
      <w:iCs/>
      <w:color w:val="4F81BD"/>
      <w:spacing w:val="15"/>
      <w:sz w:val="28"/>
      <w:szCs w:val="24"/>
    </w:rPr>
  </w:style>
  <w:style w:type="character" w:customStyle="1" w:styleId="SubtitleChar">
    <w:name w:val="Subtitle Char"/>
    <w:basedOn w:val="DefaultParagraphFont"/>
    <w:link w:val="Subtitle"/>
    <w:uiPriority w:val="99"/>
    <w:rsid w:val="00653F66"/>
    <w:rPr>
      <w:rFonts w:ascii="Cambria" w:eastAsia="Times New Roman" w:hAnsi="Cambria" w:cs="Times New Roman"/>
      <w:b/>
      <w:iCs/>
      <w:color w:val="4F81BD"/>
      <w:spacing w:val="15"/>
      <w:sz w:val="28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6A1664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Strong">
    <w:name w:val="Strong"/>
    <w:basedOn w:val="DefaultParagraphFont"/>
    <w:qFormat/>
    <w:rsid w:val="006A1664"/>
    <w:rPr>
      <w:b/>
      <w:bCs/>
    </w:rPr>
  </w:style>
  <w:style w:type="paragraph" w:styleId="NormalWeb">
    <w:name w:val="Normal (Web)"/>
    <w:basedOn w:val="Normal"/>
    <w:uiPriority w:val="99"/>
    <w:unhideWhenUsed/>
    <w:rsid w:val="006A166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</w:rPr>
  </w:style>
  <w:style w:type="table" w:customStyle="1" w:styleId="Atkins">
    <w:name w:val="Atkins"/>
    <w:basedOn w:val="TableNormal"/>
    <w:uiPriority w:val="99"/>
    <w:qFormat/>
    <w:rsid w:val="006A1664"/>
    <w:pPr>
      <w:spacing w:after="0" w:line="240" w:lineRule="auto"/>
    </w:pPr>
    <w:rPr>
      <w:rFonts w:ascii="Arial" w:hAnsi="Arial"/>
    </w:rPr>
    <w:tblPr>
      <w:tblStyleRowBandSize w:val="1"/>
      <w:jc w:val="right"/>
      <w:tblBorders>
        <w:top w:val="single" w:sz="4" w:space="0" w:color="auto"/>
      </w:tblBorders>
    </w:tblPr>
    <w:trPr>
      <w:jc w:val="right"/>
    </w:trPr>
    <w:tcPr>
      <w:vAlign w:val="center"/>
    </w:tcPr>
    <w:tblStylePr w:type="firstRow">
      <w:rPr>
        <w:rFonts w:ascii="Arial" w:hAnsi="Arial"/>
        <w:b/>
        <w:sz w:val="22"/>
      </w:rPr>
      <w:tblPr/>
      <w:tcPr>
        <w:tcBorders>
          <w:top w:val="single" w:sz="4" w:space="0" w:color="auto"/>
          <w:bottom w:val="single" w:sz="18" w:space="0" w:color="auto"/>
        </w:tcBorders>
        <w:shd w:val="clear" w:color="auto" w:fill="E7E9EB"/>
      </w:tcPr>
    </w:tblStylePr>
    <w:tblStylePr w:type="lastRow">
      <w:tblPr/>
      <w:tcPr>
        <w:tcBorders>
          <w:bottom w:val="single" w:sz="18" w:space="0" w:color="auto"/>
        </w:tcBorders>
      </w:tcPr>
    </w:tblStylePr>
    <w:tblStylePr w:type="band1Horz">
      <w:pPr>
        <w:wordWrap/>
      </w:pPr>
      <w:tblPr/>
      <w:tcPr>
        <w:tcBorders>
          <w:bottom w:val="single" w:sz="4" w:space="0" w:color="auto"/>
        </w:tcBorders>
      </w:tcPr>
    </w:tblStylePr>
    <w:tblStylePr w:type="band2Horz">
      <w:tblPr/>
      <w:tcPr>
        <w:tcBorders>
          <w:bottom w:val="single" w:sz="4" w:space="0" w:color="auto"/>
        </w:tcBorders>
      </w:tcPr>
    </w:tblStylePr>
  </w:style>
  <w:style w:type="paragraph" w:styleId="ListParagraph">
    <w:name w:val="List Paragraph"/>
    <w:basedOn w:val="Normal"/>
    <w:uiPriority w:val="34"/>
    <w:qFormat/>
    <w:rsid w:val="000E762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C23F1"/>
    <w:rPr>
      <w:color w:val="0563C1" w:themeColor="hyperlink"/>
      <w:u w:val="single"/>
    </w:rPr>
  </w:style>
  <w:style w:type="paragraph" w:customStyle="1" w:styleId="TableText">
    <w:name w:val="TableText"/>
    <w:basedOn w:val="BodyText"/>
    <w:rsid w:val="006C23F1"/>
    <w:pPr>
      <w:spacing w:before="40" w:after="40"/>
    </w:pPr>
    <w:rPr>
      <w:rFonts w:cs="Arial"/>
      <w:sz w:val="22"/>
    </w:rPr>
  </w:style>
  <w:style w:type="paragraph" w:customStyle="1" w:styleId="TableHead">
    <w:name w:val="TableHead"/>
    <w:basedOn w:val="TableText"/>
    <w:rsid w:val="006C23F1"/>
    <w:rPr>
      <w:b/>
      <w:bCs/>
      <w:sz w:val="20"/>
    </w:rPr>
  </w:style>
  <w:style w:type="paragraph" w:styleId="Header">
    <w:name w:val="header"/>
    <w:basedOn w:val="Normal"/>
    <w:link w:val="HeaderChar"/>
    <w:uiPriority w:val="49"/>
    <w:unhideWhenUsed/>
    <w:rsid w:val="0004564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49"/>
    <w:rsid w:val="00045647"/>
    <w:rPr>
      <w:sz w:val="24"/>
    </w:rPr>
  </w:style>
  <w:style w:type="paragraph" w:styleId="Footer">
    <w:name w:val="footer"/>
    <w:basedOn w:val="Normal"/>
    <w:link w:val="FooterChar"/>
    <w:uiPriority w:val="99"/>
    <w:unhideWhenUsed/>
    <w:rsid w:val="0004564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45647"/>
    <w:rPr>
      <w:sz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0520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05207"/>
    <w:rPr>
      <w:rFonts w:ascii="Segoe UI" w:hAnsi="Segoe UI" w:cs="Segoe UI"/>
      <w:sz w:val="18"/>
      <w:szCs w:val="18"/>
    </w:rPr>
  </w:style>
  <w:style w:type="paragraph" w:customStyle="1" w:styleId="zBrandingOwner">
    <w:name w:val="zBrandingOwner"/>
    <w:link w:val="zBrandingOwnerChar"/>
    <w:uiPriority w:val="2"/>
    <w:rsid w:val="002522B0"/>
    <w:pPr>
      <w:adjustRightInd w:val="0"/>
      <w:snapToGrid w:val="0"/>
      <w:spacing w:after="0" w:line="560" w:lineRule="exact"/>
    </w:pPr>
    <w:rPr>
      <w:rFonts w:ascii="Arial" w:eastAsia="SimHei" w:hAnsi="Arial" w:cs="Arial"/>
      <w:sz w:val="28"/>
      <w:szCs w:val="20"/>
    </w:rPr>
  </w:style>
  <w:style w:type="character" w:customStyle="1" w:styleId="zBrandingOwnerChar">
    <w:name w:val="zBrandingOwner Char"/>
    <w:basedOn w:val="DefaultParagraphFont"/>
    <w:link w:val="zBrandingOwner"/>
    <w:uiPriority w:val="2"/>
    <w:rsid w:val="002522B0"/>
    <w:rPr>
      <w:rFonts w:ascii="Arial" w:eastAsia="SimHei" w:hAnsi="Arial" w:cs="Arial"/>
      <w:sz w:val="28"/>
      <w:szCs w:val="20"/>
    </w:rPr>
  </w:style>
  <w:style w:type="paragraph" w:customStyle="1" w:styleId="ProductName">
    <w:name w:val="ProductName"/>
    <w:next w:val="Normal"/>
    <w:link w:val="ProductNameChar"/>
    <w:qFormat/>
    <w:rsid w:val="002522B0"/>
    <w:pPr>
      <w:suppressLineNumbers/>
      <w:adjustRightInd w:val="0"/>
      <w:snapToGrid w:val="0"/>
      <w:spacing w:after="240" w:line="280" w:lineRule="atLeast"/>
    </w:pPr>
    <w:rPr>
      <w:rFonts w:ascii="Arial" w:eastAsia="SimHei" w:hAnsi="Arial" w:cs="Arial"/>
      <w:b/>
      <w:iCs/>
      <w:kern w:val="40"/>
      <w:sz w:val="44"/>
      <w:szCs w:val="20"/>
      <w:lang w:eastAsia="ja-JP"/>
      <w14:ligatures w14:val="standard"/>
      <w14:numSpacing w14:val="proportional"/>
    </w:rPr>
  </w:style>
  <w:style w:type="character" w:customStyle="1" w:styleId="ProductNameChar">
    <w:name w:val="ProductName Char"/>
    <w:basedOn w:val="DefaultParagraphFont"/>
    <w:link w:val="ProductName"/>
    <w:rsid w:val="002522B0"/>
    <w:rPr>
      <w:rFonts w:ascii="Arial" w:eastAsia="SimHei" w:hAnsi="Arial" w:cs="Arial"/>
      <w:b/>
      <w:iCs/>
      <w:kern w:val="40"/>
      <w:sz w:val="44"/>
      <w:szCs w:val="20"/>
      <w:lang w:eastAsia="ja-JP"/>
      <w14:ligatures w14:val="standard"/>
      <w14:numSpacing w14:val="proportional"/>
    </w:rPr>
  </w:style>
  <w:style w:type="paragraph" w:customStyle="1" w:styleId="DocumentType">
    <w:name w:val="DocumentType"/>
    <w:link w:val="DocumentTypeChar"/>
    <w:qFormat/>
    <w:locked/>
    <w:rsid w:val="002522B0"/>
    <w:pPr>
      <w:suppressLineNumbers/>
      <w:spacing w:before="200" w:after="240" w:line="240" w:lineRule="auto"/>
    </w:pPr>
    <w:rPr>
      <w:rFonts w:ascii="Arial" w:eastAsia="Times New Roman" w:hAnsi="Arial" w:cs="Times New Roman"/>
      <w:iCs/>
      <w:sz w:val="36"/>
      <w:szCs w:val="20"/>
    </w:rPr>
  </w:style>
  <w:style w:type="character" w:customStyle="1" w:styleId="DocumentTypeChar">
    <w:name w:val="DocumentType Char"/>
    <w:basedOn w:val="DefaultParagraphFont"/>
    <w:link w:val="DocumentType"/>
    <w:rsid w:val="002522B0"/>
    <w:rPr>
      <w:rFonts w:ascii="Arial" w:eastAsia="Times New Roman" w:hAnsi="Arial" w:cs="Times New Roman"/>
      <w:iCs/>
      <w:sz w:val="36"/>
      <w:szCs w:val="20"/>
    </w:rPr>
  </w:style>
  <w:style w:type="paragraph" w:customStyle="1" w:styleId="docDate">
    <w:name w:val="docDate"/>
    <w:link w:val="docDateChar"/>
    <w:uiPriority w:val="14"/>
    <w:unhideWhenUsed/>
    <w:qFormat/>
    <w:rsid w:val="002522B0"/>
    <w:pPr>
      <w:spacing w:before="120" w:after="0" w:line="240" w:lineRule="auto"/>
    </w:pPr>
    <w:rPr>
      <w:rFonts w:ascii="Arial" w:eastAsia="MS Mincho" w:hAnsi="Arial" w:cs="Times New Roman"/>
      <w:color w:val="000000"/>
      <w:sz w:val="24"/>
      <w:szCs w:val="20"/>
      <w:lang w:eastAsia="ja-JP"/>
    </w:rPr>
  </w:style>
  <w:style w:type="character" w:customStyle="1" w:styleId="docDateChar">
    <w:name w:val="docDate Char"/>
    <w:basedOn w:val="DefaultParagraphFont"/>
    <w:link w:val="docDate"/>
    <w:uiPriority w:val="14"/>
    <w:rsid w:val="002522B0"/>
    <w:rPr>
      <w:rFonts w:ascii="Arial" w:eastAsia="MS Mincho" w:hAnsi="Arial" w:cs="Times New Roman"/>
      <w:color w:val="000000"/>
      <w:sz w:val="24"/>
      <w:szCs w:val="20"/>
      <w:lang w:eastAsia="ja-JP"/>
    </w:rPr>
  </w:style>
  <w:style w:type="paragraph" w:customStyle="1" w:styleId="zCR0">
    <w:name w:val="zCR0"/>
    <w:link w:val="zCR0Char"/>
    <w:uiPriority w:val="2"/>
    <w:rsid w:val="002522B0"/>
    <w:pPr>
      <w:spacing w:before="120" w:after="0" w:line="240" w:lineRule="auto"/>
    </w:pPr>
    <w:rPr>
      <w:rFonts w:ascii="Arial" w:eastAsia="SimSun" w:hAnsi="Arial" w:cs="Arial"/>
      <w:bCs/>
      <w:noProof/>
      <w:sz w:val="16"/>
      <w:szCs w:val="20"/>
      <w:lang w:eastAsia="ja-JP"/>
    </w:rPr>
  </w:style>
  <w:style w:type="character" w:customStyle="1" w:styleId="zCR0Char">
    <w:name w:val="zCR0 Char"/>
    <w:basedOn w:val="DefaultParagraphFont"/>
    <w:link w:val="zCR0"/>
    <w:uiPriority w:val="2"/>
    <w:rsid w:val="002522B0"/>
    <w:rPr>
      <w:rFonts w:ascii="Arial" w:eastAsia="SimSun" w:hAnsi="Arial" w:cs="Arial"/>
      <w:bCs/>
      <w:noProof/>
      <w:sz w:val="16"/>
      <w:szCs w:val="20"/>
      <w:lang w:eastAsia="ja-JP"/>
    </w:rPr>
  </w:style>
  <w:style w:type="paragraph" w:customStyle="1" w:styleId="zCRH">
    <w:name w:val="zCRH"/>
    <w:basedOn w:val="zCR0"/>
    <w:next w:val="zCR0"/>
    <w:link w:val="zCRHChar"/>
    <w:uiPriority w:val="2"/>
    <w:rsid w:val="002522B0"/>
    <w:pPr>
      <w:spacing w:after="240"/>
      <w:jc w:val="center"/>
    </w:pPr>
    <w:rPr>
      <w:rFonts w:eastAsia="MS Mincho"/>
      <w:b/>
      <w:sz w:val="18"/>
    </w:rPr>
  </w:style>
  <w:style w:type="character" w:customStyle="1" w:styleId="zCRHChar">
    <w:name w:val="zCRH Char"/>
    <w:basedOn w:val="zCR0Char"/>
    <w:link w:val="zCRH"/>
    <w:uiPriority w:val="2"/>
    <w:rsid w:val="002522B0"/>
    <w:rPr>
      <w:rFonts w:ascii="Arial" w:eastAsia="MS Mincho" w:hAnsi="Arial" w:cs="Arial"/>
      <w:b/>
      <w:bCs/>
      <w:noProof/>
      <w:sz w:val="18"/>
      <w:szCs w:val="20"/>
      <w:lang w:eastAsia="ja-JP"/>
    </w:rPr>
  </w:style>
  <w:style w:type="paragraph" w:customStyle="1" w:styleId="zCRC">
    <w:name w:val="zCRC"/>
    <w:basedOn w:val="zCR0"/>
    <w:link w:val="zCRCChar"/>
    <w:uiPriority w:val="2"/>
    <w:rsid w:val="002522B0"/>
    <w:pPr>
      <w:spacing w:before="240"/>
      <w:jc w:val="center"/>
    </w:pPr>
    <w:rPr>
      <w:sz w:val="18"/>
    </w:rPr>
  </w:style>
  <w:style w:type="character" w:customStyle="1" w:styleId="zCRCChar">
    <w:name w:val="zCRC Char"/>
    <w:basedOn w:val="DefaultParagraphFont"/>
    <w:link w:val="zCRC"/>
    <w:uiPriority w:val="2"/>
    <w:rsid w:val="002522B0"/>
    <w:rPr>
      <w:rFonts w:ascii="Arial" w:eastAsia="SimSun" w:hAnsi="Arial" w:cs="Arial"/>
      <w:bCs/>
      <w:noProof/>
      <w:sz w:val="18"/>
      <w:szCs w:val="20"/>
      <w:lang w:eastAsia="ja-JP"/>
    </w:rPr>
  </w:style>
  <w:style w:type="paragraph" w:customStyle="1" w:styleId="xFMHead2">
    <w:name w:val="xFM Head 2"/>
    <w:rsid w:val="002522B0"/>
    <w:pPr>
      <w:spacing w:after="360" w:line="276" w:lineRule="auto"/>
    </w:pPr>
    <w:rPr>
      <w:rFonts w:ascii="Arial" w:eastAsia="SimHei" w:hAnsi="Arial" w:cs="Arial"/>
      <w:b/>
      <w:sz w:val="32"/>
      <w:szCs w:val="28"/>
      <w:lang w:eastAsia="ja-JP"/>
    </w:rPr>
  </w:style>
  <w:style w:type="paragraph" w:customStyle="1" w:styleId="TB-TableBody">
    <w:name w:val="TB-Table Body"/>
    <w:qFormat/>
    <w:rsid w:val="002522B0"/>
    <w:pPr>
      <w:spacing w:before="40" w:after="40" w:line="180" w:lineRule="atLeast"/>
    </w:pPr>
    <w:rPr>
      <w:rFonts w:ascii="Arial" w:eastAsia="Times New Roman" w:hAnsi="Arial" w:cs="Arial"/>
      <w:sz w:val="18"/>
      <w:szCs w:val="20"/>
    </w:rPr>
  </w:style>
  <w:style w:type="paragraph" w:customStyle="1" w:styleId="TH-TableHeading">
    <w:name w:val="TH-Table Heading"/>
    <w:qFormat/>
    <w:rsid w:val="002522B0"/>
    <w:pPr>
      <w:keepNext/>
      <w:spacing w:before="60" w:after="60" w:line="240" w:lineRule="atLeast"/>
      <w:jc w:val="center"/>
    </w:pPr>
    <w:rPr>
      <w:rFonts w:ascii="Arial" w:eastAsia="Times New Roman" w:hAnsi="Arial" w:cs="Arial"/>
      <w:b/>
      <w:sz w:val="18"/>
      <w:szCs w:val="20"/>
    </w:rPr>
  </w:style>
  <w:style w:type="table" w:customStyle="1" w:styleId="FormatA">
    <w:name w:val="Format A"/>
    <w:rsid w:val="002522B0"/>
    <w:pPr>
      <w:spacing w:after="0" w:line="240" w:lineRule="auto"/>
    </w:pPr>
    <w:rPr>
      <w:rFonts w:ascii="Arial" w:eastAsia="Times New Roman" w:hAnsi="Arial" w:cs="Times New Roman"/>
      <w:sz w:val="20"/>
      <w:szCs w:val="20"/>
    </w:rPr>
    <w:tblPr>
      <w:tblStyleRowBandSize w:val="1"/>
      <w:tblInd w:w="835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cantSplit/>
    </w:trPr>
    <w:tcPr>
      <w:shd w:val="clear" w:color="auto" w:fill="auto"/>
    </w:tcPr>
    <w:tblStylePr w:type="firstRow">
      <w:tblPr/>
      <w:trPr>
        <w:cantSplit w:val="0"/>
        <w:tblHeader/>
      </w:trPr>
      <w:tcPr>
        <w:tcBorders>
          <w:bottom w:val="single" w:sz="12" w:space="0" w:color="auto"/>
        </w:tcBorders>
        <w:vAlign w:val="center"/>
      </w:tcPr>
    </w:tblStylePr>
  </w:style>
  <w:style w:type="paragraph" w:customStyle="1" w:styleId="TC-TableBodyCenter">
    <w:name w:val="TC-Table Body_Center"/>
    <w:basedOn w:val="TB-TableBody"/>
    <w:uiPriority w:val="49"/>
    <w:qFormat/>
    <w:rsid w:val="002522B0"/>
    <w:pPr>
      <w:jc w:val="center"/>
    </w:pPr>
  </w:style>
  <w:style w:type="paragraph" w:customStyle="1" w:styleId="B-Body">
    <w:name w:val="B-Body"/>
    <w:link w:val="B-BodyChar"/>
    <w:uiPriority w:val="30"/>
    <w:qFormat/>
    <w:rsid w:val="002522B0"/>
    <w:pPr>
      <w:tabs>
        <w:tab w:val="left" w:pos="2160"/>
      </w:tabs>
      <w:spacing w:before="120" w:after="40" w:line="240" w:lineRule="auto"/>
      <w:ind w:left="720"/>
    </w:pPr>
    <w:rPr>
      <w:rFonts w:ascii="Times New Roman" w:eastAsia="SimSun" w:hAnsi="Times New Roman" w:cs="Times New Roman"/>
      <w:szCs w:val="20"/>
    </w:rPr>
  </w:style>
  <w:style w:type="character" w:customStyle="1" w:styleId="B-BodyChar">
    <w:name w:val="B-Body Char"/>
    <w:basedOn w:val="DefaultParagraphFont"/>
    <w:link w:val="B-Body"/>
    <w:uiPriority w:val="30"/>
    <w:rsid w:val="002522B0"/>
    <w:rPr>
      <w:rFonts w:ascii="Times New Roman" w:eastAsia="SimSun" w:hAnsi="Times New Roman" w:cs="Times New Roman"/>
      <w:szCs w:val="20"/>
    </w:rPr>
  </w:style>
  <w:style w:type="paragraph" w:customStyle="1" w:styleId="U-Bullet">
    <w:name w:val="U-Bullet"/>
    <w:basedOn w:val="B-Body"/>
    <w:qFormat/>
    <w:rsid w:val="002522B0"/>
    <w:pPr>
      <w:numPr>
        <w:numId w:val="10"/>
      </w:numPr>
      <w:tabs>
        <w:tab w:val="clear" w:pos="1080"/>
        <w:tab w:val="clear" w:pos="2160"/>
      </w:tabs>
      <w:ind w:left="360" w:hanging="360"/>
    </w:pPr>
  </w:style>
  <w:style w:type="paragraph" w:customStyle="1" w:styleId="U2-Bullet2">
    <w:name w:val="U2-Bullet 2"/>
    <w:basedOn w:val="U-Bullet"/>
    <w:rsid w:val="002522B0"/>
    <w:pPr>
      <w:numPr>
        <w:ilvl w:val="1"/>
      </w:numPr>
      <w:tabs>
        <w:tab w:val="clear" w:pos="1440"/>
        <w:tab w:val="left" w:pos="2160"/>
      </w:tabs>
      <w:ind w:left="792" w:hanging="432"/>
    </w:pPr>
  </w:style>
  <w:style w:type="paragraph" w:customStyle="1" w:styleId="U3-Bullet3">
    <w:name w:val="U3-Bullet 3"/>
    <w:basedOn w:val="U2-Bullet2"/>
    <w:rsid w:val="002522B0"/>
    <w:pPr>
      <w:numPr>
        <w:ilvl w:val="2"/>
      </w:numPr>
      <w:tabs>
        <w:tab w:val="clear" w:pos="1699"/>
      </w:tabs>
      <w:ind w:left="1044" w:hanging="504"/>
    </w:pPr>
    <w:rPr>
      <w:rFonts w:eastAsia="MS Mincho"/>
      <w:lang w:eastAsia="ja-JP"/>
    </w:rPr>
  </w:style>
  <w:style w:type="paragraph" w:customStyle="1" w:styleId="U4-Bullet4">
    <w:name w:val="U4-Bullet 4"/>
    <w:basedOn w:val="U3-Bullet3"/>
    <w:rsid w:val="002522B0"/>
    <w:pPr>
      <w:numPr>
        <w:ilvl w:val="3"/>
      </w:numPr>
      <w:tabs>
        <w:tab w:val="clear" w:pos="2016"/>
      </w:tabs>
      <w:ind w:left="738" w:hanging="648"/>
    </w:pPr>
    <w:rPr>
      <w:szCs w:val="24"/>
    </w:rPr>
  </w:style>
  <w:style w:type="paragraph" w:customStyle="1" w:styleId="TU-TableBullet">
    <w:name w:val="TU-Table Bullet"/>
    <w:basedOn w:val="TB-TableBody"/>
    <w:qFormat/>
    <w:rsid w:val="002522B0"/>
    <w:pPr>
      <w:numPr>
        <w:numId w:val="11"/>
      </w:numPr>
      <w:spacing w:line="200" w:lineRule="atLeast"/>
    </w:pPr>
    <w:rPr>
      <w:rFonts w:eastAsia="SimSun"/>
    </w:rPr>
  </w:style>
  <w:style w:type="paragraph" w:customStyle="1" w:styleId="TU2-TableBullet2">
    <w:name w:val="TU2-Table Bullet 2"/>
    <w:basedOn w:val="TU-TableBullet"/>
    <w:rsid w:val="002522B0"/>
    <w:pPr>
      <w:numPr>
        <w:ilvl w:val="1"/>
      </w:numPr>
    </w:pPr>
  </w:style>
  <w:style w:type="paragraph" w:customStyle="1" w:styleId="TU3-TableBullet3">
    <w:name w:val="TU3-Table Bullet 3"/>
    <w:basedOn w:val="TU2-TableBullet2"/>
    <w:rsid w:val="002522B0"/>
    <w:pPr>
      <w:numPr>
        <w:ilvl w:val="2"/>
      </w:numPr>
    </w:pPr>
    <w:rPr>
      <w:lang w:eastAsia="ja-JP"/>
    </w:rPr>
  </w:style>
  <w:style w:type="paragraph" w:customStyle="1" w:styleId="TU4-TableBullet4">
    <w:name w:val="TU4-Table Bullet 4"/>
    <w:basedOn w:val="TU3-TableBullet3"/>
    <w:qFormat/>
    <w:rsid w:val="002522B0"/>
    <w:pPr>
      <w:numPr>
        <w:ilvl w:val="3"/>
      </w:numPr>
      <w:tabs>
        <w:tab w:val="left" w:pos="1116"/>
      </w:tabs>
    </w:pPr>
  </w:style>
  <w:style w:type="paragraph" w:styleId="CommentText">
    <w:name w:val="annotation text"/>
    <w:basedOn w:val="Normal"/>
    <w:link w:val="CommentTextChar"/>
    <w:uiPriority w:val="99"/>
    <w:unhideWhenUsed/>
    <w:rsid w:val="002522B0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2522B0"/>
    <w:rPr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2522B0"/>
    <w:rPr>
      <w:color w:val="954F72" w:themeColor="followedHyperlink"/>
      <w:u w:val="single"/>
    </w:rPr>
  </w:style>
  <w:style w:type="character" w:customStyle="1" w:styleId="FooterBold">
    <w:name w:val="FooterBold"/>
    <w:uiPriority w:val="1"/>
    <w:rsid w:val="002522B0"/>
    <w:rPr>
      <w:b/>
    </w:rPr>
  </w:style>
  <w:style w:type="paragraph" w:customStyle="1" w:styleId="zFooter">
    <w:name w:val="zFooter"/>
    <w:link w:val="zFooterChar"/>
    <w:uiPriority w:val="2"/>
    <w:rsid w:val="002522B0"/>
    <w:pPr>
      <w:widowControl w:val="0"/>
      <w:pBdr>
        <w:top w:val="single" w:sz="4" w:space="1" w:color="auto"/>
      </w:pBdr>
      <w:tabs>
        <w:tab w:val="center" w:pos="4680"/>
        <w:tab w:val="right" w:pos="10080"/>
      </w:tabs>
      <w:spacing w:after="0" w:line="240" w:lineRule="atLeast"/>
      <w:ind w:left="-720" w:right="-720"/>
      <w:jc w:val="center"/>
    </w:pPr>
    <w:rPr>
      <w:rFonts w:ascii="Arial" w:eastAsia="SimSun" w:hAnsi="Arial" w:cs="Arial"/>
      <w:noProof/>
      <w:sz w:val="18"/>
      <w:szCs w:val="16"/>
      <w:lang w:eastAsia="ja-JP"/>
    </w:rPr>
  </w:style>
  <w:style w:type="character" w:customStyle="1" w:styleId="zFooterChar">
    <w:name w:val="zFooter Char"/>
    <w:basedOn w:val="FooterChar"/>
    <w:link w:val="zFooter"/>
    <w:uiPriority w:val="2"/>
    <w:rsid w:val="002522B0"/>
    <w:rPr>
      <w:rFonts w:ascii="Arial" w:eastAsia="SimSun" w:hAnsi="Arial" w:cs="Arial"/>
      <w:noProof/>
      <w:sz w:val="18"/>
      <w:szCs w:val="16"/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2522B0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3C1ABA"/>
    <w:pPr>
      <w:tabs>
        <w:tab w:val="left" w:pos="880"/>
        <w:tab w:val="left" w:pos="1320"/>
        <w:tab w:val="right" w:leader="dot" w:pos="9350"/>
      </w:tabs>
      <w:spacing w:after="100"/>
      <w:ind w:left="180" w:firstLine="300"/>
    </w:pPr>
  </w:style>
  <w:style w:type="paragraph" w:styleId="TableofFigures">
    <w:name w:val="table of figures"/>
    <w:basedOn w:val="Normal"/>
    <w:next w:val="Normal"/>
    <w:uiPriority w:val="99"/>
    <w:unhideWhenUsed/>
    <w:rsid w:val="002522B0"/>
    <w:pPr>
      <w:spacing w:after="0"/>
    </w:pPr>
  </w:style>
  <w:style w:type="paragraph" w:styleId="TOCHeading">
    <w:name w:val="TOC Heading"/>
    <w:basedOn w:val="Heading1"/>
    <w:next w:val="Normal"/>
    <w:uiPriority w:val="39"/>
    <w:unhideWhenUsed/>
    <w:qFormat/>
    <w:rsid w:val="003C1ABA"/>
    <w:pPr>
      <w:outlineLvl w:val="9"/>
    </w:pPr>
  </w:style>
  <w:style w:type="paragraph" w:customStyle="1" w:styleId="docDCN">
    <w:name w:val="docDCN"/>
    <w:link w:val="docDCNChar"/>
    <w:qFormat/>
    <w:rsid w:val="004F1ADA"/>
    <w:pPr>
      <w:spacing w:before="360" w:after="180" w:line="240" w:lineRule="auto"/>
    </w:pPr>
    <w:rPr>
      <w:rFonts w:ascii="Arial" w:eastAsia="Times New Roman" w:hAnsi="Arial" w:cs="Times New Roman"/>
      <w:sz w:val="24"/>
      <w:szCs w:val="20"/>
    </w:rPr>
  </w:style>
  <w:style w:type="character" w:customStyle="1" w:styleId="docDCNChar">
    <w:name w:val="docDCN Char"/>
    <w:link w:val="docDCN"/>
    <w:rsid w:val="004F1ADA"/>
    <w:rPr>
      <w:rFonts w:ascii="Arial" w:eastAsia="Times New Roman" w:hAnsi="Arial" w:cs="Times New Roman"/>
      <w:sz w:val="24"/>
      <w:szCs w:val="20"/>
    </w:rPr>
  </w:style>
  <w:style w:type="paragraph" w:customStyle="1" w:styleId="T-TableTitle">
    <w:name w:val="T-Table Title"/>
    <w:qFormat/>
    <w:rsid w:val="00CE2C75"/>
    <w:pPr>
      <w:keepNext/>
      <w:spacing w:before="240" w:after="120" w:line="240" w:lineRule="auto"/>
      <w:ind w:left="720"/>
    </w:pPr>
    <w:rPr>
      <w:rFonts w:ascii="Arial" w:eastAsia="Times New Roman" w:hAnsi="Arial" w:cs="Arial"/>
      <w:b/>
      <w:szCs w:val="20"/>
    </w:rPr>
  </w:style>
  <w:style w:type="paragraph" w:customStyle="1" w:styleId="F-FigureTitle">
    <w:name w:val="F-Figure Title"/>
    <w:link w:val="F-FigureTitleChar"/>
    <w:qFormat/>
    <w:rsid w:val="00CE2C75"/>
    <w:pPr>
      <w:spacing w:before="120" w:after="240" w:line="240" w:lineRule="auto"/>
      <w:ind w:left="720"/>
    </w:pPr>
    <w:rPr>
      <w:rFonts w:ascii="Arial" w:eastAsia="SimHei" w:hAnsi="Arial" w:cs="Arial"/>
      <w:b/>
      <w:szCs w:val="20"/>
    </w:rPr>
  </w:style>
  <w:style w:type="character" w:customStyle="1" w:styleId="F-FigureTitleChar">
    <w:name w:val="F-Figure Title Char"/>
    <w:basedOn w:val="DefaultParagraphFont"/>
    <w:link w:val="F-FigureTitle"/>
    <w:rsid w:val="00CE2C75"/>
    <w:rPr>
      <w:rFonts w:ascii="Arial" w:eastAsia="SimHei" w:hAnsi="Arial" w:cs="Arial"/>
      <w:b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56274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header" Target="header3.xml"/><Relationship Id="rId18" Type="http://schemas.openxmlformats.org/officeDocument/2006/relationships/image" Target="media/image6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9.jpeg"/><Relationship Id="rId7" Type="http://schemas.openxmlformats.org/officeDocument/2006/relationships/endnotes" Target="endnotes.xml"/><Relationship Id="rId12" Type="http://schemas.openxmlformats.org/officeDocument/2006/relationships/footer" Target="footer3.xml"/><Relationship Id="rId17" Type="http://schemas.openxmlformats.org/officeDocument/2006/relationships/image" Target="media/image5.png"/><Relationship Id="rId25" Type="http://schemas.openxmlformats.org/officeDocument/2006/relationships/glossaryDocument" Target="glossary/document.xml"/><Relationship Id="rId2" Type="http://schemas.openxmlformats.org/officeDocument/2006/relationships/numbering" Target="numbering.xml"/><Relationship Id="rId16" Type="http://schemas.openxmlformats.org/officeDocument/2006/relationships/image" Target="media/image4.jpeg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24" Type="http://schemas.microsoft.com/office/2011/relationships/people" Target="people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fontTable" Target="fontTable.xml"/><Relationship Id="rId10" Type="http://schemas.openxmlformats.org/officeDocument/2006/relationships/footer" Target="footer2.xml"/><Relationship Id="rId19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2.png"/><Relationship Id="rId22" Type="http://schemas.openxmlformats.org/officeDocument/2006/relationships/header" Target="header4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2DE35EAE706F4AF180A4E177B155213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3F5A6CE-BBB7-4881-8D86-CE57F03A7DA0}"/>
      </w:docPartPr>
      <w:docPartBody>
        <w:p w:rsidR="007E68C7" w:rsidRDefault="008818E4" w:rsidP="008818E4">
          <w:pPr>
            <w:pStyle w:val="2DE35EAE706F4AF180A4E177B1552134"/>
          </w:pPr>
          <w:r>
            <w:t xml:space="preserve"> 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imHei">
    <w:altName w:val="黑体"/>
    <w:panose1 w:val="02010600030101010101"/>
    <w:charset w:val="86"/>
    <w:family w:val="modern"/>
    <w:notTrueType/>
    <w:pitch w:val="fixed"/>
    <w:sig w:usb0="00000001" w:usb1="080E0000" w:usb2="00000010" w:usb3="00000000" w:csb0="00040000" w:csb1="00000000"/>
  </w:font>
  <w:font w:name="MS Mincho">
    <w:altName w:val="MS Gothic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18E4"/>
    <w:rsid w:val="000E24CE"/>
    <w:rsid w:val="00167302"/>
    <w:rsid w:val="00441C65"/>
    <w:rsid w:val="00491EF3"/>
    <w:rsid w:val="006A47FA"/>
    <w:rsid w:val="007E68C7"/>
    <w:rsid w:val="008818E4"/>
    <w:rsid w:val="00902DDE"/>
    <w:rsid w:val="00AF088E"/>
    <w:rsid w:val="00CC4B95"/>
    <w:rsid w:val="00D82C93"/>
    <w:rsid w:val="00FA24C4"/>
    <w:rsid w:val="00FE14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4B37632DD084548BF7BB54EF0080363">
    <w:name w:val="A4B37632DD084548BF7BB54EF0080363"/>
    <w:rsid w:val="008818E4"/>
  </w:style>
  <w:style w:type="paragraph" w:customStyle="1" w:styleId="2DE35EAE706F4AF180A4E177B1552134">
    <w:name w:val="2DE35EAE706F4AF180A4E177B1552134"/>
    <w:rsid w:val="008818E4"/>
  </w:style>
  <w:style w:type="paragraph" w:customStyle="1" w:styleId="20029056365B4BBE811D529F8387CEE7">
    <w:name w:val="20029056365B4BBE811D529F8387CEE7"/>
    <w:rsid w:val="008818E4"/>
  </w:style>
  <w:style w:type="paragraph" w:customStyle="1" w:styleId="0787AC28825449D9839518FDD59E230C">
    <w:name w:val="0787AC28825449D9839518FDD59E230C"/>
    <w:rsid w:val="008818E4"/>
  </w:style>
  <w:style w:type="character" w:styleId="PlaceholderText">
    <w:name w:val="Placeholder Text"/>
    <w:basedOn w:val="DefaultParagraphFont"/>
    <w:uiPriority w:val="99"/>
    <w:semiHidden/>
    <w:rsid w:val="008818E4"/>
    <w:rPr>
      <w:color w:val="808080"/>
    </w:rPr>
  </w:style>
  <w:style w:type="paragraph" w:customStyle="1" w:styleId="9BC666DC0DDF4A1FB06B23921A9E1901">
    <w:name w:val="9BC666DC0DDF4A1FB06B23921A9E1901"/>
    <w:rsid w:val="008818E4"/>
  </w:style>
  <w:style w:type="paragraph" w:customStyle="1" w:styleId="7BAC3EF2514042F5B6743280BFC0A5BF">
    <w:name w:val="7BAC3EF2514042F5B6743280BFC0A5BF"/>
    <w:rsid w:val="008818E4"/>
  </w:style>
  <w:style w:type="paragraph" w:customStyle="1" w:styleId="D36EDC445DF64301A4BD349600FE3B04">
    <w:name w:val="D36EDC445DF64301A4BD349600FE3B04"/>
    <w:rsid w:val="008818E4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B3698D6-3B1E-4B3E-A1AD-4F0F8B174E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15</Pages>
  <Words>831</Words>
  <Characters>4737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5557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momna ali</dc:creator>
  <cp:keywords/>
  <dc:description/>
  <cp:lastModifiedBy>momna ali</cp:lastModifiedBy>
  <cp:revision>3</cp:revision>
  <cp:lastPrinted>2018-11-07T07:25:00Z</cp:lastPrinted>
  <dcterms:created xsi:type="dcterms:W3CDTF">2018-11-07T07:20:00Z</dcterms:created>
  <dcterms:modified xsi:type="dcterms:W3CDTF">2018-11-07T08:03:00Z</dcterms:modified>
</cp:coreProperties>
</file>