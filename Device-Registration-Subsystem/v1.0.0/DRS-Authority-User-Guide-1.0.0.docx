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0992" w:rsidRDefault="00FF0992" w:rsidP="00FF0992"/>
    <w:p w:rsidR="00FF0992" w:rsidRDefault="00FF0992" w:rsidP="00FF0992"/>
    <w:p w:rsidR="00067445" w:rsidRDefault="00067445" w:rsidP="00FF0992"/>
    <w:p w:rsidR="00067445" w:rsidRDefault="00067445" w:rsidP="00FF0992"/>
    <w:p w:rsidR="00067445" w:rsidRDefault="00067445" w:rsidP="00FF0992"/>
    <w:p w:rsidR="00067445" w:rsidRDefault="00067445" w:rsidP="00FF0992"/>
    <w:p w:rsidR="00067445" w:rsidRDefault="00067445" w:rsidP="00FF0992"/>
    <w:p w:rsidR="00067445" w:rsidRDefault="00067445" w:rsidP="00FF0992"/>
    <w:p w:rsidR="00067445" w:rsidRDefault="00067445" w:rsidP="00FF0992"/>
    <w:p w:rsidR="00067445" w:rsidRDefault="00067445" w:rsidP="00FF0992"/>
    <w:p w:rsidR="00FF0992" w:rsidRPr="00A774DB" w:rsidRDefault="00FF0992" w:rsidP="00FF0992">
      <w:pPr>
        <w:pStyle w:val="ProductName"/>
        <w:spacing w:before="240"/>
      </w:pPr>
      <w:r>
        <w:t>Device Registration Subsystem 1.0.0</w:t>
      </w:r>
    </w:p>
    <w:p w:rsidR="00FF0992" w:rsidRPr="00724C7D" w:rsidRDefault="00FF0992" w:rsidP="00FF0992">
      <w:pPr>
        <w:pStyle w:val="DocumentType"/>
        <w:spacing w:before="240"/>
      </w:pPr>
      <w:r>
        <w:t xml:space="preserve">User </w:t>
      </w:r>
      <w:r w:rsidRPr="00724C7D">
        <w:t>Guide</w:t>
      </w:r>
      <w:r w:rsidR="00B6450F">
        <w:t xml:space="preserve"> (Authority</w:t>
      </w:r>
      <w:r>
        <w:t>)</w:t>
      </w:r>
    </w:p>
    <w:p w:rsidR="00FF0992" w:rsidRPr="00724C7D" w:rsidRDefault="00FF0992" w:rsidP="00FF0992">
      <w:pPr>
        <w:pStyle w:val="docDCN"/>
        <w:spacing w:before="240" w:after="240"/>
      </w:pPr>
      <w:r>
        <w:rPr>
          <w:rStyle w:val="docDCNChar"/>
        </w:rPr>
        <w:t>DRS-User-</w:t>
      </w:r>
      <w:r w:rsidRPr="00724C7D">
        <w:rPr>
          <w:rStyle w:val="docDCNChar"/>
        </w:rPr>
        <w:t>Guide</w:t>
      </w:r>
      <w:r w:rsidR="00067445">
        <w:rPr>
          <w:rStyle w:val="docDCNChar"/>
        </w:rPr>
        <w:t>-Authority</w:t>
      </w:r>
      <w:r>
        <w:rPr>
          <w:rStyle w:val="docDCNChar"/>
        </w:rPr>
        <w:t>-1.0.0</w:t>
      </w:r>
    </w:p>
    <w:p w:rsidR="00FF0992" w:rsidRPr="00724C7D" w:rsidRDefault="00FF0992" w:rsidP="00FF0992">
      <w:pPr>
        <w:pStyle w:val="docDate"/>
        <w:spacing w:before="240" w:after="240"/>
        <w:rPr>
          <w:color w:val="auto"/>
        </w:rPr>
      </w:pPr>
      <w:r w:rsidRPr="00724C7D">
        <w:rPr>
          <w:color w:val="auto"/>
        </w:rPr>
        <w:t>June 19, 2018</w:t>
      </w:r>
    </w:p>
    <w:p w:rsidR="00FF0992" w:rsidRDefault="00FF0992" w:rsidP="00FF0992"/>
    <w:p w:rsidR="0061695D" w:rsidRDefault="0061695D"/>
    <w:p w:rsidR="00FF0992" w:rsidRDefault="00FF0992"/>
    <w:p w:rsidR="00FF0992" w:rsidRDefault="00FF0992"/>
    <w:p w:rsidR="00FF0992" w:rsidRDefault="00FF0992"/>
    <w:p w:rsidR="00FF0992" w:rsidRDefault="00FF0992"/>
    <w:p w:rsidR="00FF0992" w:rsidRDefault="00FF0992"/>
    <w:p w:rsidR="00FF0992" w:rsidRDefault="00FF0992"/>
    <w:p w:rsidR="00FF0992" w:rsidRDefault="00FF0992"/>
    <w:p w:rsidR="00FF0992" w:rsidRDefault="00FF0992"/>
    <w:p w:rsidR="00B6450F" w:rsidRDefault="00B6450F"/>
    <w:p w:rsidR="00B6450F" w:rsidRDefault="00B6450F"/>
    <w:p w:rsidR="00B6450F" w:rsidRDefault="00B6450F"/>
    <w:p w:rsidR="00B6450F" w:rsidRPr="0030148A" w:rsidRDefault="00B6450F" w:rsidP="00B6450F">
      <w:pPr>
        <w:pStyle w:val="xFMHead2"/>
      </w:pPr>
      <w:r w:rsidRPr="0030148A">
        <w:t>Revision history</w:t>
      </w:r>
    </w:p>
    <w:tbl>
      <w:tblPr>
        <w:tblStyle w:val="FormatA"/>
        <w:tblW w:w="9228" w:type="dxa"/>
        <w:tblInd w:w="175" w:type="dxa"/>
        <w:tblLook w:val="04A0" w:firstRow="1" w:lastRow="0" w:firstColumn="1" w:lastColumn="0" w:noHBand="0" w:noVBand="1"/>
        <w:tblPrChange w:id="0" w:author="momna ali" w:date="2018-10-04T08:43:00Z">
          <w:tblPr>
            <w:tblStyle w:val="FormatA"/>
            <w:tblW w:w="8640" w:type="dxa"/>
            <w:tblInd w:w="763" w:type="dxa"/>
            <w:tblLook w:val="04A0" w:firstRow="1" w:lastRow="0" w:firstColumn="1" w:lastColumn="0" w:noHBand="0" w:noVBand="1"/>
          </w:tblPr>
        </w:tblPrChange>
      </w:tblPr>
      <w:tblGrid>
        <w:gridCol w:w="2021"/>
        <w:gridCol w:w="1890"/>
        <w:gridCol w:w="5317"/>
        <w:tblGridChange w:id="1">
          <w:tblGrid>
            <w:gridCol w:w="1433"/>
            <w:gridCol w:w="1890"/>
            <w:gridCol w:w="5317"/>
          </w:tblGrid>
        </w:tblGridChange>
      </w:tblGrid>
      <w:tr w:rsidR="00B6450F" w:rsidRPr="0030148A" w:rsidTr="00B962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PrChange w:id="2" w:author="momna ali" w:date="2018-10-04T08:43:00Z">
            <w:trPr>
              <w:cantSplit/>
            </w:trPr>
          </w:trPrChange>
        </w:trPr>
        <w:tc>
          <w:tcPr>
            <w:tcW w:w="2021" w:type="dxa"/>
            <w:tcPrChange w:id="3" w:author="momna ali" w:date="2018-10-04T08:43:00Z">
              <w:tcPr>
                <w:tcW w:w="1433" w:type="dxa"/>
              </w:tcPr>
            </w:tcPrChange>
          </w:tcPr>
          <w:p w:rsidR="00B6450F" w:rsidRPr="0030148A" w:rsidRDefault="00B6450F" w:rsidP="00B96219">
            <w:pPr>
              <w:pStyle w:val="TH-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0148A">
              <w:t>Revision</w:t>
            </w:r>
          </w:p>
        </w:tc>
        <w:tc>
          <w:tcPr>
            <w:tcW w:w="1890" w:type="dxa"/>
            <w:tcPrChange w:id="4" w:author="momna ali" w:date="2018-10-04T08:43:00Z">
              <w:tcPr>
                <w:tcW w:w="1890" w:type="dxa"/>
              </w:tcPr>
            </w:tcPrChange>
          </w:tcPr>
          <w:p w:rsidR="00B6450F" w:rsidRPr="0030148A" w:rsidRDefault="00B6450F" w:rsidP="00B96219">
            <w:pPr>
              <w:pStyle w:val="TH-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0148A">
              <w:t>Date</w:t>
            </w:r>
          </w:p>
        </w:tc>
        <w:tc>
          <w:tcPr>
            <w:tcW w:w="5317" w:type="dxa"/>
            <w:tcPrChange w:id="5" w:author="momna ali" w:date="2018-10-04T08:43:00Z">
              <w:tcPr>
                <w:tcW w:w="5317" w:type="dxa"/>
              </w:tcPr>
            </w:tcPrChange>
          </w:tcPr>
          <w:p w:rsidR="00B6450F" w:rsidRPr="0030148A" w:rsidRDefault="00B6450F" w:rsidP="00B96219">
            <w:pPr>
              <w:pStyle w:val="TH-TableHead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0148A">
              <w:t>Description</w:t>
            </w:r>
          </w:p>
        </w:tc>
      </w:tr>
      <w:tr w:rsidR="00B6450F" w:rsidRPr="0030148A" w:rsidTr="00B96219">
        <w:tc>
          <w:tcPr>
            <w:tcW w:w="2021" w:type="dxa"/>
            <w:tcPrChange w:id="6" w:author="momna ali" w:date="2018-10-04T08:43:00Z">
              <w:tcPr>
                <w:tcW w:w="1433" w:type="dxa"/>
              </w:tcPr>
            </w:tcPrChange>
          </w:tcPr>
          <w:p w:rsidR="00B6450F" w:rsidRPr="0030148A" w:rsidRDefault="00B6450F" w:rsidP="00B96219">
            <w:pPr>
              <w:pStyle w:val="TC-TableBodyCenter"/>
            </w:pPr>
            <w:r w:rsidRPr="0030148A">
              <w:t>A</w:t>
            </w:r>
          </w:p>
        </w:tc>
        <w:tc>
          <w:tcPr>
            <w:tcW w:w="1890" w:type="dxa"/>
            <w:tcPrChange w:id="7" w:author="momna ali" w:date="2018-10-04T08:43:00Z">
              <w:tcPr>
                <w:tcW w:w="1890" w:type="dxa"/>
              </w:tcPr>
            </w:tcPrChange>
          </w:tcPr>
          <w:p w:rsidR="00B6450F" w:rsidRPr="0030148A" w:rsidRDefault="00B6450F" w:rsidP="00B96219">
            <w:pPr>
              <w:pStyle w:val="TC-TableBodyCenter"/>
            </w:pPr>
          </w:p>
        </w:tc>
        <w:tc>
          <w:tcPr>
            <w:tcW w:w="5317" w:type="dxa"/>
            <w:tcPrChange w:id="8" w:author="momna ali" w:date="2018-10-04T08:43:00Z">
              <w:tcPr>
                <w:tcW w:w="5317" w:type="dxa"/>
              </w:tcPr>
            </w:tcPrChange>
          </w:tcPr>
          <w:p w:rsidR="00B6450F" w:rsidRPr="0030148A" w:rsidRDefault="00B6450F" w:rsidP="00B96219">
            <w:pPr>
              <w:pStyle w:val="TB-TableBody"/>
            </w:pPr>
            <w:r w:rsidRPr="0030148A">
              <w:t>Initial release</w:t>
            </w:r>
          </w:p>
        </w:tc>
      </w:tr>
    </w:tbl>
    <w:p w:rsidR="00B6450F" w:rsidRDefault="00B6450F"/>
    <w:p w:rsidR="00FF0992" w:rsidRDefault="00FF0992"/>
    <w:p w:rsidR="00FF0992" w:rsidRDefault="00FF0992"/>
    <w:p w:rsidR="00FF0992" w:rsidRDefault="00FF0992"/>
    <w:p w:rsidR="00FF0992" w:rsidRDefault="00FF0992"/>
    <w:p w:rsidR="00FF0992" w:rsidRDefault="00FF0992"/>
    <w:p w:rsidR="00067445" w:rsidRDefault="00067445"/>
    <w:p w:rsidR="00067445" w:rsidRDefault="00067445"/>
    <w:p w:rsidR="00067445" w:rsidRDefault="00067445"/>
    <w:p w:rsidR="00067445" w:rsidRDefault="00067445"/>
    <w:p w:rsidR="00067445" w:rsidRDefault="00067445"/>
    <w:p w:rsidR="00067445" w:rsidRDefault="00067445"/>
    <w:p w:rsidR="00067445" w:rsidRDefault="00067445"/>
    <w:p w:rsidR="00067445" w:rsidRDefault="00067445"/>
    <w:p w:rsidR="00067445" w:rsidRDefault="00067445"/>
    <w:p w:rsidR="00067445" w:rsidRDefault="00067445"/>
    <w:p w:rsidR="00067445" w:rsidRDefault="00067445"/>
    <w:p w:rsidR="00067445" w:rsidRDefault="00067445"/>
    <w:p w:rsidR="00067445" w:rsidRDefault="00067445"/>
    <w:p w:rsidR="00067445" w:rsidRDefault="00067445"/>
    <w:p w:rsidR="00067445" w:rsidRDefault="00067445"/>
    <w:p w:rsidR="00067445" w:rsidRDefault="00067445"/>
    <w:p w:rsidR="00067445" w:rsidRDefault="00067445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762909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67445" w:rsidRDefault="00067445" w:rsidP="00DF45D5">
          <w:pPr>
            <w:pStyle w:val="Heading1"/>
            <w:pBdr>
              <w:bottom w:val="single" w:sz="18" w:space="5" w:color="3167A9"/>
            </w:pBdr>
            <w:spacing w:before="480" w:line="240" w:lineRule="auto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067445">
            <w:rPr>
              <w:rFonts w:ascii="Arial" w:hAnsi="Arial" w:cs="Arial"/>
              <w:b/>
              <w:color w:val="auto"/>
              <w:sz w:val="48"/>
              <w:szCs w:val="48"/>
            </w:rPr>
            <w:t>Contents</w:t>
          </w:r>
        </w:p>
        <w:p w:rsidR="00385702" w:rsidRDefault="00385702" w:rsidP="00385702"/>
        <w:p w:rsidR="00385702" w:rsidRPr="00385702" w:rsidRDefault="00385702" w:rsidP="00385702"/>
        <w:p w:rsidR="00067445" w:rsidRPr="00DF45D5" w:rsidRDefault="00067445" w:rsidP="00DF45D5">
          <w:pPr>
            <w:pStyle w:val="TOC1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527569410" w:history="1">
            <w:r w:rsidRPr="00DF45D5">
              <w:rPr>
                <w:rStyle w:val="Hyperlink"/>
              </w:rPr>
              <w:t>1.</w:t>
            </w:r>
            <w:r w:rsidRPr="00DF45D5">
              <w:tab/>
            </w:r>
            <w:r w:rsidRPr="00DF45D5">
              <w:rPr>
                <w:rStyle w:val="Hyperlink"/>
              </w:rPr>
              <w:t>Introduction</w:t>
            </w:r>
            <w:r w:rsidRPr="00DF45D5">
              <w:rPr>
                <w:webHidden/>
              </w:rPr>
              <w:tab/>
            </w:r>
            <w:r w:rsidRPr="00DF45D5">
              <w:rPr>
                <w:webHidden/>
              </w:rPr>
              <w:fldChar w:fldCharType="begin"/>
            </w:r>
            <w:r w:rsidRPr="00DF45D5">
              <w:rPr>
                <w:webHidden/>
              </w:rPr>
              <w:instrText xml:space="preserve"> PAGEREF _Toc527569410 \h </w:instrText>
            </w:r>
            <w:r w:rsidRPr="00DF45D5">
              <w:rPr>
                <w:webHidden/>
              </w:rPr>
            </w:r>
            <w:r w:rsidRPr="00DF45D5">
              <w:rPr>
                <w:webHidden/>
              </w:rPr>
              <w:fldChar w:fldCharType="separate"/>
            </w:r>
            <w:r w:rsidR="00A73C50">
              <w:rPr>
                <w:webHidden/>
              </w:rPr>
              <w:t>4</w:t>
            </w:r>
            <w:r w:rsidRPr="00DF45D5">
              <w:rPr>
                <w:webHidden/>
              </w:rPr>
              <w:fldChar w:fldCharType="end"/>
            </w:r>
          </w:hyperlink>
        </w:p>
        <w:p w:rsidR="00067445" w:rsidRPr="00067445" w:rsidRDefault="007A09DD" w:rsidP="00DF45D5">
          <w:pPr>
            <w:pStyle w:val="TOC2"/>
            <w:spacing w:after="0"/>
            <w:rPr>
              <w:noProof/>
            </w:rPr>
          </w:pPr>
          <w:hyperlink w:anchor="_Toc527569411" w:history="1">
            <w:r w:rsidR="00067445" w:rsidRPr="00067445">
              <w:rPr>
                <w:rStyle w:val="Hyperlink"/>
                <w:rFonts w:ascii="Arial" w:hAnsi="Arial" w:cs="Arial"/>
                <w:bCs/>
                <w:noProof/>
                <w:sz w:val="18"/>
                <w:szCs w:val="18"/>
              </w:rPr>
              <w:t>1.1.</w:t>
            </w:r>
            <w:r w:rsidR="00067445" w:rsidRPr="00067445">
              <w:rPr>
                <w:noProof/>
              </w:rPr>
              <w:tab/>
            </w:r>
            <w:r w:rsidR="00067445" w:rsidRPr="00067445">
              <w:rPr>
                <w:rStyle w:val="Hyperlink"/>
                <w:rFonts w:ascii="Arial" w:hAnsi="Arial" w:cs="Arial"/>
                <w:bCs/>
                <w:noProof/>
                <w:sz w:val="18"/>
                <w:szCs w:val="18"/>
              </w:rPr>
              <w:t>Purpose</w:t>
            </w:r>
            <w:r w:rsidR="00067445" w:rsidRPr="00067445">
              <w:rPr>
                <w:noProof/>
                <w:webHidden/>
              </w:rPr>
              <w:tab/>
            </w:r>
            <w:r w:rsidR="00067445" w:rsidRPr="00453CD0">
              <w:rPr>
                <w:noProof/>
                <w:webHidden/>
              </w:rPr>
              <w:fldChar w:fldCharType="begin"/>
            </w:r>
            <w:r w:rsidR="00067445" w:rsidRPr="00453CD0">
              <w:rPr>
                <w:noProof/>
                <w:webHidden/>
              </w:rPr>
              <w:instrText xml:space="preserve"> PAGEREF _Toc527569411 \h </w:instrText>
            </w:r>
            <w:r w:rsidR="00067445" w:rsidRPr="00453CD0">
              <w:rPr>
                <w:noProof/>
                <w:webHidden/>
              </w:rPr>
            </w:r>
            <w:r w:rsidR="00067445" w:rsidRPr="00453CD0">
              <w:rPr>
                <w:noProof/>
                <w:webHidden/>
              </w:rPr>
              <w:fldChar w:fldCharType="separate"/>
            </w:r>
            <w:r w:rsidR="00A73C50">
              <w:rPr>
                <w:noProof/>
                <w:webHidden/>
              </w:rPr>
              <w:t>4</w:t>
            </w:r>
            <w:r w:rsidR="00067445" w:rsidRPr="00453CD0">
              <w:rPr>
                <w:noProof/>
                <w:webHidden/>
              </w:rPr>
              <w:fldChar w:fldCharType="end"/>
            </w:r>
          </w:hyperlink>
        </w:p>
        <w:p w:rsidR="00067445" w:rsidRPr="00067445" w:rsidRDefault="007A09DD" w:rsidP="00DF45D5">
          <w:pPr>
            <w:pStyle w:val="TOC2"/>
            <w:spacing w:after="0"/>
            <w:rPr>
              <w:noProof/>
            </w:rPr>
          </w:pPr>
          <w:hyperlink w:anchor="_Toc527569412" w:history="1">
            <w:r w:rsidR="00067445" w:rsidRPr="00067445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1.2.</w:t>
            </w:r>
            <w:r w:rsidR="00067445" w:rsidRPr="00067445">
              <w:rPr>
                <w:noProof/>
              </w:rPr>
              <w:tab/>
            </w:r>
            <w:r w:rsidR="00453CD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Supported Desktop Browsers</w:t>
            </w:r>
            <w:r w:rsidR="00067445" w:rsidRPr="00067445">
              <w:rPr>
                <w:noProof/>
                <w:webHidden/>
              </w:rPr>
              <w:tab/>
            </w:r>
            <w:r w:rsidR="00067445" w:rsidRPr="00453CD0">
              <w:rPr>
                <w:noProof/>
                <w:webHidden/>
              </w:rPr>
              <w:fldChar w:fldCharType="begin"/>
            </w:r>
            <w:r w:rsidR="00067445" w:rsidRPr="00453CD0">
              <w:rPr>
                <w:noProof/>
                <w:webHidden/>
              </w:rPr>
              <w:instrText xml:space="preserve"> PAGEREF _Toc527569412 \h </w:instrText>
            </w:r>
            <w:r w:rsidR="00067445" w:rsidRPr="00453CD0">
              <w:rPr>
                <w:noProof/>
                <w:webHidden/>
              </w:rPr>
            </w:r>
            <w:r w:rsidR="00067445" w:rsidRPr="00453CD0">
              <w:rPr>
                <w:noProof/>
                <w:webHidden/>
              </w:rPr>
              <w:fldChar w:fldCharType="separate"/>
            </w:r>
            <w:r w:rsidR="00A73C50">
              <w:rPr>
                <w:noProof/>
                <w:webHidden/>
              </w:rPr>
              <w:t>4</w:t>
            </w:r>
            <w:r w:rsidR="00067445" w:rsidRPr="00453CD0">
              <w:rPr>
                <w:noProof/>
                <w:webHidden/>
              </w:rPr>
              <w:fldChar w:fldCharType="end"/>
            </w:r>
          </w:hyperlink>
        </w:p>
        <w:p w:rsidR="00067445" w:rsidRPr="00067445" w:rsidRDefault="007A09DD" w:rsidP="00DF45D5">
          <w:pPr>
            <w:pStyle w:val="TOC2"/>
            <w:spacing w:after="0"/>
            <w:rPr>
              <w:noProof/>
            </w:rPr>
          </w:pPr>
          <w:hyperlink w:anchor="_Toc527569413" w:history="1">
            <w:r w:rsidR="00067445" w:rsidRPr="00067445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1.3.</w:t>
            </w:r>
            <w:r w:rsidR="00067445" w:rsidRPr="00067445">
              <w:rPr>
                <w:noProof/>
              </w:rPr>
              <w:tab/>
            </w:r>
            <w:r w:rsidR="00453CD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Supported Mobile Browsers</w:t>
            </w:r>
            <w:r w:rsidR="00067445" w:rsidRPr="00067445">
              <w:rPr>
                <w:noProof/>
                <w:webHidden/>
              </w:rPr>
              <w:tab/>
            </w:r>
            <w:r w:rsidR="00067445" w:rsidRPr="00067445">
              <w:rPr>
                <w:noProof/>
                <w:webHidden/>
              </w:rPr>
              <w:fldChar w:fldCharType="begin"/>
            </w:r>
            <w:r w:rsidR="00067445" w:rsidRPr="00067445">
              <w:rPr>
                <w:noProof/>
                <w:webHidden/>
              </w:rPr>
              <w:instrText xml:space="preserve"> PAGEREF _Toc527569413 \h </w:instrText>
            </w:r>
            <w:r w:rsidR="00067445" w:rsidRPr="00067445">
              <w:rPr>
                <w:noProof/>
                <w:webHidden/>
              </w:rPr>
            </w:r>
            <w:r w:rsidR="00067445" w:rsidRPr="00067445">
              <w:rPr>
                <w:noProof/>
                <w:webHidden/>
              </w:rPr>
              <w:fldChar w:fldCharType="separate"/>
            </w:r>
            <w:r w:rsidR="00A73C50">
              <w:rPr>
                <w:noProof/>
                <w:webHidden/>
              </w:rPr>
              <w:t>5</w:t>
            </w:r>
            <w:r w:rsidR="00067445" w:rsidRPr="00067445">
              <w:rPr>
                <w:noProof/>
                <w:webHidden/>
              </w:rPr>
              <w:fldChar w:fldCharType="end"/>
            </w:r>
          </w:hyperlink>
        </w:p>
        <w:p w:rsidR="00067445" w:rsidRPr="00067445" w:rsidRDefault="007A09DD" w:rsidP="00DF45D5">
          <w:pPr>
            <w:pStyle w:val="TOC2"/>
            <w:spacing w:after="0"/>
            <w:rPr>
              <w:noProof/>
            </w:rPr>
          </w:pPr>
          <w:hyperlink w:anchor="_Toc527569414" w:history="1">
            <w:r w:rsidR="00067445" w:rsidRPr="00067445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1.4.</w:t>
            </w:r>
            <w:r w:rsidR="00067445" w:rsidRPr="00067445">
              <w:rPr>
                <w:noProof/>
              </w:rPr>
              <w:tab/>
            </w:r>
            <w:r w:rsidR="00067445" w:rsidRPr="00067445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Definitions, Acronyms, and Abbreviations</w:t>
            </w:r>
            <w:r w:rsidR="00067445" w:rsidRPr="00067445">
              <w:rPr>
                <w:noProof/>
                <w:webHidden/>
              </w:rPr>
              <w:tab/>
            </w:r>
            <w:r w:rsidR="00067445" w:rsidRPr="00067445">
              <w:rPr>
                <w:noProof/>
                <w:webHidden/>
              </w:rPr>
              <w:fldChar w:fldCharType="begin"/>
            </w:r>
            <w:r w:rsidR="00067445" w:rsidRPr="00067445">
              <w:rPr>
                <w:noProof/>
                <w:webHidden/>
              </w:rPr>
              <w:instrText xml:space="preserve"> PAGEREF _Toc527569414 \h </w:instrText>
            </w:r>
            <w:r w:rsidR="00067445" w:rsidRPr="00067445">
              <w:rPr>
                <w:noProof/>
                <w:webHidden/>
              </w:rPr>
            </w:r>
            <w:r w:rsidR="00067445" w:rsidRPr="00067445">
              <w:rPr>
                <w:noProof/>
                <w:webHidden/>
              </w:rPr>
              <w:fldChar w:fldCharType="separate"/>
            </w:r>
            <w:r w:rsidR="00A73C50">
              <w:rPr>
                <w:noProof/>
                <w:webHidden/>
              </w:rPr>
              <w:t>5</w:t>
            </w:r>
            <w:r w:rsidR="00067445" w:rsidRPr="00067445">
              <w:rPr>
                <w:noProof/>
                <w:webHidden/>
              </w:rPr>
              <w:fldChar w:fldCharType="end"/>
            </w:r>
          </w:hyperlink>
        </w:p>
        <w:p w:rsidR="00DF45D5" w:rsidRDefault="00DF45D5" w:rsidP="00DF45D5">
          <w:pPr>
            <w:pStyle w:val="TOC1"/>
            <w:rPr>
              <w:rStyle w:val="Hyperlink"/>
              <w:b w:val="0"/>
            </w:rPr>
          </w:pPr>
        </w:p>
        <w:p w:rsidR="00067445" w:rsidRPr="00DF45D5" w:rsidRDefault="007A09DD" w:rsidP="00DF45D5">
          <w:pPr>
            <w:pStyle w:val="TOC1"/>
          </w:pPr>
          <w:hyperlink w:anchor="_Toc527569415" w:history="1">
            <w:r w:rsidR="00067445" w:rsidRPr="00DF45D5">
              <w:rPr>
                <w:rStyle w:val="Hyperlink"/>
              </w:rPr>
              <w:t>2.</w:t>
            </w:r>
            <w:r w:rsidR="00067445" w:rsidRPr="00DF45D5">
              <w:tab/>
            </w:r>
            <w:r w:rsidR="00067445" w:rsidRPr="00DF45D5">
              <w:rPr>
                <w:rStyle w:val="Hyperlink"/>
              </w:rPr>
              <w:t>System Description</w:t>
            </w:r>
            <w:r w:rsidR="00067445" w:rsidRPr="00DF45D5">
              <w:rPr>
                <w:webHidden/>
              </w:rPr>
              <w:tab/>
            </w:r>
            <w:r w:rsidR="00067445" w:rsidRPr="00DF45D5">
              <w:rPr>
                <w:webHidden/>
              </w:rPr>
              <w:fldChar w:fldCharType="begin"/>
            </w:r>
            <w:r w:rsidR="00067445" w:rsidRPr="00DF45D5">
              <w:rPr>
                <w:webHidden/>
              </w:rPr>
              <w:instrText xml:space="preserve"> PAGEREF _Toc527569415 \h </w:instrText>
            </w:r>
            <w:r w:rsidR="00067445" w:rsidRPr="00DF45D5">
              <w:rPr>
                <w:webHidden/>
              </w:rPr>
            </w:r>
            <w:r w:rsidR="00067445" w:rsidRPr="00DF45D5">
              <w:rPr>
                <w:webHidden/>
              </w:rPr>
              <w:fldChar w:fldCharType="separate"/>
            </w:r>
            <w:r w:rsidR="00A73C50">
              <w:rPr>
                <w:webHidden/>
              </w:rPr>
              <w:t>6</w:t>
            </w:r>
            <w:r w:rsidR="00067445" w:rsidRPr="00DF45D5">
              <w:rPr>
                <w:webHidden/>
              </w:rPr>
              <w:fldChar w:fldCharType="end"/>
            </w:r>
          </w:hyperlink>
        </w:p>
        <w:p w:rsidR="00DF45D5" w:rsidRDefault="00DF45D5" w:rsidP="00DF45D5">
          <w:pPr>
            <w:pStyle w:val="TOC1"/>
            <w:rPr>
              <w:rStyle w:val="Hyperlink"/>
            </w:rPr>
          </w:pPr>
        </w:p>
        <w:p w:rsidR="00067445" w:rsidRPr="00067445" w:rsidRDefault="007A09DD" w:rsidP="00DF45D5">
          <w:pPr>
            <w:pStyle w:val="TOC1"/>
          </w:pPr>
          <w:hyperlink w:anchor="_Toc527569416" w:history="1">
            <w:r w:rsidR="00067445" w:rsidRPr="00D8468B">
              <w:rPr>
                <w:rStyle w:val="Hyperlink"/>
              </w:rPr>
              <w:t>3</w:t>
            </w:r>
            <w:r w:rsidR="00067445" w:rsidRPr="00DF45D5">
              <w:rPr>
                <w:rStyle w:val="Hyperlink"/>
              </w:rPr>
              <w:t>.</w:t>
            </w:r>
            <w:r w:rsidR="00067445" w:rsidRPr="00DF45D5">
              <w:tab/>
            </w:r>
            <w:r w:rsidR="00067445" w:rsidRPr="00DF45D5">
              <w:rPr>
                <w:rStyle w:val="Hyperlink"/>
              </w:rPr>
              <w:t>System Navigation</w:t>
            </w:r>
            <w:r w:rsidR="00067445" w:rsidRPr="00067445">
              <w:rPr>
                <w:webHidden/>
              </w:rPr>
              <w:tab/>
            </w:r>
            <w:r w:rsidR="00067445" w:rsidRPr="00DF45D5">
              <w:rPr>
                <w:webHidden/>
              </w:rPr>
              <w:fldChar w:fldCharType="begin"/>
            </w:r>
            <w:r w:rsidR="00067445" w:rsidRPr="00DF45D5">
              <w:rPr>
                <w:webHidden/>
              </w:rPr>
              <w:instrText xml:space="preserve"> PAGEREF _Toc527569416 \h </w:instrText>
            </w:r>
            <w:r w:rsidR="00067445" w:rsidRPr="00DF45D5">
              <w:rPr>
                <w:webHidden/>
              </w:rPr>
            </w:r>
            <w:r w:rsidR="00067445" w:rsidRPr="00DF45D5">
              <w:rPr>
                <w:webHidden/>
              </w:rPr>
              <w:fldChar w:fldCharType="separate"/>
            </w:r>
            <w:r w:rsidR="00A73C50">
              <w:rPr>
                <w:webHidden/>
              </w:rPr>
              <w:t>11</w:t>
            </w:r>
            <w:r w:rsidR="00067445" w:rsidRPr="00DF45D5">
              <w:rPr>
                <w:webHidden/>
              </w:rPr>
              <w:fldChar w:fldCharType="end"/>
            </w:r>
          </w:hyperlink>
        </w:p>
        <w:p w:rsidR="00067445" w:rsidRPr="00067445" w:rsidRDefault="007A09DD" w:rsidP="00DF45D5">
          <w:pPr>
            <w:pStyle w:val="TOC2"/>
            <w:spacing w:after="0"/>
            <w:rPr>
              <w:rFonts w:ascii="Arial" w:hAnsi="Arial" w:cs="Arial"/>
              <w:noProof/>
              <w:sz w:val="18"/>
              <w:szCs w:val="18"/>
            </w:rPr>
          </w:pPr>
          <w:hyperlink w:anchor="_Toc527569417" w:history="1">
            <w:r w:rsidR="00067445" w:rsidRPr="00067445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3.1.</w:t>
            </w:r>
            <w:r w:rsidR="00DF45D5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 xml:space="preserve">   </w:t>
            </w:r>
            <w:r w:rsidR="00067445" w:rsidRPr="00067445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Login Screen</w:t>
            </w:r>
            <w:r w:rsidR="00067445" w:rsidRPr="00067445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067445" w:rsidRPr="00067445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067445" w:rsidRPr="00067445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_Toc527569417 \h </w:instrText>
            </w:r>
            <w:r w:rsidR="00067445" w:rsidRPr="00067445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067445" w:rsidRPr="00067445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A73C50">
              <w:rPr>
                <w:rFonts w:ascii="Arial" w:hAnsi="Arial" w:cs="Arial"/>
                <w:noProof/>
                <w:webHidden/>
                <w:sz w:val="18"/>
                <w:szCs w:val="18"/>
              </w:rPr>
              <w:t>11</w:t>
            </w:r>
            <w:r w:rsidR="00067445" w:rsidRPr="00067445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067445" w:rsidRPr="00067445" w:rsidRDefault="007A09DD" w:rsidP="00DF45D5">
          <w:pPr>
            <w:pStyle w:val="TOC2"/>
            <w:spacing w:after="0"/>
            <w:rPr>
              <w:rFonts w:ascii="Arial" w:hAnsi="Arial" w:cs="Arial"/>
              <w:noProof/>
              <w:sz w:val="18"/>
              <w:szCs w:val="18"/>
            </w:rPr>
          </w:pPr>
          <w:hyperlink w:anchor="_Toc527569418" w:history="1">
            <w:r w:rsidR="00067445" w:rsidRPr="00067445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3.2.</w:t>
            </w:r>
            <w:r w:rsidR="00DF45D5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 xml:space="preserve">   </w:t>
            </w:r>
            <w:r w:rsidR="00067445" w:rsidRPr="00067445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Dashboard Overview</w:t>
            </w:r>
            <w:r w:rsidR="00067445" w:rsidRPr="00067445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067445" w:rsidRPr="00067445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067445" w:rsidRPr="00067445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_Toc527569418 \h </w:instrText>
            </w:r>
            <w:r w:rsidR="00067445" w:rsidRPr="00067445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067445" w:rsidRPr="00067445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A73C50">
              <w:rPr>
                <w:rFonts w:ascii="Arial" w:hAnsi="Arial" w:cs="Arial"/>
                <w:noProof/>
                <w:webHidden/>
                <w:sz w:val="18"/>
                <w:szCs w:val="18"/>
              </w:rPr>
              <w:t>12</w:t>
            </w:r>
            <w:r w:rsidR="00067445" w:rsidRPr="00067445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067445" w:rsidRPr="00067445" w:rsidRDefault="007A09DD" w:rsidP="00DF45D5">
          <w:pPr>
            <w:pStyle w:val="TOC2"/>
            <w:spacing w:after="0"/>
            <w:rPr>
              <w:rFonts w:ascii="Arial" w:hAnsi="Arial" w:cs="Arial"/>
              <w:noProof/>
              <w:sz w:val="18"/>
              <w:szCs w:val="18"/>
            </w:rPr>
          </w:pPr>
          <w:hyperlink w:anchor="_Toc527569419" w:history="1">
            <w:r w:rsidR="00067445" w:rsidRPr="00067445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3.3.</w:t>
            </w:r>
            <w:r w:rsidR="00DF45D5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 xml:space="preserve">   </w:t>
            </w:r>
            <w:r w:rsidR="00067445" w:rsidRPr="00067445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Search Request</w:t>
            </w:r>
            <w:r w:rsidR="00067445" w:rsidRPr="00067445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067445" w:rsidRPr="00067445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067445" w:rsidRPr="00067445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_Toc527569419 \h </w:instrText>
            </w:r>
            <w:r w:rsidR="00067445" w:rsidRPr="00067445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067445" w:rsidRPr="00067445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A73C50">
              <w:rPr>
                <w:rFonts w:ascii="Arial" w:hAnsi="Arial" w:cs="Arial"/>
                <w:noProof/>
                <w:webHidden/>
                <w:sz w:val="18"/>
                <w:szCs w:val="18"/>
              </w:rPr>
              <w:t>13</w:t>
            </w:r>
            <w:r w:rsidR="00067445" w:rsidRPr="00067445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067445" w:rsidRPr="00067445" w:rsidRDefault="007A09DD" w:rsidP="00DF45D5">
          <w:pPr>
            <w:pStyle w:val="TOC2"/>
            <w:spacing w:after="0"/>
            <w:rPr>
              <w:rFonts w:ascii="Arial" w:hAnsi="Arial" w:cs="Arial"/>
              <w:noProof/>
              <w:sz w:val="18"/>
              <w:szCs w:val="18"/>
            </w:rPr>
          </w:pPr>
          <w:hyperlink w:anchor="_Toc527569420" w:history="1">
            <w:r w:rsidR="00067445" w:rsidRPr="00067445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3.3.1.</w:t>
            </w:r>
            <w:r w:rsidR="00DF45D5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 xml:space="preserve"> </w:t>
            </w:r>
            <w:r w:rsidR="00067445" w:rsidRPr="00067445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View Request</w:t>
            </w:r>
            <w:r w:rsidR="00067445" w:rsidRPr="00067445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067445" w:rsidRPr="00067445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067445" w:rsidRPr="00067445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_Toc527569420 \h </w:instrText>
            </w:r>
            <w:r w:rsidR="00067445" w:rsidRPr="00067445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067445" w:rsidRPr="00067445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A73C50">
              <w:rPr>
                <w:rFonts w:ascii="Arial" w:hAnsi="Arial" w:cs="Arial"/>
                <w:noProof/>
                <w:webHidden/>
                <w:sz w:val="18"/>
                <w:szCs w:val="18"/>
              </w:rPr>
              <w:t>15</w:t>
            </w:r>
            <w:r w:rsidR="00067445" w:rsidRPr="00067445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067445" w:rsidRPr="00067445" w:rsidRDefault="007A09DD" w:rsidP="00DF45D5">
          <w:pPr>
            <w:pStyle w:val="TOC2"/>
            <w:spacing w:after="0"/>
            <w:rPr>
              <w:rFonts w:ascii="Arial" w:hAnsi="Arial" w:cs="Arial"/>
              <w:noProof/>
              <w:sz w:val="18"/>
              <w:szCs w:val="18"/>
            </w:rPr>
          </w:pPr>
          <w:hyperlink w:anchor="_Toc527569421" w:history="1">
            <w:r w:rsidR="00067445" w:rsidRPr="00067445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3.3.2.</w:t>
            </w:r>
            <w:r w:rsidR="00DF45D5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 xml:space="preserve"> </w:t>
            </w:r>
            <w:r w:rsidR="00067445" w:rsidRPr="00067445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Assign Request</w:t>
            </w:r>
            <w:r w:rsidR="00067445" w:rsidRPr="00067445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067445" w:rsidRPr="00067445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067445" w:rsidRPr="00067445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_Toc527569421 \h </w:instrText>
            </w:r>
            <w:r w:rsidR="00067445" w:rsidRPr="00067445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067445" w:rsidRPr="00067445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A73C50">
              <w:rPr>
                <w:rFonts w:ascii="Arial" w:hAnsi="Arial" w:cs="Arial"/>
                <w:noProof/>
                <w:webHidden/>
                <w:sz w:val="18"/>
                <w:szCs w:val="18"/>
              </w:rPr>
              <w:t>16</w:t>
            </w:r>
            <w:r w:rsidR="00067445" w:rsidRPr="00067445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067445" w:rsidRDefault="00067445" w:rsidP="00DF45D5">
          <w:pPr>
            <w:spacing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067445" w:rsidRDefault="00067445"/>
    <w:p w:rsidR="00B6450F" w:rsidRPr="00DF45D5" w:rsidRDefault="00067445">
      <w:pPr>
        <w:rPr>
          <w:rFonts w:ascii="Arial" w:hAnsi="Arial" w:cs="Arial"/>
          <w:b/>
        </w:rPr>
      </w:pPr>
      <w:r w:rsidRPr="00DF45D5">
        <w:rPr>
          <w:rFonts w:ascii="Arial" w:hAnsi="Arial" w:cs="Arial"/>
          <w:b/>
        </w:rPr>
        <w:t>Figures</w:t>
      </w:r>
    </w:p>
    <w:p w:rsidR="00067445" w:rsidRPr="00067445" w:rsidRDefault="00067445">
      <w:pPr>
        <w:pStyle w:val="TableofFigures"/>
        <w:tabs>
          <w:tab w:val="right" w:leader="dot" w:pos="9710"/>
        </w:tabs>
        <w:rPr>
          <w:rFonts w:ascii="Arial" w:hAnsi="Arial" w:cs="Arial"/>
          <w:noProof/>
          <w:sz w:val="18"/>
          <w:szCs w:val="18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27569422" w:history="1">
        <w:r w:rsidRPr="00067445">
          <w:rPr>
            <w:rStyle w:val="Hyperlink"/>
            <w:rFonts w:ascii="Arial" w:hAnsi="Arial" w:cs="Arial"/>
            <w:noProof/>
            <w:sz w:val="18"/>
            <w:szCs w:val="18"/>
          </w:rPr>
          <w:t>Figure 1-Login Screen</w:t>
        </w:r>
        <w:r w:rsidRPr="00067445">
          <w:rPr>
            <w:rFonts w:ascii="Arial" w:hAnsi="Arial" w:cs="Arial"/>
            <w:noProof/>
            <w:webHidden/>
            <w:sz w:val="18"/>
            <w:szCs w:val="18"/>
          </w:rPr>
          <w:tab/>
        </w:r>
        <w:r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Pr="00067445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_Toc527569422 \h </w:instrText>
        </w:r>
        <w:r w:rsidRPr="00067445">
          <w:rPr>
            <w:rFonts w:ascii="Arial" w:hAnsi="Arial" w:cs="Arial"/>
            <w:noProof/>
            <w:webHidden/>
            <w:sz w:val="18"/>
            <w:szCs w:val="18"/>
          </w:rPr>
        </w:r>
        <w:r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A73C50">
          <w:rPr>
            <w:rFonts w:ascii="Arial" w:hAnsi="Arial" w:cs="Arial"/>
            <w:noProof/>
            <w:webHidden/>
            <w:sz w:val="18"/>
            <w:szCs w:val="18"/>
          </w:rPr>
          <w:t>11</w:t>
        </w:r>
        <w:r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067445" w:rsidRPr="00067445" w:rsidRDefault="007A09DD">
      <w:pPr>
        <w:pStyle w:val="TableofFigures"/>
        <w:tabs>
          <w:tab w:val="right" w:leader="dot" w:pos="9710"/>
        </w:tabs>
        <w:rPr>
          <w:rFonts w:ascii="Arial" w:hAnsi="Arial" w:cs="Arial"/>
          <w:noProof/>
          <w:sz w:val="18"/>
          <w:szCs w:val="18"/>
        </w:rPr>
      </w:pPr>
      <w:hyperlink w:anchor="_Toc527569423" w:history="1">
        <w:r w:rsidR="00067445" w:rsidRPr="00067445">
          <w:rPr>
            <w:rStyle w:val="Hyperlink"/>
            <w:rFonts w:ascii="Arial" w:hAnsi="Arial" w:cs="Arial"/>
            <w:noProof/>
            <w:sz w:val="18"/>
            <w:szCs w:val="18"/>
          </w:rPr>
          <w:t>Figure 2-Dashboard Overview</w: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_Toc527569423 \h </w:instrTex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A73C50">
          <w:rPr>
            <w:rFonts w:ascii="Arial" w:hAnsi="Arial" w:cs="Arial"/>
            <w:noProof/>
            <w:webHidden/>
            <w:sz w:val="18"/>
            <w:szCs w:val="18"/>
          </w:rPr>
          <w:t>12</w: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067445" w:rsidRPr="00067445" w:rsidRDefault="007A09DD">
      <w:pPr>
        <w:pStyle w:val="TableofFigures"/>
        <w:tabs>
          <w:tab w:val="right" w:leader="dot" w:pos="9710"/>
        </w:tabs>
        <w:rPr>
          <w:rFonts w:ascii="Arial" w:hAnsi="Arial" w:cs="Arial"/>
          <w:noProof/>
          <w:sz w:val="18"/>
          <w:szCs w:val="18"/>
        </w:rPr>
      </w:pPr>
      <w:hyperlink w:anchor="_Toc527569424" w:history="1">
        <w:r w:rsidR="00067445" w:rsidRPr="00067445">
          <w:rPr>
            <w:rStyle w:val="Hyperlink"/>
            <w:rFonts w:ascii="Arial" w:hAnsi="Arial" w:cs="Arial"/>
            <w:noProof/>
            <w:sz w:val="18"/>
            <w:szCs w:val="18"/>
          </w:rPr>
          <w:t>Figure 3-Search Requests</w: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_Toc527569424 \h </w:instrTex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A73C50">
          <w:rPr>
            <w:rFonts w:ascii="Arial" w:hAnsi="Arial" w:cs="Arial"/>
            <w:noProof/>
            <w:webHidden/>
            <w:sz w:val="18"/>
            <w:szCs w:val="18"/>
          </w:rPr>
          <w:t>13</w: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067445" w:rsidRPr="00067445" w:rsidRDefault="007A09DD">
      <w:pPr>
        <w:pStyle w:val="TableofFigures"/>
        <w:tabs>
          <w:tab w:val="right" w:leader="dot" w:pos="9710"/>
        </w:tabs>
        <w:rPr>
          <w:rFonts w:ascii="Arial" w:hAnsi="Arial" w:cs="Arial"/>
          <w:noProof/>
          <w:sz w:val="18"/>
          <w:szCs w:val="18"/>
        </w:rPr>
      </w:pPr>
      <w:hyperlink w:anchor="_Toc527569425" w:history="1">
        <w:r w:rsidR="00067445" w:rsidRPr="00067445">
          <w:rPr>
            <w:rStyle w:val="Hyperlink"/>
            <w:rFonts w:ascii="Arial" w:hAnsi="Arial" w:cs="Arial"/>
            <w:noProof/>
            <w:sz w:val="18"/>
            <w:szCs w:val="18"/>
          </w:rPr>
          <w:t>Figure 4-View Requests</w: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_Toc527569425 \h </w:instrTex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A73C50">
          <w:rPr>
            <w:rFonts w:ascii="Arial" w:hAnsi="Arial" w:cs="Arial"/>
            <w:noProof/>
            <w:webHidden/>
            <w:sz w:val="18"/>
            <w:szCs w:val="18"/>
          </w:rPr>
          <w:t>14</w: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067445" w:rsidRPr="00067445" w:rsidRDefault="007A09DD">
      <w:pPr>
        <w:pStyle w:val="TableofFigures"/>
        <w:tabs>
          <w:tab w:val="right" w:leader="dot" w:pos="9710"/>
        </w:tabs>
        <w:rPr>
          <w:rFonts w:ascii="Arial" w:hAnsi="Arial" w:cs="Arial"/>
          <w:noProof/>
          <w:sz w:val="18"/>
          <w:szCs w:val="18"/>
        </w:rPr>
      </w:pPr>
      <w:hyperlink w:anchor="_Toc527569426" w:history="1">
        <w:r w:rsidR="00067445" w:rsidRPr="00067445">
          <w:rPr>
            <w:rStyle w:val="Hyperlink"/>
            <w:rFonts w:ascii="Arial" w:hAnsi="Arial" w:cs="Arial"/>
            <w:noProof/>
            <w:sz w:val="18"/>
            <w:szCs w:val="18"/>
          </w:rPr>
          <w:t>Figure 5-View Request Sections</w: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_Toc527569426 \h </w:instrTex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A73C50">
          <w:rPr>
            <w:rFonts w:ascii="Arial" w:hAnsi="Arial" w:cs="Arial"/>
            <w:noProof/>
            <w:webHidden/>
            <w:sz w:val="18"/>
            <w:szCs w:val="18"/>
          </w:rPr>
          <w:t>15</w: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067445" w:rsidRPr="00067445" w:rsidRDefault="007A09DD">
      <w:pPr>
        <w:pStyle w:val="TableofFigures"/>
        <w:tabs>
          <w:tab w:val="right" w:leader="dot" w:pos="9710"/>
        </w:tabs>
        <w:rPr>
          <w:rFonts w:ascii="Arial" w:hAnsi="Arial" w:cs="Arial"/>
          <w:noProof/>
          <w:sz w:val="18"/>
          <w:szCs w:val="18"/>
        </w:rPr>
      </w:pPr>
      <w:hyperlink w:anchor="_Toc527569427" w:history="1">
        <w:r w:rsidR="00067445" w:rsidRPr="00067445">
          <w:rPr>
            <w:rStyle w:val="Hyperlink"/>
            <w:rFonts w:ascii="Arial" w:hAnsi="Arial" w:cs="Arial"/>
            <w:noProof/>
            <w:sz w:val="18"/>
            <w:szCs w:val="18"/>
          </w:rPr>
          <w:t>Figure 6-Assign Request</w: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_Toc527569427 \h </w:instrTex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A73C50">
          <w:rPr>
            <w:rFonts w:ascii="Arial" w:hAnsi="Arial" w:cs="Arial"/>
            <w:noProof/>
            <w:webHidden/>
            <w:sz w:val="18"/>
            <w:szCs w:val="18"/>
          </w:rPr>
          <w:t>16</w: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067445" w:rsidRPr="00067445" w:rsidRDefault="007A09DD">
      <w:pPr>
        <w:pStyle w:val="TableofFigures"/>
        <w:tabs>
          <w:tab w:val="right" w:leader="dot" w:pos="9710"/>
        </w:tabs>
        <w:rPr>
          <w:rFonts w:ascii="Arial" w:hAnsi="Arial" w:cs="Arial"/>
          <w:noProof/>
          <w:sz w:val="18"/>
          <w:szCs w:val="18"/>
        </w:rPr>
      </w:pPr>
      <w:hyperlink w:anchor="_Toc527569428" w:history="1">
        <w:r w:rsidR="00067445" w:rsidRPr="00067445">
          <w:rPr>
            <w:rStyle w:val="Hyperlink"/>
            <w:rFonts w:ascii="Arial" w:hAnsi="Arial" w:cs="Arial"/>
            <w:noProof/>
            <w:sz w:val="18"/>
            <w:szCs w:val="18"/>
          </w:rPr>
          <w:t>Figure 7-Review Status</w: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_Toc527569428 \h </w:instrTex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A73C50">
          <w:rPr>
            <w:rFonts w:ascii="Arial" w:hAnsi="Arial" w:cs="Arial"/>
            <w:noProof/>
            <w:webHidden/>
            <w:sz w:val="18"/>
            <w:szCs w:val="18"/>
          </w:rPr>
          <w:t>17</w: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067445" w:rsidRPr="00067445" w:rsidRDefault="007A09DD">
      <w:pPr>
        <w:pStyle w:val="TableofFigures"/>
        <w:tabs>
          <w:tab w:val="right" w:leader="dot" w:pos="9710"/>
        </w:tabs>
        <w:rPr>
          <w:rFonts w:ascii="Arial" w:hAnsi="Arial" w:cs="Arial"/>
          <w:noProof/>
          <w:sz w:val="18"/>
          <w:szCs w:val="18"/>
        </w:rPr>
      </w:pPr>
      <w:hyperlink w:anchor="_Toc527569429" w:history="1">
        <w:r w:rsidR="00067445" w:rsidRPr="00067445">
          <w:rPr>
            <w:rStyle w:val="Hyperlink"/>
            <w:rFonts w:ascii="Arial" w:hAnsi="Arial" w:cs="Arial"/>
            <w:noProof/>
            <w:sz w:val="18"/>
            <w:szCs w:val="18"/>
          </w:rPr>
          <w:t>Figure 8-Review Status 2</w: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_Toc527569429 \h </w:instrTex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A73C50">
          <w:rPr>
            <w:rFonts w:ascii="Arial" w:hAnsi="Arial" w:cs="Arial"/>
            <w:noProof/>
            <w:webHidden/>
            <w:sz w:val="18"/>
            <w:szCs w:val="18"/>
          </w:rPr>
          <w:t>18</w: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067445" w:rsidRPr="00067445" w:rsidRDefault="007A09DD">
      <w:pPr>
        <w:pStyle w:val="TableofFigures"/>
        <w:tabs>
          <w:tab w:val="right" w:leader="dot" w:pos="9710"/>
        </w:tabs>
        <w:rPr>
          <w:rFonts w:ascii="Arial" w:hAnsi="Arial" w:cs="Arial"/>
          <w:noProof/>
          <w:sz w:val="18"/>
          <w:szCs w:val="18"/>
        </w:rPr>
      </w:pPr>
      <w:hyperlink w:anchor="_Toc527569430" w:history="1">
        <w:r w:rsidR="00067445" w:rsidRPr="00067445">
          <w:rPr>
            <w:rStyle w:val="Hyperlink"/>
            <w:rFonts w:ascii="Arial" w:hAnsi="Arial" w:cs="Arial"/>
            <w:noProof/>
            <w:sz w:val="18"/>
            <w:szCs w:val="18"/>
          </w:rPr>
          <w:t>Figure 9-Search Filters</w: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_Toc527569430 \h </w:instrTex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A73C50">
          <w:rPr>
            <w:rFonts w:ascii="Arial" w:hAnsi="Arial" w:cs="Arial"/>
            <w:noProof/>
            <w:webHidden/>
            <w:sz w:val="18"/>
            <w:szCs w:val="18"/>
          </w:rPr>
          <w:t>19</w: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B6450F" w:rsidRDefault="00067445">
      <w:r>
        <w:fldChar w:fldCharType="end"/>
      </w:r>
    </w:p>
    <w:p w:rsidR="00B6450F" w:rsidRPr="00DF45D5" w:rsidRDefault="00067445">
      <w:pPr>
        <w:rPr>
          <w:rFonts w:ascii="Arial" w:hAnsi="Arial" w:cs="Arial"/>
          <w:b/>
        </w:rPr>
      </w:pPr>
      <w:r w:rsidRPr="00DF45D5">
        <w:rPr>
          <w:rFonts w:ascii="Arial" w:hAnsi="Arial" w:cs="Arial"/>
          <w:b/>
        </w:rPr>
        <w:t>Tables</w:t>
      </w:r>
    </w:p>
    <w:p w:rsidR="00067445" w:rsidRPr="00067445" w:rsidRDefault="00067445">
      <w:pPr>
        <w:pStyle w:val="TableofFigures"/>
        <w:tabs>
          <w:tab w:val="right" w:leader="dot" w:pos="9710"/>
        </w:tabs>
        <w:rPr>
          <w:rFonts w:ascii="Arial" w:eastAsiaTheme="minorEastAsia" w:hAnsi="Arial" w:cs="Arial"/>
          <w:noProof/>
          <w:sz w:val="18"/>
          <w:szCs w:val="18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527569434" w:history="1">
        <w:r w:rsidRPr="00067445">
          <w:rPr>
            <w:rStyle w:val="Hyperlink"/>
            <w:rFonts w:ascii="Arial" w:hAnsi="Arial" w:cs="Arial"/>
            <w:noProof/>
            <w:sz w:val="18"/>
            <w:szCs w:val="18"/>
          </w:rPr>
          <w:t>Table 1-Supported Deskt</w:t>
        </w:r>
        <w:r w:rsidR="00453CD0">
          <w:rPr>
            <w:rStyle w:val="Hyperlink"/>
            <w:rFonts w:ascii="Arial" w:hAnsi="Arial" w:cs="Arial"/>
            <w:noProof/>
            <w:sz w:val="18"/>
            <w:szCs w:val="18"/>
          </w:rPr>
          <w:t>op Browsers</w:t>
        </w:r>
        <w:r w:rsidRPr="00067445">
          <w:rPr>
            <w:rFonts w:ascii="Arial" w:hAnsi="Arial" w:cs="Arial"/>
            <w:noProof/>
            <w:webHidden/>
            <w:sz w:val="18"/>
            <w:szCs w:val="18"/>
          </w:rPr>
          <w:tab/>
        </w:r>
        <w:r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Pr="00067445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_Toc527569434 \h </w:instrText>
        </w:r>
        <w:r w:rsidRPr="00067445">
          <w:rPr>
            <w:rFonts w:ascii="Arial" w:hAnsi="Arial" w:cs="Arial"/>
            <w:noProof/>
            <w:webHidden/>
            <w:sz w:val="18"/>
            <w:szCs w:val="18"/>
          </w:rPr>
        </w:r>
        <w:r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A73C50">
          <w:rPr>
            <w:rFonts w:ascii="Arial" w:hAnsi="Arial" w:cs="Arial"/>
            <w:noProof/>
            <w:webHidden/>
            <w:sz w:val="18"/>
            <w:szCs w:val="18"/>
          </w:rPr>
          <w:t>4</w:t>
        </w:r>
        <w:r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067445" w:rsidRPr="00067445" w:rsidRDefault="007A09DD">
      <w:pPr>
        <w:pStyle w:val="TableofFigures"/>
        <w:tabs>
          <w:tab w:val="right" w:leader="dot" w:pos="971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527569435" w:history="1">
        <w:r w:rsidR="00067445" w:rsidRPr="00067445">
          <w:rPr>
            <w:rStyle w:val="Hyperlink"/>
            <w:rFonts w:ascii="Arial" w:hAnsi="Arial" w:cs="Arial"/>
            <w:noProof/>
            <w:sz w:val="18"/>
            <w:szCs w:val="18"/>
          </w:rPr>
          <w:t>Tab</w:t>
        </w:r>
        <w:r w:rsidR="00453CD0">
          <w:rPr>
            <w:rStyle w:val="Hyperlink"/>
            <w:rFonts w:ascii="Arial" w:hAnsi="Arial" w:cs="Arial"/>
            <w:noProof/>
            <w:sz w:val="18"/>
            <w:szCs w:val="18"/>
          </w:rPr>
          <w:t>le 2-Supported Mobile Browsers</w: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_Toc527569435 \h </w:instrTex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A73C50">
          <w:rPr>
            <w:rFonts w:ascii="Arial" w:hAnsi="Arial" w:cs="Arial"/>
            <w:noProof/>
            <w:webHidden/>
            <w:sz w:val="18"/>
            <w:szCs w:val="18"/>
          </w:rPr>
          <w:t>5</w: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067445" w:rsidRPr="00067445" w:rsidRDefault="007A09DD">
      <w:pPr>
        <w:pStyle w:val="TableofFigures"/>
        <w:tabs>
          <w:tab w:val="right" w:leader="dot" w:pos="971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527569436" w:history="1">
        <w:r w:rsidR="00067445" w:rsidRPr="00067445">
          <w:rPr>
            <w:rStyle w:val="Hyperlink"/>
            <w:rFonts w:ascii="Arial" w:hAnsi="Arial" w:cs="Arial"/>
            <w:noProof/>
            <w:sz w:val="18"/>
            <w:szCs w:val="18"/>
          </w:rPr>
          <w:t>Table 3-Definition, Acronyms, and Abbreviations</w: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_Toc527569436 \h </w:instrTex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A73C50">
          <w:rPr>
            <w:rFonts w:ascii="Arial" w:hAnsi="Arial" w:cs="Arial"/>
            <w:noProof/>
            <w:webHidden/>
            <w:sz w:val="18"/>
            <w:szCs w:val="18"/>
          </w:rPr>
          <w:t>5</w: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067445" w:rsidRPr="00067445" w:rsidRDefault="007A09DD">
      <w:pPr>
        <w:pStyle w:val="TableofFigures"/>
        <w:tabs>
          <w:tab w:val="right" w:leader="dot" w:pos="971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527569437" w:history="1">
        <w:r w:rsidR="00067445" w:rsidRPr="00067445">
          <w:rPr>
            <w:rStyle w:val="Hyperlink"/>
            <w:rFonts w:ascii="Arial" w:hAnsi="Arial" w:cs="Arial"/>
            <w:noProof/>
            <w:sz w:val="18"/>
            <w:szCs w:val="18"/>
          </w:rPr>
          <w:t>Table 4-System Description</w: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_Toc527569437 \h </w:instrTex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A73C50">
          <w:rPr>
            <w:rFonts w:ascii="Arial" w:hAnsi="Arial" w:cs="Arial"/>
            <w:noProof/>
            <w:webHidden/>
            <w:sz w:val="18"/>
            <w:szCs w:val="18"/>
          </w:rPr>
          <w:t>6</w:t>
        </w:r>
        <w:r w:rsidR="00067445" w:rsidRPr="00067445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B6450F" w:rsidRDefault="00067445">
      <w:pPr>
        <w:sectPr w:rsidR="00B6450F" w:rsidSect="00067445">
          <w:footerReference w:type="default" r:id="rId8"/>
          <w:headerReference w:type="first" r:id="rId9"/>
          <w:footerReference w:type="first" r:id="rId10"/>
          <w:pgSz w:w="12240" w:h="15840"/>
          <w:pgMar w:top="1440" w:right="1440" w:bottom="1440" w:left="1080" w:header="720" w:footer="720" w:gutter="0"/>
          <w:cols w:space="720"/>
          <w:titlePg/>
          <w:docGrid w:linePitch="360"/>
        </w:sectPr>
      </w:pPr>
      <w:r>
        <w:fldChar w:fldCharType="end"/>
      </w:r>
    </w:p>
    <w:p w:rsidR="00FF0992" w:rsidRPr="00A135C1" w:rsidRDefault="00FF0992" w:rsidP="00162033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0" w:after="240" w:line="240" w:lineRule="auto"/>
        <w:ind w:left="-540" w:firstLine="0"/>
        <w:rPr>
          <w:rFonts w:ascii="Arial" w:hAnsi="Arial" w:cs="Arial"/>
          <w:b/>
          <w:color w:val="auto"/>
          <w:sz w:val="48"/>
          <w:szCs w:val="48"/>
        </w:rPr>
      </w:pPr>
      <w:bookmarkStart w:id="14" w:name="_Toc518956827"/>
      <w:bookmarkStart w:id="15" w:name="_Toc522091194"/>
      <w:bookmarkStart w:id="16" w:name="_Toc527394995"/>
      <w:bookmarkStart w:id="17" w:name="_Toc527569410"/>
      <w:r w:rsidRPr="002522B0">
        <w:rPr>
          <w:rFonts w:ascii="Arial" w:hAnsi="Arial" w:cs="Arial"/>
          <w:b/>
          <w:color w:val="auto"/>
          <w:sz w:val="48"/>
          <w:szCs w:val="48"/>
        </w:rPr>
        <w:lastRenderedPageBreak/>
        <w:t>Introduction</w:t>
      </w:r>
      <w:bookmarkEnd w:id="14"/>
      <w:bookmarkEnd w:id="15"/>
      <w:bookmarkEnd w:id="16"/>
      <w:bookmarkEnd w:id="17"/>
    </w:p>
    <w:p w:rsidR="00FF0992" w:rsidRPr="000A299D" w:rsidRDefault="00FF0992" w:rsidP="000A299D">
      <w:pPr>
        <w:rPr>
          <w:rFonts w:ascii="Arial" w:eastAsia="Times New Roman" w:hAnsi="Arial" w:cs="Arial"/>
        </w:rPr>
      </w:pPr>
      <w:r w:rsidRPr="000A299D">
        <w:rPr>
          <w:rFonts w:ascii="Arial" w:hAnsi="Arial" w:cs="Arial"/>
          <w:shd w:val="clear" w:color="auto" w:fill="FFFFFF"/>
        </w:rPr>
        <w:t xml:space="preserve">Device Registration Subsystem (DRS) is the subsystem of Device Identification, Registration &amp; Blocking System (DIRBS). It provides </w:t>
      </w:r>
      <w:r w:rsidR="00585C8D">
        <w:rPr>
          <w:rFonts w:ascii="Arial" w:hAnsi="Arial" w:cs="Arial"/>
          <w:shd w:val="clear" w:color="auto" w:fill="FFFFFF"/>
        </w:rPr>
        <w:t>a platform for authorized user(s)</w:t>
      </w:r>
      <w:r w:rsidRPr="000A299D">
        <w:rPr>
          <w:rFonts w:ascii="Arial" w:hAnsi="Arial" w:cs="Arial"/>
          <w:shd w:val="clear" w:color="auto" w:fill="FFFFFF"/>
        </w:rPr>
        <w:t xml:space="preserve"> </w:t>
      </w:r>
      <w:r w:rsidR="000A299D" w:rsidRPr="000A299D">
        <w:rPr>
          <w:rFonts w:ascii="Arial" w:hAnsi="Arial" w:cs="Arial"/>
          <w:shd w:val="clear" w:color="auto" w:fill="FFFFFF"/>
        </w:rPr>
        <w:t>t</w:t>
      </w:r>
      <w:r w:rsidR="000A299D" w:rsidRPr="000A299D">
        <w:rPr>
          <w:rFonts w:ascii="Arial" w:eastAsia="Times New Roman" w:hAnsi="Arial" w:cs="Arial"/>
        </w:rPr>
        <w:t>o review and app</w:t>
      </w:r>
      <w:r w:rsidR="00CD2E7C">
        <w:rPr>
          <w:rFonts w:ascii="Arial" w:eastAsia="Times New Roman" w:hAnsi="Arial" w:cs="Arial"/>
        </w:rPr>
        <w:t>rove device registration and de</w:t>
      </w:r>
      <w:r w:rsidR="000A299D" w:rsidRPr="000A299D">
        <w:rPr>
          <w:rFonts w:ascii="Arial" w:eastAsia="Times New Roman" w:hAnsi="Arial" w:cs="Arial"/>
        </w:rPr>
        <w:t>registration requests</w:t>
      </w:r>
      <w:r w:rsidR="00CD2E7C">
        <w:rPr>
          <w:rFonts w:ascii="Arial" w:eastAsia="Times New Roman" w:hAnsi="Arial" w:cs="Arial"/>
        </w:rPr>
        <w:t>.</w:t>
      </w:r>
    </w:p>
    <w:p w:rsidR="00FF0992" w:rsidRPr="00A46A19" w:rsidRDefault="00FF0992" w:rsidP="00FF0992">
      <w:pPr>
        <w:pStyle w:val="B-Body"/>
        <w:ind w:left="0"/>
        <w:rPr>
          <w:rFonts w:ascii="Arial" w:hAnsi="Arial" w:cs="Arial"/>
        </w:rPr>
      </w:pPr>
      <w:r w:rsidRPr="00A46A19">
        <w:rPr>
          <w:rFonts w:ascii="Arial" w:hAnsi="Arial" w:cs="Arial"/>
        </w:rPr>
        <w:t xml:space="preserve">The Device Identification, Registration &amp; Blocking System (DIRBS) is a country-wide system deployed in cooperation between the country regulator, operators in that country, and a technology partner that supports deployment. The system checks, identifies, and discourages non-compliant devices by verifying the installed base of devices currently active in a market and continuing to monitor as new devices are activated. </w:t>
      </w:r>
    </w:p>
    <w:p w:rsidR="00FF0992" w:rsidRPr="00A46A19" w:rsidRDefault="00FF0992" w:rsidP="00FF0992">
      <w:pPr>
        <w:pStyle w:val="B-Body"/>
        <w:ind w:left="0"/>
        <w:rPr>
          <w:rFonts w:ascii="Arial" w:hAnsi="Arial" w:cs="Arial"/>
        </w:rPr>
      </w:pPr>
      <w:r w:rsidRPr="00A46A19">
        <w:rPr>
          <w:rFonts w:ascii="Arial" w:hAnsi="Arial" w:cs="Arial"/>
        </w:rPr>
        <w:t>DIRBS can verify that:</w:t>
      </w:r>
    </w:p>
    <w:p w:rsidR="00FF0992" w:rsidRPr="00A46A19" w:rsidRDefault="00FF0992" w:rsidP="00FF0992">
      <w:pPr>
        <w:pStyle w:val="U-Bullet"/>
        <w:numPr>
          <w:ilvl w:val="0"/>
          <w:numId w:val="4"/>
        </w:numPr>
        <w:ind w:left="270" w:hanging="270"/>
        <w:rPr>
          <w:rFonts w:ascii="Arial" w:hAnsi="Arial" w:cs="Arial"/>
        </w:rPr>
      </w:pPr>
      <w:r w:rsidRPr="00A46A19">
        <w:rPr>
          <w:rFonts w:ascii="Arial" w:hAnsi="Arial" w:cs="Arial"/>
        </w:rPr>
        <w:t>Devices have properly allocated identifiers and type approval</w:t>
      </w:r>
    </w:p>
    <w:p w:rsidR="00FF0992" w:rsidRPr="00A46A19" w:rsidRDefault="00FF0992" w:rsidP="00FF0992">
      <w:pPr>
        <w:pStyle w:val="U-Bullet"/>
        <w:numPr>
          <w:ilvl w:val="0"/>
          <w:numId w:val="4"/>
        </w:numPr>
        <w:ind w:left="270" w:hanging="270"/>
        <w:rPr>
          <w:rFonts w:ascii="Arial" w:hAnsi="Arial" w:cs="Arial"/>
        </w:rPr>
      </w:pPr>
      <w:r w:rsidRPr="00A46A19">
        <w:rPr>
          <w:rFonts w:ascii="Arial" w:hAnsi="Arial" w:cs="Arial"/>
        </w:rPr>
        <w:t>Devices are not duplicated or stolen</w:t>
      </w:r>
    </w:p>
    <w:p w:rsidR="00FF0992" w:rsidRPr="00A46A19" w:rsidRDefault="00FF0992" w:rsidP="00FF0992">
      <w:pPr>
        <w:pStyle w:val="U-Bullet"/>
        <w:numPr>
          <w:ilvl w:val="0"/>
          <w:numId w:val="4"/>
        </w:numPr>
        <w:ind w:left="270" w:hanging="270"/>
        <w:rPr>
          <w:rFonts w:ascii="Arial" w:hAnsi="Arial" w:cs="Arial"/>
        </w:rPr>
      </w:pPr>
      <w:r w:rsidRPr="00A46A19">
        <w:rPr>
          <w:rFonts w:ascii="Arial" w:hAnsi="Arial" w:cs="Arial"/>
        </w:rPr>
        <w:t>Device importation takes place through legal channels</w:t>
      </w:r>
    </w:p>
    <w:p w:rsidR="00FF0992" w:rsidRDefault="00FF0992" w:rsidP="00FF0992">
      <w:pPr>
        <w:rPr>
          <w:rFonts w:ascii="Times New Roman" w:hAnsi="Times New Roman" w:cs="Times New Roman"/>
        </w:rPr>
      </w:pPr>
    </w:p>
    <w:p w:rsidR="00FF0992" w:rsidRPr="0054408C" w:rsidRDefault="00FF0992" w:rsidP="00FF0992">
      <w:pPr>
        <w:pStyle w:val="Heading2"/>
        <w:numPr>
          <w:ilvl w:val="1"/>
          <w:numId w:val="1"/>
        </w:numPr>
        <w:spacing w:line="360" w:lineRule="auto"/>
        <w:ind w:left="180" w:hanging="630"/>
        <w:rPr>
          <w:rFonts w:ascii="Arial" w:hAnsi="Arial" w:cs="Arial"/>
          <w:b/>
          <w:bCs/>
          <w:color w:val="auto"/>
          <w:sz w:val="32"/>
          <w:szCs w:val="32"/>
        </w:rPr>
      </w:pPr>
      <w:bookmarkStart w:id="18" w:name="_Toc527394996"/>
      <w:bookmarkStart w:id="19" w:name="_Toc527569411"/>
      <w:r w:rsidRPr="0054408C">
        <w:rPr>
          <w:rFonts w:ascii="Arial" w:hAnsi="Arial" w:cs="Arial"/>
          <w:b/>
          <w:bCs/>
          <w:color w:val="auto"/>
          <w:sz w:val="32"/>
          <w:szCs w:val="32"/>
        </w:rPr>
        <w:t>Purpose</w:t>
      </w:r>
      <w:bookmarkEnd w:id="18"/>
      <w:bookmarkEnd w:id="19"/>
      <w:r w:rsidRPr="0054408C">
        <w:rPr>
          <w:rFonts w:ascii="Arial" w:hAnsi="Arial" w:cs="Arial"/>
          <w:b/>
          <w:bCs/>
          <w:color w:val="auto"/>
          <w:sz w:val="32"/>
          <w:szCs w:val="32"/>
        </w:rPr>
        <w:t xml:space="preserve"> </w:t>
      </w:r>
    </w:p>
    <w:p w:rsidR="00FF0992" w:rsidRPr="0054408C" w:rsidRDefault="00FF0992" w:rsidP="00FF0992">
      <w:pPr>
        <w:ind w:left="180"/>
        <w:rPr>
          <w:rFonts w:ascii="Arial" w:hAnsi="Arial" w:cs="Arial"/>
          <w:shd w:val="clear" w:color="auto" w:fill="FFFFFF"/>
        </w:rPr>
      </w:pPr>
      <w:r w:rsidRPr="0054408C">
        <w:rPr>
          <w:rFonts w:ascii="Arial" w:hAnsi="Arial" w:cs="Arial"/>
          <w:shd w:val="clear" w:color="auto" w:fill="FFFFFF"/>
        </w:rPr>
        <w:t>This document is intended to give assistance to the user to use the Device Registration S</w:t>
      </w:r>
      <w:r w:rsidR="005E1F24">
        <w:rPr>
          <w:rFonts w:ascii="Arial" w:hAnsi="Arial" w:cs="Arial"/>
          <w:shd w:val="clear" w:color="auto" w:fill="FFFFFF"/>
        </w:rPr>
        <w:t>ubs</w:t>
      </w:r>
      <w:r w:rsidRPr="0054408C">
        <w:rPr>
          <w:rFonts w:ascii="Arial" w:hAnsi="Arial" w:cs="Arial"/>
          <w:shd w:val="clear" w:color="auto" w:fill="FFFFFF"/>
        </w:rPr>
        <w:t>ystem (DRS)</w:t>
      </w:r>
      <w:r>
        <w:rPr>
          <w:rFonts w:ascii="Arial" w:hAnsi="Arial" w:cs="Arial"/>
          <w:shd w:val="clear" w:color="auto" w:fill="FFFFFF"/>
        </w:rPr>
        <w:t>.</w:t>
      </w:r>
    </w:p>
    <w:p w:rsidR="00FF0992" w:rsidRPr="001B6078" w:rsidRDefault="00FF0992" w:rsidP="00FF0992">
      <w:pPr>
        <w:tabs>
          <w:tab w:val="left" w:pos="0"/>
        </w:tabs>
        <w:spacing w:line="276" w:lineRule="auto"/>
        <w:rPr>
          <w:rFonts w:ascii="Arial" w:hAnsi="Arial" w:cs="Arial"/>
        </w:rPr>
      </w:pPr>
    </w:p>
    <w:p w:rsidR="00FF0992" w:rsidRDefault="00FF0992" w:rsidP="00FF0992">
      <w:pPr>
        <w:pStyle w:val="Heading2"/>
        <w:numPr>
          <w:ilvl w:val="1"/>
          <w:numId w:val="1"/>
        </w:numPr>
        <w:ind w:left="180" w:hanging="630"/>
        <w:rPr>
          <w:rFonts w:ascii="Arial" w:hAnsi="Arial" w:cs="Arial"/>
          <w:b/>
          <w:color w:val="auto"/>
          <w:sz w:val="32"/>
          <w:szCs w:val="32"/>
        </w:rPr>
      </w:pPr>
      <w:bookmarkStart w:id="20" w:name="_Toc526454739"/>
      <w:bookmarkStart w:id="21" w:name="_Toc527394997"/>
      <w:bookmarkStart w:id="22" w:name="_Toc527569412"/>
      <w:r>
        <w:rPr>
          <w:rFonts w:ascii="Arial" w:hAnsi="Arial" w:cs="Arial"/>
          <w:b/>
          <w:color w:val="auto"/>
          <w:sz w:val="32"/>
          <w:szCs w:val="32"/>
        </w:rPr>
        <w:t>Support</w:t>
      </w:r>
      <w:bookmarkEnd w:id="20"/>
      <w:r>
        <w:rPr>
          <w:rFonts w:ascii="Arial" w:hAnsi="Arial" w:cs="Arial"/>
          <w:b/>
          <w:color w:val="auto"/>
          <w:sz w:val="32"/>
          <w:szCs w:val="32"/>
        </w:rPr>
        <w:t>ed Desktop Browser</w:t>
      </w:r>
      <w:bookmarkEnd w:id="21"/>
      <w:bookmarkEnd w:id="22"/>
      <w:r w:rsidR="007B1F68">
        <w:rPr>
          <w:rFonts w:ascii="Arial" w:hAnsi="Arial" w:cs="Arial"/>
          <w:b/>
          <w:color w:val="auto"/>
          <w:sz w:val="32"/>
          <w:szCs w:val="32"/>
        </w:rPr>
        <w:t>s</w:t>
      </w:r>
    </w:p>
    <w:p w:rsidR="00FF0992" w:rsidRPr="00A46A19" w:rsidRDefault="007A09DD" w:rsidP="007A09DD">
      <w:pPr>
        <w:pStyle w:val="T-TableTitle"/>
        <w:ind w:left="270"/>
      </w:pPr>
      <w:bookmarkStart w:id="23" w:name="_Toc527395374"/>
      <w:bookmarkStart w:id="24" w:name="_Toc527569434"/>
      <w:r w:rsidRPr="00EC58DF">
        <w:t xml:space="preserve">Table </w:t>
      </w:r>
      <w:r w:rsidRPr="00EC58DF">
        <w:fldChar w:fldCharType="begin"/>
      </w:r>
      <w:r w:rsidRPr="00EC58DF">
        <w:instrText xml:space="preserve"> SEQ Table \* ARABIC </w:instrText>
      </w:r>
      <w:r w:rsidRPr="00EC58DF">
        <w:fldChar w:fldCharType="separate"/>
      </w:r>
      <w:r w:rsidR="00A73C50">
        <w:rPr>
          <w:noProof/>
        </w:rPr>
        <w:t>1</w:t>
      </w:r>
      <w:r w:rsidRPr="00EC58DF">
        <w:fldChar w:fldCharType="end"/>
      </w:r>
      <w:r w:rsidRPr="00EC58DF">
        <w:t>-Supported Desktop Browser</w:t>
      </w:r>
      <w:bookmarkEnd w:id="23"/>
      <w:bookmarkEnd w:id="24"/>
      <w:r>
        <w:t>s</w:t>
      </w:r>
    </w:p>
    <w:tbl>
      <w:tblPr>
        <w:tblStyle w:val="FormatA"/>
        <w:tblW w:w="9270" w:type="dxa"/>
        <w:jc w:val="center"/>
        <w:tblInd w:w="0" w:type="dxa"/>
        <w:tblLook w:val="04A0" w:firstRow="1" w:lastRow="0" w:firstColumn="1" w:lastColumn="0" w:noHBand="0" w:noVBand="1"/>
      </w:tblPr>
      <w:tblGrid>
        <w:gridCol w:w="4675"/>
        <w:gridCol w:w="4595"/>
      </w:tblGrid>
      <w:tr w:rsidR="00FF0992" w:rsidRPr="00A46A19" w:rsidTr="006169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4675" w:type="dxa"/>
          </w:tcPr>
          <w:p w:rsidR="00FF0992" w:rsidRPr="00A46A19" w:rsidRDefault="00FF0992" w:rsidP="0061695D">
            <w:pPr>
              <w:rPr>
                <w:b/>
                <w:bCs/>
                <w:sz w:val="22"/>
                <w:szCs w:val="22"/>
              </w:rPr>
            </w:pPr>
            <w:r w:rsidRPr="00A46A19"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4595" w:type="dxa"/>
          </w:tcPr>
          <w:p w:rsidR="00FF0992" w:rsidRPr="00A46A19" w:rsidRDefault="00FF0992" w:rsidP="0061695D">
            <w:pPr>
              <w:ind w:firstLine="342"/>
              <w:rPr>
                <w:b/>
                <w:bCs/>
                <w:sz w:val="22"/>
                <w:szCs w:val="22"/>
              </w:rPr>
            </w:pPr>
            <w:r w:rsidRPr="00A46A19">
              <w:rPr>
                <w:b/>
                <w:bCs/>
                <w:sz w:val="22"/>
                <w:szCs w:val="22"/>
              </w:rPr>
              <w:t>Version</w:t>
            </w:r>
          </w:p>
        </w:tc>
      </w:tr>
      <w:tr w:rsidR="00FF0992" w:rsidRPr="00A46A19" w:rsidTr="0061695D">
        <w:trPr>
          <w:jc w:val="center"/>
        </w:trPr>
        <w:tc>
          <w:tcPr>
            <w:tcW w:w="4675" w:type="dxa"/>
          </w:tcPr>
          <w:p w:rsidR="00FF0992" w:rsidRPr="00A46A19" w:rsidRDefault="00FF0992" w:rsidP="0061695D">
            <w:pPr>
              <w:pStyle w:val="TB-TableBody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Internet Explorer</w:t>
            </w:r>
          </w:p>
        </w:tc>
        <w:tc>
          <w:tcPr>
            <w:tcW w:w="4595" w:type="dxa"/>
          </w:tcPr>
          <w:p w:rsidR="00FF0992" w:rsidRPr="00A46A19" w:rsidRDefault="00FF0992" w:rsidP="0061695D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11.0</w:t>
            </w:r>
          </w:p>
        </w:tc>
      </w:tr>
      <w:tr w:rsidR="00FF0992" w:rsidRPr="00A46A19" w:rsidTr="0061695D">
        <w:trPr>
          <w:trHeight w:val="276"/>
          <w:jc w:val="center"/>
        </w:trPr>
        <w:tc>
          <w:tcPr>
            <w:tcW w:w="4675" w:type="dxa"/>
          </w:tcPr>
          <w:p w:rsidR="00FF0992" w:rsidRPr="00A46A19" w:rsidRDefault="00FF0992" w:rsidP="0061695D">
            <w:pPr>
              <w:pStyle w:val="TB-TableBody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Firefox 52.5 ESR</w:t>
            </w:r>
          </w:p>
        </w:tc>
        <w:tc>
          <w:tcPr>
            <w:tcW w:w="4595" w:type="dxa"/>
          </w:tcPr>
          <w:p w:rsidR="00FF0992" w:rsidRPr="00A46A19" w:rsidRDefault="00FF0992" w:rsidP="0061695D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57.0</w:t>
            </w:r>
          </w:p>
        </w:tc>
      </w:tr>
      <w:tr w:rsidR="00FF0992" w:rsidRPr="00A46A19" w:rsidTr="0061695D">
        <w:trPr>
          <w:jc w:val="center"/>
        </w:trPr>
        <w:tc>
          <w:tcPr>
            <w:tcW w:w="4675" w:type="dxa"/>
          </w:tcPr>
          <w:p w:rsidR="00FF0992" w:rsidRPr="00A46A19" w:rsidRDefault="00FF0992" w:rsidP="0061695D">
            <w:pPr>
              <w:pStyle w:val="TB-TableBody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Chrome</w:t>
            </w:r>
          </w:p>
        </w:tc>
        <w:tc>
          <w:tcPr>
            <w:tcW w:w="4595" w:type="dxa"/>
          </w:tcPr>
          <w:p w:rsidR="00FF0992" w:rsidRPr="00A46A19" w:rsidRDefault="00FF0992" w:rsidP="0061695D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63.0</w:t>
            </w:r>
          </w:p>
        </w:tc>
      </w:tr>
      <w:tr w:rsidR="00FF0992" w:rsidRPr="00A46A19" w:rsidTr="0061695D">
        <w:trPr>
          <w:jc w:val="center"/>
        </w:trPr>
        <w:tc>
          <w:tcPr>
            <w:tcW w:w="4675" w:type="dxa"/>
          </w:tcPr>
          <w:p w:rsidR="00FF0992" w:rsidRPr="00A46A19" w:rsidRDefault="00FF0992" w:rsidP="0061695D">
            <w:pPr>
              <w:pStyle w:val="TB-TableBody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Safari</w:t>
            </w:r>
          </w:p>
        </w:tc>
        <w:tc>
          <w:tcPr>
            <w:tcW w:w="4595" w:type="dxa"/>
          </w:tcPr>
          <w:p w:rsidR="00FF0992" w:rsidRPr="00A46A19" w:rsidRDefault="00FF0992" w:rsidP="0061695D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11.0</w:t>
            </w:r>
          </w:p>
        </w:tc>
      </w:tr>
      <w:tr w:rsidR="00FF0992" w:rsidRPr="00A46A19" w:rsidTr="0061695D">
        <w:trPr>
          <w:jc w:val="center"/>
        </w:trPr>
        <w:tc>
          <w:tcPr>
            <w:tcW w:w="4675" w:type="dxa"/>
          </w:tcPr>
          <w:p w:rsidR="00FF0992" w:rsidRPr="00A46A19" w:rsidRDefault="00FF0992" w:rsidP="0061695D">
            <w:pPr>
              <w:pStyle w:val="TB-TableBody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Edge</w:t>
            </w:r>
          </w:p>
        </w:tc>
        <w:tc>
          <w:tcPr>
            <w:tcW w:w="4595" w:type="dxa"/>
          </w:tcPr>
          <w:p w:rsidR="00FF0992" w:rsidRPr="00A46A19" w:rsidRDefault="00FF0992" w:rsidP="0061695D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41.16299</w:t>
            </w:r>
          </w:p>
        </w:tc>
      </w:tr>
    </w:tbl>
    <w:p w:rsidR="00FF0992" w:rsidRDefault="00FF0992" w:rsidP="00FF0992">
      <w:pPr>
        <w:ind w:left="180"/>
        <w:rPr>
          <w:rFonts w:ascii="Times New Roman" w:hAnsi="Times New Roman" w:cs="Times New Roman"/>
        </w:rPr>
      </w:pPr>
    </w:p>
    <w:p w:rsidR="00FF0992" w:rsidRDefault="00FF0992" w:rsidP="00FF0992">
      <w:pPr>
        <w:ind w:left="180"/>
        <w:rPr>
          <w:rFonts w:ascii="Times New Roman" w:hAnsi="Times New Roman" w:cs="Times New Roman"/>
        </w:rPr>
      </w:pPr>
    </w:p>
    <w:p w:rsidR="00853464" w:rsidRDefault="00853464" w:rsidP="00FF0992">
      <w:pPr>
        <w:ind w:left="180"/>
        <w:rPr>
          <w:rFonts w:ascii="Times New Roman" w:hAnsi="Times New Roman" w:cs="Times New Roman"/>
        </w:rPr>
      </w:pPr>
    </w:p>
    <w:p w:rsidR="00FF0992" w:rsidRDefault="00FF0992" w:rsidP="00FF0992">
      <w:pPr>
        <w:ind w:left="180"/>
        <w:rPr>
          <w:rFonts w:ascii="Times New Roman" w:hAnsi="Times New Roman" w:cs="Times New Roman"/>
        </w:rPr>
      </w:pPr>
    </w:p>
    <w:p w:rsidR="00162033" w:rsidRDefault="00162033" w:rsidP="00FF0992">
      <w:pPr>
        <w:ind w:left="180"/>
        <w:rPr>
          <w:rFonts w:ascii="Times New Roman" w:hAnsi="Times New Roman" w:cs="Times New Roman"/>
        </w:rPr>
      </w:pPr>
    </w:p>
    <w:p w:rsidR="007A09DD" w:rsidRDefault="007A09DD" w:rsidP="00FF0992">
      <w:pPr>
        <w:ind w:left="180"/>
        <w:rPr>
          <w:rFonts w:ascii="Times New Roman" w:hAnsi="Times New Roman" w:cs="Times New Roman"/>
        </w:rPr>
      </w:pPr>
    </w:p>
    <w:p w:rsidR="00FF0992" w:rsidRDefault="00FF0992" w:rsidP="00FF0992">
      <w:pPr>
        <w:pStyle w:val="Heading2"/>
        <w:numPr>
          <w:ilvl w:val="1"/>
          <w:numId w:val="1"/>
        </w:numPr>
        <w:spacing w:line="276" w:lineRule="auto"/>
        <w:ind w:left="90" w:hanging="630"/>
        <w:rPr>
          <w:rFonts w:ascii="Arial" w:hAnsi="Arial" w:cs="Arial"/>
          <w:b/>
          <w:color w:val="auto"/>
          <w:sz w:val="32"/>
          <w:szCs w:val="32"/>
        </w:rPr>
      </w:pPr>
      <w:bookmarkStart w:id="25" w:name="_Toc527394998"/>
      <w:bookmarkStart w:id="26" w:name="_Toc527569413"/>
      <w:r>
        <w:rPr>
          <w:rFonts w:ascii="Arial" w:hAnsi="Arial" w:cs="Arial"/>
          <w:b/>
          <w:color w:val="auto"/>
          <w:sz w:val="32"/>
          <w:szCs w:val="32"/>
        </w:rPr>
        <w:lastRenderedPageBreak/>
        <w:t>Supported Mobile Browser</w:t>
      </w:r>
      <w:bookmarkEnd w:id="25"/>
      <w:bookmarkEnd w:id="26"/>
      <w:r w:rsidR="007B1F68">
        <w:rPr>
          <w:rFonts w:ascii="Arial" w:hAnsi="Arial" w:cs="Arial"/>
          <w:b/>
          <w:color w:val="auto"/>
          <w:sz w:val="32"/>
          <w:szCs w:val="32"/>
        </w:rPr>
        <w:t>s</w:t>
      </w:r>
      <w:r>
        <w:rPr>
          <w:rFonts w:ascii="Arial" w:hAnsi="Arial" w:cs="Arial"/>
          <w:b/>
          <w:color w:val="auto"/>
          <w:sz w:val="32"/>
          <w:szCs w:val="32"/>
        </w:rPr>
        <w:t xml:space="preserve"> </w:t>
      </w:r>
    </w:p>
    <w:p w:rsidR="00FF0992" w:rsidRPr="0054408C" w:rsidRDefault="007A09DD" w:rsidP="007A09DD">
      <w:pPr>
        <w:pStyle w:val="T-TableTitle"/>
        <w:ind w:left="90"/>
      </w:pPr>
      <w:bookmarkStart w:id="27" w:name="_Toc527395375"/>
      <w:bookmarkStart w:id="28" w:name="_Toc527569435"/>
      <w:r w:rsidRPr="00362B63">
        <w:t xml:space="preserve">Table </w:t>
      </w:r>
      <w:r w:rsidRPr="00362B63">
        <w:fldChar w:fldCharType="begin"/>
      </w:r>
      <w:r w:rsidRPr="00362B63">
        <w:instrText xml:space="preserve"> SEQ Table \* ARABIC </w:instrText>
      </w:r>
      <w:r w:rsidRPr="00362B63">
        <w:fldChar w:fldCharType="separate"/>
      </w:r>
      <w:r w:rsidR="00A73C50">
        <w:rPr>
          <w:noProof/>
        </w:rPr>
        <w:t>2</w:t>
      </w:r>
      <w:r w:rsidRPr="00362B63">
        <w:fldChar w:fldCharType="end"/>
      </w:r>
      <w:r w:rsidRPr="00362B63">
        <w:t>-Supported Mobile Browser</w:t>
      </w:r>
      <w:bookmarkEnd w:id="27"/>
      <w:bookmarkEnd w:id="28"/>
      <w:r>
        <w:t>s</w:t>
      </w:r>
    </w:p>
    <w:tbl>
      <w:tblPr>
        <w:tblStyle w:val="FormatA"/>
        <w:tblW w:w="9375" w:type="dxa"/>
        <w:jc w:val="center"/>
        <w:tblInd w:w="0" w:type="dxa"/>
        <w:tblLook w:val="04A0" w:firstRow="1" w:lastRow="0" w:firstColumn="1" w:lastColumn="0" w:noHBand="0" w:noVBand="1"/>
      </w:tblPr>
      <w:tblGrid>
        <w:gridCol w:w="4780"/>
        <w:gridCol w:w="4595"/>
      </w:tblGrid>
      <w:tr w:rsidR="00FF0992" w:rsidTr="004C60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4780" w:type="dxa"/>
          </w:tcPr>
          <w:p w:rsidR="00FF0992" w:rsidRPr="00823001" w:rsidRDefault="00FF0992" w:rsidP="0061695D">
            <w:pPr>
              <w:rPr>
                <w:b/>
                <w:bCs/>
              </w:rPr>
            </w:pPr>
            <w:r w:rsidRPr="00823001">
              <w:rPr>
                <w:b/>
                <w:bCs/>
              </w:rPr>
              <w:t>Name</w:t>
            </w:r>
          </w:p>
        </w:tc>
        <w:tc>
          <w:tcPr>
            <w:tcW w:w="4595" w:type="dxa"/>
          </w:tcPr>
          <w:p w:rsidR="00FF0992" w:rsidRPr="00823001" w:rsidRDefault="00FF0992" w:rsidP="0061695D">
            <w:pPr>
              <w:ind w:firstLine="342"/>
              <w:rPr>
                <w:b/>
                <w:bCs/>
              </w:rPr>
            </w:pPr>
            <w:r w:rsidRPr="00823001">
              <w:rPr>
                <w:b/>
                <w:bCs/>
              </w:rPr>
              <w:t>Version</w:t>
            </w:r>
          </w:p>
        </w:tc>
      </w:tr>
      <w:tr w:rsidR="00FF0992" w:rsidTr="004C60B6">
        <w:trPr>
          <w:trHeight w:val="276"/>
          <w:jc w:val="center"/>
        </w:trPr>
        <w:tc>
          <w:tcPr>
            <w:tcW w:w="4780" w:type="dxa"/>
          </w:tcPr>
          <w:p w:rsidR="00FF0992" w:rsidRPr="001B6078" w:rsidRDefault="00FF0992" w:rsidP="0061695D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Chrome </w:t>
            </w:r>
          </w:p>
        </w:tc>
        <w:tc>
          <w:tcPr>
            <w:tcW w:w="4595" w:type="dxa"/>
          </w:tcPr>
          <w:p w:rsidR="00FF0992" w:rsidRPr="001B6078" w:rsidRDefault="00FF0992" w:rsidP="0061695D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63.0</w:t>
            </w:r>
          </w:p>
        </w:tc>
      </w:tr>
      <w:tr w:rsidR="00FF0992" w:rsidTr="004C60B6">
        <w:trPr>
          <w:jc w:val="center"/>
        </w:trPr>
        <w:tc>
          <w:tcPr>
            <w:tcW w:w="4780" w:type="dxa"/>
          </w:tcPr>
          <w:p w:rsidR="00FF0992" w:rsidRPr="001B6078" w:rsidRDefault="00FF0992" w:rsidP="0061695D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UC Browser</w:t>
            </w:r>
          </w:p>
        </w:tc>
        <w:tc>
          <w:tcPr>
            <w:tcW w:w="4595" w:type="dxa"/>
          </w:tcPr>
          <w:p w:rsidR="00FF0992" w:rsidRPr="001B6078" w:rsidRDefault="00FF0992" w:rsidP="0061695D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11.5</w:t>
            </w:r>
          </w:p>
        </w:tc>
      </w:tr>
      <w:tr w:rsidR="00FF0992" w:rsidTr="004C60B6">
        <w:trPr>
          <w:jc w:val="center"/>
        </w:trPr>
        <w:tc>
          <w:tcPr>
            <w:tcW w:w="4780" w:type="dxa"/>
          </w:tcPr>
          <w:p w:rsidR="00FF0992" w:rsidRPr="001B6078" w:rsidRDefault="00FF0992" w:rsidP="0061695D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Opera(Android)</w:t>
            </w:r>
          </w:p>
        </w:tc>
        <w:tc>
          <w:tcPr>
            <w:tcW w:w="4595" w:type="dxa"/>
          </w:tcPr>
          <w:p w:rsidR="00FF0992" w:rsidRPr="001B6078" w:rsidRDefault="00FF0992" w:rsidP="0061695D">
            <w:pPr>
              <w:pStyle w:val="TU-TableBullet"/>
              <w:numPr>
                <w:ilvl w:val="0"/>
                <w:numId w:val="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44.1</w:t>
            </w:r>
          </w:p>
        </w:tc>
      </w:tr>
      <w:tr w:rsidR="00FF0992" w:rsidTr="004C60B6">
        <w:trPr>
          <w:jc w:val="center"/>
        </w:trPr>
        <w:tc>
          <w:tcPr>
            <w:tcW w:w="4780" w:type="dxa"/>
          </w:tcPr>
          <w:p w:rsidR="00FF0992" w:rsidRDefault="00FF0992" w:rsidP="0061695D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Opera(iOS)</w:t>
            </w:r>
          </w:p>
        </w:tc>
        <w:tc>
          <w:tcPr>
            <w:tcW w:w="4595" w:type="dxa"/>
          </w:tcPr>
          <w:p w:rsidR="00FF0992" w:rsidRDefault="00FF0992" w:rsidP="0061695D">
            <w:pPr>
              <w:pStyle w:val="TU-TableBullet"/>
              <w:numPr>
                <w:ilvl w:val="0"/>
                <w:numId w:val="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16.0.7</w:t>
            </w:r>
          </w:p>
        </w:tc>
      </w:tr>
      <w:tr w:rsidR="00FF0992" w:rsidTr="004C60B6">
        <w:trPr>
          <w:jc w:val="center"/>
        </w:trPr>
        <w:tc>
          <w:tcPr>
            <w:tcW w:w="4780" w:type="dxa"/>
          </w:tcPr>
          <w:p w:rsidR="00FF0992" w:rsidRPr="001B6078" w:rsidRDefault="00FF0992" w:rsidP="0061695D">
            <w:pPr>
              <w:pStyle w:val="TB-TableBody"/>
              <w:rPr>
                <w:sz w:val="22"/>
                <w:szCs w:val="22"/>
              </w:rPr>
            </w:pPr>
            <w:r w:rsidRPr="001B6078">
              <w:rPr>
                <w:sz w:val="22"/>
                <w:szCs w:val="22"/>
              </w:rPr>
              <w:t>Safari</w:t>
            </w:r>
          </w:p>
        </w:tc>
        <w:tc>
          <w:tcPr>
            <w:tcW w:w="4595" w:type="dxa"/>
          </w:tcPr>
          <w:p w:rsidR="00FF0992" w:rsidRPr="001B6078" w:rsidRDefault="00FF0992" w:rsidP="0061695D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>
              <w:rPr>
                <w:sz w:val="22"/>
                <w:szCs w:val="22"/>
              </w:rPr>
              <w:t>11.1</w:t>
            </w:r>
          </w:p>
        </w:tc>
      </w:tr>
      <w:tr w:rsidR="00FF0992" w:rsidTr="004C60B6">
        <w:trPr>
          <w:jc w:val="center"/>
        </w:trPr>
        <w:tc>
          <w:tcPr>
            <w:tcW w:w="4780" w:type="dxa"/>
          </w:tcPr>
          <w:p w:rsidR="00FF0992" w:rsidRPr="001B6078" w:rsidRDefault="00FF0992" w:rsidP="0061695D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Samsung Internet </w:t>
            </w:r>
          </w:p>
        </w:tc>
        <w:tc>
          <w:tcPr>
            <w:tcW w:w="4595" w:type="dxa"/>
          </w:tcPr>
          <w:p w:rsidR="00FF0992" w:rsidRPr="001B6078" w:rsidRDefault="00FF0992" w:rsidP="0061695D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>
              <w:rPr>
                <w:sz w:val="22"/>
                <w:szCs w:val="22"/>
              </w:rPr>
              <w:t>6.2</w:t>
            </w:r>
          </w:p>
        </w:tc>
      </w:tr>
      <w:tr w:rsidR="00FF0992" w:rsidTr="004C60B6">
        <w:trPr>
          <w:jc w:val="center"/>
        </w:trPr>
        <w:tc>
          <w:tcPr>
            <w:tcW w:w="4780" w:type="dxa"/>
          </w:tcPr>
          <w:p w:rsidR="00FF0992" w:rsidRDefault="00FF0992" w:rsidP="0061695D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Android </w:t>
            </w:r>
          </w:p>
        </w:tc>
        <w:tc>
          <w:tcPr>
            <w:tcW w:w="4595" w:type="dxa"/>
          </w:tcPr>
          <w:p w:rsidR="00FF0992" w:rsidRDefault="00FF0992" w:rsidP="0061695D">
            <w:pPr>
              <w:pStyle w:val="TU-TableBullet"/>
              <w:numPr>
                <w:ilvl w:val="0"/>
                <w:numId w:val="0"/>
              </w:numPr>
              <w:ind w:left="157" w:hanging="21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4.1.x - 4.3</w:t>
            </w:r>
          </w:p>
        </w:tc>
      </w:tr>
    </w:tbl>
    <w:p w:rsidR="007A09DD" w:rsidRDefault="007A09DD" w:rsidP="007A09DD">
      <w:pPr>
        <w:pStyle w:val="Heading2"/>
        <w:spacing w:line="276" w:lineRule="auto"/>
        <w:ind w:left="90"/>
        <w:rPr>
          <w:rFonts w:ascii="Arial" w:hAnsi="Arial" w:cs="Arial"/>
          <w:b/>
          <w:color w:val="auto"/>
          <w:sz w:val="32"/>
          <w:szCs w:val="32"/>
        </w:rPr>
      </w:pPr>
      <w:bookmarkStart w:id="29" w:name="_Toc522091199"/>
      <w:bookmarkStart w:id="30" w:name="_Toc527394999"/>
      <w:bookmarkStart w:id="31" w:name="_Toc527569414"/>
    </w:p>
    <w:p w:rsidR="00FF0992" w:rsidRDefault="00FF0992" w:rsidP="00FF0992">
      <w:pPr>
        <w:pStyle w:val="Heading2"/>
        <w:numPr>
          <w:ilvl w:val="1"/>
          <w:numId w:val="1"/>
        </w:numPr>
        <w:spacing w:line="276" w:lineRule="auto"/>
        <w:ind w:left="90" w:hanging="630"/>
        <w:rPr>
          <w:rFonts w:ascii="Arial" w:hAnsi="Arial" w:cs="Arial"/>
          <w:b/>
          <w:color w:val="auto"/>
          <w:sz w:val="32"/>
          <w:szCs w:val="32"/>
        </w:rPr>
      </w:pPr>
      <w:r w:rsidRPr="0054408C">
        <w:rPr>
          <w:rFonts w:ascii="Arial" w:hAnsi="Arial" w:cs="Arial"/>
          <w:b/>
          <w:color w:val="auto"/>
          <w:sz w:val="32"/>
          <w:szCs w:val="32"/>
        </w:rPr>
        <w:t>Definitions, Acronyms, and Abbreviations</w:t>
      </w:r>
      <w:bookmarkEnd w:id="29"/>
      <w:bookmarkEnd w:id="30"/>
      <w:bookmarkEnd w:id="31"/>
      <w:r w:rsidRPr="0054408C">
        <w:rPr>
          <w:rFonts w:ascii="Arial" w:hAnsi="Arial" w:cs="Arial"/>
          <w:b/>
          <w:color w:val="auto"/>
          <w:sz w:val="32"/>
          <w:szCs w:val="32"/>
        </w:rPr>
        <w:t xml:space="preserve"> </w:t>
      </w:r>
    </w:p>
    <w:p w:rsidR="007A09DD" w:rsidRDefault="007A09DD" w:rsidP="007A09DD">
      <w:pPr>
        <w:spacing w:after="0"/>
      </w:pPr>
    </w:p>
    <w:p w:rsidR="00FF0992" w:rsidRPr="0054408C" w:rsidRDefault="007A09DD" w:rsidP="007A09DD">
      <w:pPr>
        <w:pStyle w:val="T-TableTitle"/>
        <w:ind w:left="180"/>
      </w:pPr>
      <w:bookmarkStart w:id="32" w:name="_Toc527395376"/>
      <w:bookmarkStart w:id="33" w:name="_Toc527569436"/>
      <w:r w:rsidRPr="00362B63">
        <w:t xml:space="preserve">Table </w:t>
      </w:r>
      <w:r w:rsidRPr="00362B63">
        <w:fldChar w:fldCharType="begin"/>
      </w:r>
      <w:r w:rsidRPr="00362B63">
        <w:instrText xml:space="preserve"> SEQ Table \* ARABIC </w:instrText>
      </w:r>
      <w:r w:rsidRPr="00362B63">
        <w:fldChar w:fldCharType="separate"/>
      </w:r>
      <w:r w:rsidR="00A73C50">
        <w:rPr>
          <w:noProof/>
        </w:rPr>
        <w:t>3</w:t>
      </w:r>
      <w:r w:rsidRPr="00362B63">
        <w:fldChar w:fldCharType="end"/>
      </w:r>
      <w:r w:rsidRPr="00362B63">
        <w:t>-Definition, Acronyms, and Abbreviations</w:t>
      </w:r>
      <w:bookmarkEnd w:id="32"/>
      <w:bookmarkEnd w:id="33"/>
    </w:p>
    <w:tbl>
      <w:tblPr>
        <w:tblStyle w:val="FormatA"/>
        <w:tblW w:w="9360" w:type="dxa"/>
        <w:jc w:val="center"/>
        <w:tblInd w:w="0" w:type="dxa"/>
        <w:tblLook w:val="04A0" w:firstRow="1" w:lastRow="0" w:firstColumn="1" w:lastColumn="0" w:noHBand="0" w:noVBand="1"/>
      </w:tblPr>
      <w:tblGrid>
        <w:gridCol w:w="2340"/>
        <w:gridCol w:w="7020"/>
      </w:tblGrid>
      <w:tr w:rsidR="00FF0992" w:rsidRPr="0054408C" w:rsidTr="004C60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340" w:type="dxa"/>
          </w:tcPr>
          <w:p w:rsidR="00FF0992" w:rsidRPr="002D2A2D" w:rsidRDefault="00FF0992" w:rsidP="0061695D">
            <w:pPr>
              <w:pStyle w:val="TH-TableHeading"/>
              <w:jc w:val="left"/>
              <w:rPr>
                <w:b w:val="0"/>
                <w:sz w:val="22"/>
                <w:szCs w:val="22"/>
              </w:rPr>
            </w:pPr>
            <w:r w:rsidRPr="002D2A2D">
              <w:rPr>
                <w:rStyle w:val="Strong"/>
                <w:rFonts w:eastAsia="SimSun"/>
                <w:color w:val="000000" w:themeColor="text1"/>
                <w:sz w:val="22"/>
                <w:szCs w:val="22"/>
              </w:rPr>
              <w:t>Term</w:t>
            </w:r>
            <w:r w:rsidRPr="002D2A2D">
              <w:rPr>
                <w:b w:val="0"/>
              </w:rPr>
              <w:t xml:space="preserve"> </w:t>
            </w:r>
            <w:r w:rsidRPr="002D2A2D">
              <w:rPr>
                <w:b w:val="0"/>
                <w:color w:val="000000" w:themeColor="text1"/>
                <w:sz w:val="22"/>
                <w:szCs w:val="22"/>
              </w:rPr>
              <w:t xml:space="preserve">                              </w:t>
            </w:r>
          </w:p>
        </w:tc>
        <w:tc>
          <w:tcPr>
            <w:tcW w:w="7020" w:type="dxa"/>
          </w:tcPr>
          <w:p w:rsidR="00FF0992" w:rsidRPr="002D2A2D" w:rsidRDefault="00FF0992" w:rsidP="0061695D">
            <w:pPr>
              <w:pStyle w:val="TH-TableHeading"/>
              <w:ind w:firstLine="914"/>
              <w:jc w:val="left"/>
              <w:rPr>
                <w:b w:val="0"/>
                <w:sz w:val="22"/>
                <w:szCs w:val="22"/>
              </w:rPr>
            </w:pPr>
            <w:r w:rsidRPr="00A46A19">
              <w:rPr>
                <w:rStyle w:val="Strong"/>
                <w:rFonts w:eastAsia="SimSun"/>
                <w:sz w:val="22"/>
                <w:szCs w:val="22"/>
              </w:rPr>
              <w:t>Definition</w:t>
            </w:r>
          </w:p>
        </w:tc>
      </w:tr>
      <w:tr w:rsidR="00FF0992" w:rsidRPr="0054408C" w:rsidTr="004C60B6">
        <w:trPr>
          <w:jc w:val="center"/>
        </w:trPr>
        <w:tc>
          <w:tcPr>
            <w:tcW w:w="2340" w:type="dxa"/>
          </w:tcPr>
          <w:p w:rsidR="00FF0992" w:rsidRPr="0054408C" w:rsidRDefault="00FF0992" w:rsidP="0061695D">
            <w:pPr>
              <w:pStyle w:val="TH-TableHeading"/>
              <w:jc w:val="left"/>
              <w:rPr>
                <w:rStyle w:val="Strong"/>
                <w:rFonts w:eastAsia="SimSun"/>
                <w:color w:val="000000" w:themeColor="text1"/>
                <w:sz w:val="22"/>
                <w:szCs w:val="22"/>
              </w:rPr>
            </w:pPr>
            <w:r w:rsidRPr="0054408C">
              <w:rPr>
                <w:rStyle w:val="Strong"/>
                <w:rFonts w:eastAsia="SimSun"/>
                <w:sz w:val="22"/>
                <w:szCs w:val="22"/>
              </w:rPr>
              <w:t>DIRBS</w:t>
            </w:r>
            <w:r w:rsidRPr="0054408C">
              <w:rPr>
                <w:rStyle w:val="Strong"/>
                <w:rFonts w:eastAsia="SimSu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7020" w:type="dxa"/>
          </w:tcPr>
          <w:p w:rsidR="00FF0992" w:rsidRPr="0054408C" w:rsidRDefault="00FF0992" w:rsidP="0061695D">
            <w:pPr>
              <w:pStyle w:val="TH-TableHeading"/>
              <w:jc w:val="left"/>
              <w:rPr>
                <w:rStyle w:val="Strong"/>
                <w:rFonts w:eastAsia="SimSun"/>
                <w:color w:val="091E42"/>
                <w:sz w:val="22"/>
                <w:szCs w:val="22"/>
              </w:rPr>
            </w:pPr>
            <w:r w:rsidRPr="0054408C">
              <w:rPr>
                <w:rStyle w:val="Strong"/>
                <w:rFonts w:eastAsia="SimSun"/>
                <w:sz w:val="22"/>
                <w:szCs w:val="22"/>
              </w:rPr>
              <w:t>Device Identification Registration and Blocking System</w:t>
            </w:r>
          </w:p>
        </w:tc>
      </w:tr>
      <w:tr w:rsidR="00FF0992" w:rsidRPr="0054408C" w:rsidTr="004C60B6">
        <w:trPr>
          <w:trHeight w:val="276"/>
          <w:jc w:val="center"/>
        </w:trPr>
        <w:tc>
          <w:tcPr>
            <w:tcW w:w="2340" w:type="dxa"/>
          </w:tcPr>
          <w:p w:rsidR="00FF0992" w:rsidRPr="0054408C" w:rsidRDefault="00FF0992" w:rsidP="0061695D">
            <w:pPr>
              <w:pStyle w:val="TB-TableBody"/>
              <w:rPr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IAM</w:t>
            </w:r>
          </w:p>
        </w:tc>
        <w:tc>
          <w:tcPr>
            <w:tcW w:w="7020" w:type="dxa"/>
          </w:tcPr>
          <w:p w:rsidR="00FF0992" w:rsidRPr="0054408C" w:rsidRDefault="00FF0992" w:rsidP="0061695D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91E42"/>
                <w:sz w:val="22"/>
                <w:szCs w:val="22"/>
              </w:rPr>
            </w:pPr>
            <w:r w:rsidRPr="0054408C">
              <w:rPr>
                <w:rFonts w:ascii="Arial" w:hAnsi="Arial" w:cs="Arial"/>
                <w:sz w:val="22"/>
                <w:szCs w:val="22"/>
              </w:rPr>
              <w:t>Identity Access Management System</w:t>
            </w:r>
          </w:p>
        </w:tc>
      </w:tr>
      <w:tr w:rsidR="00FF0992" w:rsidRPr="0054408C" w:rsidTr="004C60B6">
        <w:trPr>
          <w:jc w:val="center"/>
        </w:trPr>
        <w:tc>
          <w:tcPr>
            <w:tcW w:w="2340" w:type="dxa"/>
          </w:tcPr>
          <w:p w:rsidR="00FF0992" w:rsidRPr="0054408C" w:rsidRDefault="00FF0992" w:rsidP="0061695D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DRS</w:t>
            </w:r>
          </w:p>
        </w:tc>
        <w:tc>
          <w:tcPr>
            <w:tcW w:w="7020" w:type="dxa"/>
          </w:tcPr>
          <w:p w:rsidR="00FF0992" w:rsidRPr="0054408C" w:rsidRDefault="00FF0992" w:rsidP="00B6450F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54408C">
              <w:rPr>
                <w:rFonts w:ascii="Arial" w:hAnsi="Arial" w:cs="Arial"/>
                <w:sz w:val="22"/>
                <w:szCs w:val="22"/>
              </w:rPr>
              <w:t xml:space="preserve">Device </w:t>
            </w:r>
            <w:r w:rsidR="00B6450F">
              <w:rPr>
                <w:rFonts w:ascii="Arial" w:hAnsi="Arial" w:cs="Arial"/>
                <w:sz w:val="22"/>
                <w:szCs w:val="22"/>
              </w:rPr>
              <w:t>Registration Subsystem</w:t>
            </w:r>
          </w:p>
        </w:tc>
      </w:tr>
      <w:tr w:rsidR="00FF0992" w:rsidRPr="0054408C" w:rsidTr="004C60B6">
        <w:trPr>
          <w:jc w:val="center"/>
        </w:trPr>
        <w:tc>
          <w:tcPr>
            <w:tcW w:w="2340" w:type="dxa"/>
          </w:tcPr>
          <w:p w:rsidR="00FF0992" w:rsidRPr="0054408C" w:rsidRDefault="00FF0992" w:rsidP="0061695D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MSISDN</w:t>
            </w:r>
          </w:p>
        </w:tc>
        <w:tc>
          <w:tcPr>
            <w:tcW w:w="7020" w:type="dxa"/>
          </w:tcPr>
          <w:p w:rsidR="00FF0992" w:rsidRPr="0054408C" w:rsidRDefault="00FF0992" w:rsidP="0061695D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54408C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Mobile Subscriber Integrated Services Directory Number</w:t>
            </w:r>
          </w:p>
        </w:tc>
      </w:tr>
      <w:tr w:rsidR="00FF0992" w:rsidRPr="0054408C" w:rsidTr="004C60B6">
        <w:trPr>
          <w:jc w:val="center"/>
        </w:trPr>
        <w:tc>
          <w:tcPr>
            <w:tcW w:w="2340" w:type="dxa"/>
          </w:tcPr>
          <w:p w:rsidR="00FF0992" w:rsidRPr="0054408C" w:rsidRDefault="00FF0992" w:rsidP="0061695D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IMEI</w:t>
            </w:r>
          </w:p>
        </w:tc>
        <w:tc>
          <w:tcPr>
            <w:tcW w:w="7020" w:type="dxa"/>
          </w:tcPr>
          <w:p w:rsidR="00FF0992" w:rsidRPr="0054408C" w:rsidRDefault="00FF0992" w:rsidP="0061695D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54408C"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  <w:t>International Mobile Equipment Identity</w:t>
            </w:r>
          </w:p>
        </w:tc>
      </w:tr>
      <w:tr w:rsidR="00FF0992" w:rsidRPr="0054408C" w:rsidTr="004C60B6">
        <w:trPr>
          <w:jc w:val="center"/>
        </w:trPr>
        <w:tc>
          <w:tcPr>
            <w:tcW w:w="2340" w:type="dxa"/>
          </w:tcPr>
          <w:p w:rsidR="00FF0992" w:rsidRPr="0054408C" w:rsidRDefault="00FF0992" w:rsidP="0061695D">
            <w:pPr>
              <w:pStyle w:val="TB-TableBody"/>
              <w:rPr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 xml:space="preserve">IMSI </w:t>
            </w:r>
          </w:p>
        </w:tc>
        <w:tc>
          <w:tcPr>
            <w:tcW w:w="7020" w:type="dxa"/>
          </w:tcPr>
          <w:p w:rsidR="00FF0992" w:rsidRPr="0054408C" w:rsidRDefault="00FF0992" w:rsidP="0061695D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54408C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International mobile subscriber identity</w:t>
            </w:r>
          </w:p>
        </w:tc>
      </w:tr>
      <w:tr w:rsidR="00FF0992" w:rsidRPr="0054408C" w:rsidTr="004C60B6">
        <w:trPr>
          <w:jc w:val="center"/>
        </w:trPr>
        <w:tc>
          <w:tcPr>
            <w:tcW w:w="2340" w:type="dxa"/>
          </w:tcPr>
          <w:p w:rsidR="00FF0992" w:rsidRPr="0054408C" w:rsidRDefault="00FF0992" w:rsidP="0061695D">
            <w:pPr>
              <w:pStyle w:val="TB-TableBody"/>
              <w:rPr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TAC</w:t>
            </w:r>
          </w:p>
        </w:tc>
        <w:tc>
          <w:tcPr>
            <w:tcW w:w="7020" w:type="dxa"/>
          </w:tcPr>
          <w:p w:rsidR="00FF0992" w:rsidRPr="0054408C" w:rsidRDefault="00FF0992" w:rsidP="0061695D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54408C"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  <w:t xml:space="preserve">Type Allocation Code </w:t>
            </w:r>
          </w:p>
        </w:tc>
      </w:tr>
    </w:tbl>
    <w:p w:rsidR="00FF0992" w:rsidRDefault="00FF0992" w:rsidP="00FF0992"/>
    <w:p w:rsidR="00FF0992" w:rsidRDefault="00FF0992" w:rsidP="00FF0992"/>
    <w:p w:rsidR="00FF0992" w:rsidRDefault="00FF0992" w:rsidP="00FF0992"/>
    <w:p w:rsidR="00FF0992" w:rsidRDefault="00FF0992" w:rsidP="00FF0992"/>
    <w:p w:rsidR="00D51F34" w:rsidRDefault="00D51F34" w:rsidP="00FF0992"/>
    <w:p w:rsidR="004C60B6" w:rsidRDefault="004C60B6" w:rsidP="00FF0992"/>
    <w:p w:rsidR="004C60B6" w:rsidRPr="004C60B6" w:rsidRDefault="004C60B6" w:rsidP="004C60B6"/>
    <w:p w:rsidR="004C60B6" w:rsidRPr="004C60B6" w:rsidRDefault="004C60B6" w:rsidP="004C60B6"/>
    <w:p w:rsidR="004C60B6" w:rsidRDefault="004C60B6" w:rsidP="004C60B6"/>
    <w:p w:rsidR="00D51F34" w:rsidRPr="004C60B6" w:rsidRDefault="004C60B6" w:rsidP="004C60B6">
      <w:pPr>
        <w:tabs>
          <w:tab w:val="left" w:pos="5923"/>
        </w:tabs>
      </w:pPr>
      <w:r>
        <w:tab/>
      </w:r>
    </w:p>
    <w:p w:rsidR="000A299D" w:rsidRDefault="000A299D" w:rsidP="000A299D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480" w:after="240" w:line="240" w:lineRule="auto"/>
        <w:ind w:left="-540" w:firstLine="0"/>
        <w:rPr>
          <w:rFonts w:ascii="Arial" w:hAnsi="Arial" w:cs="Arial"/>
          <w:b/>
          <w:color w:val="auto"/>
          <w:sz w:val="48"/>
          <w:szCs w:val="48"/>
        </w:rPr>
      </w:pPr>
      <w:bookmarkStart w:id="34" w:name="_Toc522091200"/>
      <w:bookmarkStart w:id="35" w:name="_Toc527395000"/>
      <w:bookmarkStart w:id="36" w:name="_Toc527569415"/>
      <w:r w:rsidRPr="00A46A19">
        <w:rPr>
          <w:rFonts w:ascii="Arial" w:hAnsi="Arial" w:cs="Arial"/>
          <w:b/>
          <w:color w:val="auto"/>
          <w:sz w:val="48"/>
          <w:szCs w:val="48"/>
        </w:rPr>
        <w:lastRenderedPageBreak/>
        <w:t>System Description</w:t>
      </w:r>
      <w:bookmarkEnd w:id="34"/>
      <w:bookmarkEnd w:id="35"/>
      <w:bookmarkEnd w:id="36"/>
      <w:r w:rsidRPr="00A46A19">
        <w:rPr>
          <w:rFonts w:ascii="Arial" w:hAnsi="Arial" w:cs="Arial"/>
          <w:b/>
          <w:color w:val="auto"/>
          <w:sz w:val="48"/>
          <w:szCs w:val="48"/>
        </w:rPr>
        <w:t xml:space="preserve"> </w:t>
      </w:r>
    </w:p>
    <w:p w:rsidR="00FE592A" w:rsidRPr="00FE592A" w:rsidRDefault="00FE592A" w:rsidP="00FE592A">
      <w:pPr>
        <w:pStyle w:val="T-TableTitle"/>
        <w:ind w:left="90"/>
      </w:pPr>
      <w:bookmarkStart w:id="37" w:name="_Toc527569437"/>
      <w:r w:rsidRPr="00EA5BDD">
        <w:t xml:space="preserve">Table </w:t>
      </w:r>
      <w:r w:rsidRPr="00EA5BDD">
        <w:fldChar w:fldCharType="begin"/>
      </w:r>
      <w:r w:rsidRPr="00EA5BDD">
        <w:instrText xml:space="preserve"> SEQ Table \* ARABIC </w:instrText>
      </w:r>
      <w:r w:rsidRPr="00EA5BDD">
        <w:fldChar w:fldCharType="separate"/>
      </w:r>
      <w:r w:rsidR="00A73C50">
        <w:rPr>
          <w:noProof/>
        </w:rPr>
        <w:t>4</w:t>
      </w:r>
      <w:r w:rsidRPr="00EA5BDD">
        <w:fldChar w:fldCharType="end"/>
      </w:r>
      <w:r w:rsidRPr="00EA5BDD">
        <w:t>-System Description</w:t>
      </w:r>
      <w:bookmarkEnd w:id="37"/>
    </w:p>
    <w:tbl>
      <w:tblPr>
        <w:tblStyle w:val="FormatA"/>
        <w:tblW w:w="9463" w:type="dxa"/>
        <w:jc w:val="center"/>
        <w:tblInd w:w="0" w:type="dxa"/>
        <w:tblLook w:val="04A0" w:firstRow="1" w:lastRow="0" w:firstColumn="1" w:lastColumn="0" w:noHBand="0" w:noVBand="1"/>
      </w:tblPr>
      <w:tblGrid>
        <w:gridCol w:w="2515"/>
        <w:gridCol w:w="6948"/>
      </w:tblGrid>
      <w:tr w:rsidR="000A299D" w:rsidRPr="002D713F" w:rsidTr="00976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515" w:type="dxa"/>
          </w:tcPr>
          <w:p w:rsidR="000A299D" w:rsidRPr="002D713F" w:rsidRDefault="00B6450F" w:rsidP="0061695D">
            <w:pPr>
              <w:pStyle w:val="TH-TableHeading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Feature/Sections</w:t>
            </w:r>
          </w:p>
        </w:tc>
        <w:tc>
          <w:tcPr>
            <w:tcW w:w="6948" w:type="dxa"/>
          </w:tcPr>
          <w:p w:rsidR="000A299D" w:rsidRPr="00B6450F" w:rsidRDefault="000A299D" w:rsidP="0061695D">
            <w:pPr>
              <w:pStyle w:val="TH-TableHeading"/>
              <w:ind w:firstLine="1364"/>
              <w:jc w:val="left"/>
              <w:rPr>
                <w:b w:val="0"/>
                <w:sz w:val="22"/>
                <w:szCs w:val="22"/>
              </w:rPr>
            </w:pPr>
            <w:r w:rsidRPr="00B6450F">
              <w:rPr>
                <w:rStyle w:val="Strong"/>
                <w:rFonts w:eastAsia="SimSun"/>
                <w:b/>
                <w:sz w:val="22"/>
                <w:szCs w:val="22"/>
              </w:rPr>
              <w:t xml:space="preserve">Explanation </w:t>
            </w:r>
          </w:p>
        </w:tc>
      </w:tr>
      <w:tr w:rsidR="000A299D" w:rsidRPr="002D713F" w:rsidTr="00976F71">
        <w:trPr>
          <w:jc w:val="center"/>
        </w:trPr>
        <w:tc>
          <w:tcPr>
            <w:tcW w:w="2515" w:type="dxa"/>
          </w:tcPr>
          <w:p w:rsidR="000A299D" w:rsidRPr="002D713F" w:rsidRDefault="000A299D" w:rsidP="0061695D">
            <w:pPr>
              <w:pStyle w:val="TB-TableBody"/>
              <w:rPr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t>Login Screen</w:t>
            </w:r>
          </w:p>
        </w:tc>
        <w:tc>
          <w:tcPr>
            <w:tcW w:w="6948" w:type="dxa"/>
          </w:tcPr>
          <w:p w:rsidR="000A299D" w:rsidRPr="002D713F" w:rsidRDefault="000A299D" w:rsidP="000A299D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ind w:left="374" w:hanging="180"/>
              <w:rPr>
                <w:rFonts w:ascii="Arial" w:hAnsi="Arial" w:cs="Arial"/>
                <w:sz w:val="22"/>
                <w:szCs w:val="22"/>
              </w:rPr>
            </w:pPr>
            <w:r w:rsidRPr="002D713F">
              <w:rPr>
                <w:rFonts w:ascii="Arial" w:hAnsi="Arial" w:cs="Arial"/>
                <w:sz w:val="22"/>
                <w:szCs w:val="22"/>
              </w:rPr>
              <w:t>To access the system</w:t>
            </w:r>
            <w:r w:rsidR="00DF45D5">
              <w:rPr>
                <w:rFonts w:ascii="Arial" w:hAnsi="Arial" w:cs="Arial"/>
                <w:sz w:val="22"/>
                <w:szCs w:val="22"/>
              </w:rPr>
              <w:t>, authorized user</w:t>
            </w:r>
            <w:r w:rsidR="00222CDB">
              <w:rPr>
                <w:rFonts w:ascii="Arial" w:hAnsi="Arial" w:cs="Arial"/>
                <w:sz w:val="22"/>
                <w:szCs w:val="22"/>
              </w:rPr>
              <w:t xml:space="preserve"> first need</w:t>
            </w:r>
            <w:r w:rsidR="00DF45D5">
              <w:rPr>
                <w:rFonts w:ascii="Arial" w:hAnsi="Arial" w:cs="Arial"/>
                <w:sz w:val="22"/>
                <w:szCs w:val="22"/>
              </w:rPr>
              <w:t>s</w:t>
            </w:r>
            <w:r w:rsidR="00B33BAC">
              <w:rPr>
                <w:rFonts w:ascii="Arial" w:hAnsi="Arial" w:cs="Arial"/>
                <w:sz w:val="22"/>
                <w:szCs w:val="22"/>
              </w:rPr>
              <w:t xml:space="preserve"> to enter his/her </w:t>
            </w:r>
            <w:bookmarkStart w:id="38" w:name="_GoBack"/>
            <w:bookmarkEnd w:id="38"/>
            <w:r w:rsidRPr="002D713F">
              <w:rPr>
                <w:rFonts w:ascii="Arial" w:hAnsi="Arial" w:cs="Arial"/>
                <w:sz w:val="22"/>
                <w:szCs w:val="22"/>
              </w:rPr>
              <w:t>credentials on login page, this login page authenticate user from the IAM and redirects user to DRS</w:t>
            </w:r>
          </w:p>
          <w:p w:rsidR="000A299D" w:rsidRPr="002D713F" w:rsidRDefault="000A299D" w:rsidP="0061695D">
            <w:pPr>
              <w:pStyle w:val="NormalWeb"/>
              <w:spacing w:before="0" w:beforeAutospacing="0" w:after="0" w:afterAutospacing="0"/>
              <w:ind w:left="284"/>
              <w:rPr>
                <w:rFonts w:ascii="Arial" w:hAnsi="Arial" w:cs="Arial"/>
                <w:color w:val="091E42"/>
                <w:sz w:val="22"/>
                <w:szCs w:val="22"/>
              </w:rPr>
            </w:pPr>
          </w:p>
        </w:tc>
      </w:tr>
      <w:tr w:rsidR="000A299D" w:rsidRPr="002D713F" w:rsidTr="00976F71">
        <w:trPr>
          <w:jc w:val="center"/>
        </w:trPr>
        <w:tc>
          <w:tcPr>
            <w:tcW w:w="2515" w:type="dxa"/>
          </w:tcPr>
          <w:p w:rsidR="000A299D" w:rsidRPr="002D713F" w:rsidRDefault="000A299D" w:rsidP="0061695D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t xml:space="preserve">Dashboard Screen  </w:t>
            </w:r>
          </w:p>
        </w:tc>
        <w:tc>
          <w:tcPr>
            <w:tcW w:w="6948" w:type="dxa"/>
          </w:tcPr>
          <w:p w:rsidR="000A299D" w:rsidRPr="002D713F" w:rsidRDefault="000A299D" w:rsidP="0061695D">
            <w:pPr>
              <w:pStyle w:val="CommentText"/>
              <w:ind w:left="284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>The dashboard screen displays the instruction</w:t>
            </w:r>
            <w:r w:rsidR="00222CDB">
              <w:rPr>
                <w:rFonts w:cs="Arial"/>
                <w:sz w:val="22"/>
                <w:szCs w:val="22"/>
              </w:rPr>
              <w:t>s</w:t>
            </w:r>
            <w:r>
              <w:rPr>
                <w:rFonts w:cs="Arial"/>
                <w:sz w:val="22"/>
                <w:szCs w:val="22"/>
              </w:rPr>
              <w:t xml:space="preserve"> for </w:t>
            </w:r>
            <w:r w:rsidR="007A09DD">
              <w:rPr>
                <w:rFonts w:cs="Arial"/>
                <w:sz w:val="22"/>
                <w:szCs w:val="22"/>
              </w:rPr>
              <w:t>the user</w:t>
            </w:r>
            <w:r w:rsidRPr="002D713F">
              <w:rPr>
                <w:rFonts w:cs="Arial"/>
                <w:sz w:val="22"/>
                <w:szCs w:val="22"/>
              </w:rPr>
              <w:t xml:space="preserve"> </w:t>
            </w:r>
            <w:r w:rsidR="00222CDB">
              <w:rPr>
                <w:rFonts w:cs="Arial"/>
                <w:sz w:val="22"/>
                <w:szCs w:val="22"/>
              </w:rPr>
              <w:t xml:space="preserve">which has the </w:t>
            </w:r>
            <w:r w:rsidRPr="002D713F">
              <w:rPr>
                <w:rFonts w:cs="Arial"/>
                <w:sz w:val="22"/>
                <w:szCs w:val="22"/>
              </w:rPr>
              <w:t xml:space="preserve">following sections </w:t>
            </w:r>
          </w:p>
          <w:p w:rsidR="000A299D" w:rsidRPr="002D713F" w:rsidRDefault="000A299D" w:rsidP="0061695D">
            <w:pPr>
              <w:pStyle w:val="NormalWeb"/>
              <w:spacing w:before="0" w:beforeAutospacing="0" w:after="0" w:afterAutospacing="0"/>
              <w:ind w:firstLine="194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</w:p>
          <w:p w:rsidR="000A299D" w:rsidRPr="002D713F" w:rsidRDefault="000A299D" w:rsidP="000A299D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ind w:left="374" w:hanging="270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2D713F">
              <w:rPr>
                <w:rStyle w:val="Strong"/>
                <w:rFonts w:ascii="Arial" w:eastAsiaTheme="majorEastAsia" w:hAnsi="Arial" w:cs="Arial"/>
                <w:sz w:val="22"/>
                <w:szCs w:val="22"/>
              </w:rPr>
              <w:t>Header</w:t>
            </w:r>
          </w:p>
          <w:p w:rsidR="000A299D" w:rsidRDefault="000A299D" w:rsidP="0061695D">
            <w:pPr>
              <w:pStyle w:val="NormalWeb"/>
              <w:spacing w:before="0" w:beforeAutospacing="0" w:after="0" w:afterAutospacing="0"/>
              <w:ind w:left="374"/>
              <w:rPr>
                <w:rFonts w:ascii="Arial" w:hAnsi="Arial" w:cs="Arial"/>
                <w:sz w:val="22"/>
                <w:szCs w:val="22"/>
              </w:rPr>
            </w:pPr>
            <w:r w:rsidRPr="006A77F4">
              <w:rPr>
                <w:rFonts w:ascii="Arial" w:hAnsi="Arial" w:cs="Arial"/>
                <w:sz w:val="22"/>
                <w:szCs w:val="22"/>
              </w:rPr>
              <w:t>Header section disp</w:t>
            </w:r>
            <w:r>
              <w:rPr>
                <w:rFonts w:ascii="Arial" w:hAnsi="Arial" w:cs="Arial"/>
                <w:sz w:val="22"/>
                <w:szCs w:val="22"/>
              </w:rPr>
              <w:t xml:space="preserve">lays the name of the system, name of the </w:t>
            </w:r>
            <w:r w:rsidRPr="006A77F4">
              <w:rPr>
                <w:rFonts w:ascii="Arial" w:hAnsi="Arial" w:cs="Arial"/>
                <w:sz w:val="22"/>
                <w:szCs w:val="22"/>
              </w:rPr>
              <w:t>logged in</w:t>
            </w:r>
            <w:r>
              <w:rPr>
                <w:rFonts w:ascii="Arial" w:hAnsi="Arial" w:cs="Arial"/>
                <w:sz w:val="22"/>
                <w:szCs w:val="22"/>
              </w:rPr>
              <w:t xml:space="preserve"> user</w:t>
            </w:r>
            <w:r w:rsidRPr="006A77F4">
              <w:rPr>
                <w:rFonts w:ascii="Arial" w:hAnsi="Arial" w:cs="Arial"/>
                <w:sz w:val="22"/>
                <w:szCs w:val="22"/>
              </w:rPr>
              <w:t xml:space="preserve"> with logout functionality</w:t>
            </w:r>
          </w:p>
          <w:p w:rsidR="000A299D" w:rsidRPr="002D713F" w:rsidRDefault="000A299D" w:rsidP="0061695D">
            <w:pPr>
              <w:pStyle w:val="NormalWeb"/>
              <w:spacing w:before="0" w:beforeAutospacing="0" w:after="0" w:afterAutospacing="0"/>
              <w:ind w:left="374"/>
              <w:rPr>
                <w:rFonts w:ascii="Arial" w:hAnsi="Arial" w:cs="Arial"/>
                <w:sz w:val="22"/>
                <w:szCs w:val="22"/>
              </w:rPr>
            </w:pPr>
          </w:p>
          <w:p w:rsidR="000A299D" w:rsidRPr="002D713F" w:rsidRDefault="000A299D" w:rsidP="000A299D">
            <w:pPr>
              <w:pStyle w:val="NormalWeb"/>
              <w:numPr>
                <w:ilvl w:val="0"/>
                <w:numId w:val="6"/>
              </w:numPr>
              <w:tabs>
                <w:tab w:val="left" w:pos="464"/>
                <w:tab w:val="left" w:pos="630"/>
                <w:tab w:val="left" w:pos="794"/>
              </w:tabs>
              <w:spacing w:before="0" w:beforeAutospacing="0" w:after="0" w:afterAutospacing="0"/>
              <w:ind w:left="374" w:hanging="270"/>
              <w:rPr>
                <w:rFonts w:ascii="Arial" w:eastAsiaTheme="minorEastAsia" w:hAnsi="Arial" w:cs="Arial"/>
                <w:sz w:val="22"/>
                <w:szCs w:val="22"/>
              </w:rPr>
            </w:pPr>
            <w:r w:rsidRPr="002D713F">
              <w:rPr>
                <w:rStyle w:val="Strong"/>
                <w:rFonts w:ascii="Arial" w:eastAsiaTheme="majorEastAsia" w:hAnsi="Arial" w:cs="Arial"/>
                <w:sz w:val="22"/>
                <w:szCs w:val="22"/>
              </w:rPr>
              <w:t>Navigation Panel</w:t>
            </w:r>
          </w:p>
          <w:p w:rsidR="000A299D" w:rsidRPr="002D713F" w:rsidRDefault="000A299D" w:rsidP="0061695D">
            <w:pPr>
              <w:pStyle w:val="CommentText"/>
              <w:ind w:left="374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>Navigation Panel contains main navigation menu through which user can navigate the whole system.</w:t>
            </w:r>
          </w:p>
          <w:p w:rsidR="000A299D" w:rsidRPr="002D713F" w:rsidRDefault="000A299D" w:rsidP="0061695D">
            <w:pPr>
              <w:pStyle w:val="CommentText"/>
              <w:ind w:left="374"/>
              <w:rPr>
                <w:rFonts w:cs="Arial"/>
                <w:sz w:val="22"/>
                <w:szCs w:val="22"/>
              </w:rPr>
            </w:pPr>
          </w:p>
          <w:p w:rsidR="000A299D" w:rsidRDefault="000A299D" w:rsidP="000A299D">
            <w:pPr>
              <w:pStyle w:val="NormalWeb"/>
              <w:numPr>
                <w:ilvl w:val="0"/>
                <w:numId w:val="7"/>
              </w:numPr>
              <w:tabs>
                <w:tab w:val="left" w:pos="374"/>
              </w:tabs>
              <w:spacing w:before="0" w:beforeAutospacing="0" w:after="0" w:afterAutospacing="0"/>
              <w:ind w:hanging="616"/>
              <w:rPr>
                <w:rFonts w:ascii="Arial" w:hAnsi="Arial" w:cs="Arial"/>
                <w:b/>
                <w:sz w:val="22"/>
                <w:szCs w:val="22"/>
              </w:rPr>
            </w:pPr>
            <w:r w:rsidRPr="002D713F">
              <w:rPr>
                <w:rFonts w:ascii="Arial" w:hAnsi="Arial" w:cs="Arial"/>
                <w:b/>
                <w:sz w:val="22"/>
                <w:szCs w:val="22"/>
              </w:rPr>
              <w:t>Main Content Area</w:t>
            </w:r>
          </w:p>
          <w:p w:rsidR="000A299D" w:rsidRDefault="000A299D" w:rsidP="0061695D">
            <w:pPr>
              <w:pStyle w:val="NormalWeb"/>
              <w:tabs>
                <w:tab w:val="left" w:pos="702"/>
              </w:tabs>
              <w:spacing w:before="0" w:beforeAutospacing="0" w:after="0" w:afterAutospacing="0"/>
              <w:ind w:left="342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Main Content Area contains all the content to be displayed and actions to be performed </w:t>
            </w:r>
            <w:r w:rsidRPr="006D152D">
              <w:rPr>
                <w:rFonts w:ascii="Arial" w:hAnsi="Arial" w:cs="Arial"/>
                <w:sz w:val="22"/>
                <w:szCs w:val="22"/>
              </w:rPr>
              <w:t>for respective feature</w:t>
            </w:r>
            <w:r w:rsidRPr="002D713F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</w:p>
          <w:p w:rsidR="000A299D" w:rsidRDefault="000A299D" w:rsidP="0061695D">
            <w:pPr>
              <w:pStyle w:val="NormalWeb"/>
              <w:tabs>
                <w:tab w:val="left" w:pos="702"/>
              </w:tabs>
              <w:spacing w:before="0" w:beforeAutospacing="0" w:after="0" w:afterAutospacing="0"/>
              <w:ind w:left="342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0A299D" w:rsidRDefault="000A299D" w:rsidP="000A299D">
            <w:pPr>
              <w:pStyle w:val="NormalWeb"/>
              <w:numPr>
                <w:ilvl w:val="0"/>
                <w:numId w:val="7"/>
              </w:numPr>
              <w:tabs>
                <w:tab w:val="left" w:pos="374"/>
              </w:tabs>
              <w:spacing w:before="0" w:beforeAutospacing="0" w:after="0" w:afterAutospacing="0"/>
              <w:ind w:hanging="616"/>
              <w:rPr>
                <w:rFonts w:ascii="Arial" w:hAnsi="Arial" w:cs="Arial"/>
                <w:b/>
                <w:sz w:val="22"/>
                <w:szCs w:val="22"/>
              </w:rPr>
            </w:pPr>
            <w:r w:rsidRPr="002D713F">
              <w:rPr>
                <w:rFonts w:ascii="Arial" w:hAnsi="Arial" w:cs="Arial"/>
                <w:b/>
                <w:sz w:val="22"/>
                <w:szCs w:val="22"/>
              </w:rPr>
              <w:t>Breadcrumbs</w:t>
            </w:r>
          </w:p>
          <w:p w:rsidR="000A299D" w:rsidRDefault="000A299D" w:rsidP="0061695D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b/>
                <w:sz w:val="22"/>
                <w:szCs w:val="22"/>
              </w:rPr>
            </w:pPr>
            <w:r w:rsidRPr="00AC59AC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Breadcrumbs allows user to keep track of t</w:t>
            </w: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heir location within the system</w:t>
            </w:r>
            <w:r w:rsidRPr="002D713F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</w:p>
          <w:p w:rsidR="000A299D" w:rsidRDefault="000A299D" w:rsidP="0061695D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0A299D" w:rsidRPr="002D713F" w:rsidRDefault="000A299D" w:rsidP="000A299D">
            <w:pPr>
              <w:pStyle w:val="NormalWeb"/>
              <w:numPr>
                <w:ilvl w:val="0"/>
                <w:numId w:val="7"/>
              </w:numPr>
              <w:tabs>
                <w:tab w:val="left" w:pos="374"/>
              </w:tabs>
              <w:spacing w:before="0" w:beforeAutospacing="0" w:after="0" w:afterAutospacing="0"/>
              <w:ind w:hanging="616"/>
              <w:rPr>
                <w:rFonts w:ascii="Arial" w:hAnsi="Arial" w:cs="Arial"/>
                <w:b/>
                <w:sz w:val="22"/>
                <w:szCs w:val="22"/>
              </w:rPr>
            </w:pPr>
            <w:r w:rsidRPr="002D713F">
              <w:rPr>
                <w:rFonts w:ascii="Arial" w:hAnsi="Arial" w:cs="Arial"/>
                <w:b/>
                <w:sz w:val="22"/>
                <w:szCs w:val="22"/>
              </w:rPr>
              <w:t xml:space="preserve">Footer </w:t>
            </w:r>
          </w:p>
          <w:p w:rsidR="000A299D" w:rsidRDefault="000A299D" w:rsidP="00B96219">
            <w:pPr>
              <w:pStyle w:val="NormalWeb"/>
              <w:tabs>
                <w:tab w:val="left" w:pos="374"/>
              </w:tabs>
              <w:spacing w:before="0" w:beforeAutospacing="0" w:after="0" w:afterAutospacing="0"/>
              <w:ind w:left="374"/>
              <w:rPr>
                <w:rFonts w:ascii="Arial" w:hAnsi="Arial" w:cs="Arial"/>
                <w:sz w:val="22"/>
                <w:szCs w:val="22"/>
              </w:rPr>
            </w:pPr>
            <w:r w:rsidRPr="002D713F">
              <w:rPr>
                <w:rFonts w:ascii="Arial" w:hAnsi="Arial" w:cs="Arial"/>
                <w:sz w:val="22"/>
                <w:szCs w:val="22"/>
              </w:rPr>
              <w:t>Footer contains the sof</w:t>
            </w:r>
            <w:r>
              <w:rPr>
                <w:rFonts w:ascii="Arial" w:hAnsi="Arial" w:cs="Arial"/>
                <w:sz w:val="22"/>
                <w:szCs w:val="22"/>
              </w:rPr>
              <w:t xml:space="preserve">tware version and copyrights </w:t>
            </w:r>
            <w:r w:rsidR="00B96219">
              <w:rPr>
                <w:rFonts w:ascii="Arial" w:hAnsi="Arial" w:cs="Arial"/>
                <w:sz w:val="22"/>
                <w:szCs w:val="22"/>
              </w:rPr>
              <w:t>statement</w:t>
            </w:r>
          </w:p>
          <w:p w:rsidR="00B96219" w:rsidRPr="002D713F" w:rsidRDefault="00B96219" w:rsidP="00B96219">
            <w:pPr>
              <w:pStyle w:val="NormalWeb"/>
              <w:tabs>
                <w:tab w:val="left" w:pos="374"/>
              </w:tabs>
              <w:spacing w:before="0" w:beforeAutospacing="0" w:after="0" w:afterAutospacing="0"/>
              <w:ind w:left="374"/>
              <w:rPr>
                <w:rFonts w:cs="Arial"/>
                <w:sz w:val="22"/>
                <w:szCs w:val="22"/>
              </w:rPr>
            </w:pPr>
          </w:p>
        </w:tc>
      </w:tr>
      <w:tr w:rsidR="000A299D" w:rsidRPr="002D713F" w:rsidTr="00976F71">
        <w:trPr>
          <w:jc w:val="center"/>
        </w:trPr>
        <w:tc>
          <w:tcPr>
            <w:tcW w:w="2515" w:type="dxa"/>
          </w:tcPr>
          <w:p w:rsidR="000A299D" w:rsidRPr="002D713F" w:rsidRDefault="000A299D" w:rsidP="0061695D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t xml:space="preserve">Search Requests </w:t>
            </w:r>
          </w:p>
        </w:tc>
        <w:tc>
          <w:tcPr>
            <w:tcW w:w="6948" w:type="dxa"/>
          </w:tcPr>
          <w:p w:rsidR="000A299D" w:rsidRPr="002D713F" w:rsidRDefault="000A299D" w:rsidP="00585C8D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252" w:hanging="180"/>
              <w:rPr>
                <w:rFonts w:ascii="Arial" w:hAnsi="Arial" w:cs="Arial"/>
                <w:sz w:val="22"/>
                <w:szCs w:val="22"/>
              </w:rPr>
            </w:pPr>
            <w:r w:rsidRPr="002D713F">
              <w:rPr>
                <w:rFonts w:ascii="Arial" w:hAnsi="Arial" w:cs="Arial"/>
                <w:sz w:val="22"/>
                <w:szCs w:val="22"/>
              </w:rPr>
              <w:t xml:space="preserve"> Allows user to search a particular request by applying different filters i.e. </w:t>
            </w:r>
            <w:r>
              <w:rPr>
                <w:rFonts w:ascii="Arial" w:hAnsi="Arial" w:cs="Arial"/>
                <w:sz w:val="22"/>
                <w:szCs w:val="22"/>
              </w:rPr>
              <w:t>request ID</w:t>
            </w:r>
            <w:r w:rsidRPr="002D713F">
              <w:rPr>
                <w:rFonts w:ascii="Arial" w:hAnsi="Arial" w:cs="Arial"/>
                <w:sz w:val="22"/>
                <w:szCs w:val="22"/>
              </w:rPr>
              <w:t>,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2D713F">
              <w:rPr>
                <w:rFonts w:ascii="Arial" w:hAnsi="Arial" w:cs="Arial"/>
                <w:sz w:val="22"/>
                <w:szCs w:val="22"/>
              </w:rPr>
              <w:t>request s</w:t>
            </w:r>
            <w:r>
              <w:rPr>
                <w:rFonts w:ascii="Arial" w:hAnsi="Arial" w:cs="Arial"/>
                <w:sz w:val="22"/>
                <w:szCs w:val="22"/>
              </w:rPr>
              <w:t>tatus</w:t>
            </w:r>
            <w:r w:rsidRPr="002D713F">
              <w:rPr>
                <w:rFonts w:ascii="Arial" w:hAnsi="Arial" w:cs="Arial"/>
                <w:sz w:val="22"/>
                <w:szCs w:val="22"/>
              </w:rPr>
              <w:t>,</w:t>
            </w:r>
            <w:r>
              <w:rPr>
                <w:rFonts w:ascii="Arial" w:hAnsi="Arial" w:cs="Arial"/>
                <w:sz w:val="22"/>
                <w:szCs w:val="22"/>
              </w:rPr>
              <w:t xml:space="preserve"> device IMEI, </w:t>
            </w:r>
            <w:r w:rsidRPr="002D713F">
              <w:rPr>
                <w:rFonts w:ascii="Arial" w:hAnsi="Arial" w:cs="Arial"/>
                <w:sz w:val="22"/>
                <w:szCs w:val="22"/>
              </w:rPr>
              <w:t>create date, last updated, brand, model name, model number, device type, operating system, technologies, device cou</w:t>
            </w:r>
            <w:r>
              <w:rPr>
                <w:rFonts w:ascii="Arial" w:hAnsi="Arial" w:cs="Arial"/>
                <w:sz w:val="22"/>
                <w:szCs w:val="22"/>
              </w:rPr>
              <w:t>nt</w:t>
            </w:r>
            <w:r w:rsidRPr="002D713F">
              <w:rPr>
                <w:rFonts w:ascii="Arial" w:hAnsi="Arial" w:cs="Arial"/>
                <w:sz w:val="22"/>
                <w:szCs w:val="22"/>
              </w:rPr>
              <w:t xml:space="preserve">, number of IMEIs per device, manufacturing location </w:t>
            </w:r>
          </w:p>
          <w:p w:rsidR="000A299D" w:rsidRPr="002D713F" w:rsidRDefault="000A299D" w:rsidP="0061695D">
            <w:pPr>
              <w:pStyle w:val="CommentText"/>
              <w:ind w:left="284" w:hanging="270"/>
              <w:rPr>
                <w:rFonts w:cs="Arial"/>
                <w:sz w:val="22"/>
                <w:szCs w:val="22"/>
              </w:rPr>
            </w:pPr>
          </w:p>
        </w:tc>
      </w:tr>
      <w:tr w:rsidR="007C2F5A" w:rsidRPr="002D713F" w:rsidTr="00976F71">
        <w:trPr>
          <w:jc w:val="center"/>
        </w:trPr>
        <w:tc>
          <w:tcPr>
            <w:tcW w:w="2515" w:type="dxa"/>
          </w:tcPr>
          <w:p w:rsidR="007C2F5A" w:rsidRPr="002D713F" w:rsidRDefault="007C2F5A" w:rsidP="0061695D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Request Sections</w:t>
            </w:r>
          </w:p>
        </w:tc>
        <w:tc>
          <w:tcPr>
            <w:tcW w:w="6948" w:type="dxa"/>
          </w:tcPr>
          <w:p w:rsidR="007C2F5A" w:rsidRDefault="007C2F5A" w:rsidP="00585C8D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252" w:hanging="18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Request contains the following sections to review such that</w:t>
            </w:r>
          </w:p>
          <w:p w:rsidR="007C2F5A" w:rsidRDefault="007C2F5A" w:rsidP="00585C8D">
            <w:pPr>
              <w:pStyle w:val="NormalWeb"/>
              <w:numPr>
                <w:ilvl w:val="0"/>
                <w:numId w:val="7"/>
              </w:numPr>
              <w:tabs>
                <w:tab w:val="left" w:pos="432"/>
              </w:tabs>
              <w:spacing w:before="0" w:beforeAutospacing="0" w:after="0" w:afterAutospacing="0"/>
              <w:ind w:left="522" w:hanging="18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Device Quota</w:t>
            </w:r>
          </w:p>
          <w:p w:rsidR="007C2F5A" w:rsidRDefault="007C2F5A" w:rsidP="00585C8D">
            <w:pPr>
              <w:pStyle w:val="NormalWeb"/>
              <w:numPr>
                <w:ilvl w:val="0"/>
                <w:numId w:val="7"/>
              </w:numPr>
              <w:tabs>
                <w:tab w:val="left" w:pos="432"/>
              </w:tabs>
              <w:spacing w:before="0" w:beforeAutospacing="0" w:after="0" w:afterAutospacing="0"/>
              <w:ind w:left="522" w:hanging="18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Device Description</w:t>
            </w:r>
          </w:p>
          <w:p w:rsidR="007C2F5A" w:rsidRDefault="007C2F5A" w:rsidP="00585C8D">
            <w:pPr>
              <w:pStyle w:val="NormalWeb"/>
              <w:numPr>
                <w:ilvl w:val="0"/>
                <w:numId w:val="7"/>
              </w:numPr>
              <w:tabs>
                <w:tab w:val="left" w:pos="432"/>
              </w:tabs>
              <w:spacing w:before="0" w:beforeAutospacing="0" w:after="0" w:afterAutospacing="0"/>
              <w:ind w:left="522" w:hanging="18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IMEI Classification Result</w:t>
            </w:r>
          </w:p>
          <w:p w:rsidR="007C2F5A" w:rsidRDefault="007C2F5A" w:rsidP="00585C8D">
            <w:pPr>
              <w:pStyle w:val="NormalWeb"/>
              <w:numPr>
                <w:ilvl w:val="0"/>
                <w:numId w:val="7"/>
              </w:numPr>
              <w:tabs>
                <w:tab w:val="left" w:pos="432"/>
              </w:tabs>
              <w:spacing w:before="0" w:beforeAutospacing="0" w:after="0" w:afterAutospacing="0"/>
              <w:ind w:left="522" w:hanging="18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IMEI Registration Status</w:t>
            </w:r>
          </w:p>
          <w:p w:rsidR="007C2F5A" w:rsidRDefault="007C2F5A" w:rsidP="00585C8D">
            <w:pPr>
              <w:pStyle w:val="NormalWeb"/>
              <w:numPr>
                <w:ilvl w:val="0"/>
                <w:numId w:val="7"/>
              </w:numPr>
              <w:tabs>
                <w:tab w:val="left" w:pos="432"/>
              </w:tabs>
              <w:spacing w:before="0" w:beforeAutospacing="0" w:after="0" w:afterAutospacing="0"/>
              <w:ind w:left="522" w:hanging="18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Approval Documents</w:t>
            </w:r>
          </w:p>
          <w:p w:rsidR="007C2F5A" w:rsidRPr="002D713F" w:rsidRDefault="007C2F5A" w:rsidP="007C2F5A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C2F5A" w:rsidRPr="002D713F" w:rsidTr="00976F71">
        <w:trPr>
          <w:jc w:val="center"/>
        </w:trPr>
        <w:tc>
          <w:tcPr>
            <w:tcW w:w="2515" w:type="dxa"/>
          </w:tcPr>
          <w:p w:rsidR="007C2F5A" w:rsidRDefault="007C2F5A" w:rsidP="0061695D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Device Quota</w:t>
            </w:r>
          </w:p>
        </w:tc>
        <w:tc>
          <w:tcPr>
            <w:tcW w:w="6948" w:type="dxa"/>
          </w:tcPr>
          <w:p w:rsidR="007C2F5A" w:rsidRPr="00EA5BDD" w:rsidRDefault="007A7B6C" w:rsidP="000A299D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EA5BDD">
              <w:rPr>
                <w:rFonts w:ascii="Arial" w:hAnsi="Arial" w:cs="Arial"/>
                <w:b/>
                <w:sz w:val="22"/>
                <w:szCs w:val="22"/>
              </w:rPr>
              <w:t>Allowed Device Quota</w:t>
            </w:r>
          </w:p>
          <w:p w:rsidR="0048726B" w:rsidRDefault="0048726B" w:rsidP="0048726B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Display</w:t>
            </w:r>
            <w:r w:rsidR="00A651FE">
              <w:rPr>
                <w:rFonts w:ascii="Arial" w:hAnsi="Arial" w:cs="Arial"/>
                <w:sz w:val="22"/>
                <w:szCs w:val="22"/>
              </w:rPr>
              <w:t>s</w:t>
            </w:r>
            <w:r w:rsidR="00B87E48">
              <w:rPr>
                <w:rFonts w:ascii="Arial" w:hAnsi="Arial" w:cs="Arial"/>
                <w:sz w:val="22"/>
                <w:szCs w:val="22"/>
              </w:rPr>
              <w:t xml:space="preserve"> the total count of devices that </w:t>
            </w:r>
            <w:r>
              <w:rPr>
                <w:rFonts w:ascii="Arial" w:hAnsi="Arial" w:cs="Arial"/>
                <w:sz w:val="22"/>
                <w:szCs w:val="22"/>
              </w:rPr>
              <w:t xml:space="preserve">a user can register </w:t>
            </w:r>
          </w:p>
          <w:p w:rsidR="00EA5BDD" w:rsidRDefault="00EA5BDD" w:rsidP="0048726B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</w:p>
          <w:p w:rsidR="007A7B6C" w:rsidRPr="00EA5BDD" w:rsidRDefault="00DF7613" w:rsidP="000A299D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EA5BDD">
              <w:rPr>
                <w:rFonts w:ascii="Arial" w:hAnsi="Arial" w:cs="Arial"/>
                <w:b/>
                <w:sz w:val="22"/>
                <w:szCs w:val="22"/>
              </w:rPr>
              <w:t xml:space="preserve">Used Device Quota </w:t>
            </w:r>
          </w:p>
          <w:p w:rsidR="00EA5BDD" w:rsidRDefault="00A651FE" w:rsidP="0048726B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Displays</w:t>
            </w:r>
            <w:r w:rsidR="0048726B">
              <w:rPr>
                <w:rFonts w:ascii="Arial" w:hAnsi="Arial" w:cs="Arial"/>
                <w:sz w:val="22"/>
                <w:szCs w:val="22"/>
              </w:rPr>
              <w:t xml:space="preserve"> the total number of devices registered by user</w:t>
            </w:r>
          </w:p>
          <w:p w:rsidR="0048726B" w:rsidRDefault="0048726B" w:rsidP="0048726B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:rsidR="00DF7613" w:rsidRPr="00EA5BDD" w:rsidRDefault="00DF7613" w:rsidP="000A299D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EA5BDD">
              <w:rPr>
                <w:rFonts w:ascii="Arial" w:hAnsi="Arial" w:cs="Arial"/>
                <w:b/>
                <w:sz w:val="22"/>
                <w:szCs w:val="22"/>
              </w:rPr>
              <w:t xml:space="preserve">Request Device Count </w:t>
            </w:r>
          </w:p>
          <w:p w:rsidR="0048726B" w:rsidRDefault="00A651FE" w:rsidP="0048726B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Displays the number of devices user is requesting for</w:t>
            </w:r>
          </w:p>
          <w:p w:rsidR="00EA5BDD" w:rsidRDefault="00EA5BDD" w:rsidP="0048726B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</w:p>
          <w:p w:rsidR="00DF7613" w:rsidRPr="00EA5BDD" w:rsidRDefault="00DF7613" w:rsidP="000A299D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EA5BDD">
              <w:rPr>
                <w:rFonts w:ascii="Arial" w:hAnsi="Arial" w:cs="Arial"/>
                <w:b/>
                <w:sz w:val="22"/>
                <w:szCs w:val="22"/>
              </w:rPr>
              <w:t xml:space="preserve">Remaining Device Quota </w:t>
            </w:r>
          </w:p>
          <w:p w:rsidR="007A7B6C" w:rsidRDefault="00A651FE" w:rsidP="00DF7613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Displays the total number of remaining devices</w:t>
            </w:r>
          </w:p>
          <w:p w:rsidR="00EA5BDD" w:rsidRDefault="00EA5BDD" w:rsidP="00DF7613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DF7613" w:rsidRPr="002D713F" w:rsidTr="00976F71">
        <w:trPr>
          <w:jc w:val="center"/>
        </w:trPr>
        <w:tc>
          <w:tcPr>
            <w:tcW w:w="2515" w:type="dxa"/>
          </w:tcPr>
          <w:p w:rsidR="00DF7613" w:rsidRDefault="00DF7613" w:rsidP="0061695D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Device Description</w:t>
            </w:r>
          </w:p>
        </w:tc>
        <w:tc>
          <w:tcPr>
            <w:tcW w:w="6948" w:type="dxa"/>
          </w:tcPr>
          <w:p w:rsidR="00A651FE" w:rsidRDefault="00D51F34" w:rsidP="00A651FE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Displays</w:t>
            </w:r>
            <w:r w:rsidR="00A651FE">
              <w:rPr>
                <w:rFonts w:ascii="Arial" w:hAnsi="Arial" w:cs="Arial"/>
                <w:sz w:val="22"/>
                <w:szCs w:val="22"/>
              </w:rPr>
              <w:t xml:space="preserve"> both user and GSMA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A651FE">
              <w:rPr>
                <w:rFonts w:ascii="Arial" w:hAnsi="Arial" w:cs="Arial"/>
                <w:sz w:val="22"/>
                <w:szCs w:val="22"/>
              </w:rPr>
              <w:t>device descriptions</w:t>
            </w:r>
          </w:p>
          <w:p w:rsidR="00D51F34" w:rsidRPr="00D57B68" w:rsidRDefault="00D51F34">
            <w:pPr>
              <w:pStyle w:val="CommentText"/>
              <w:numPr>
                <w:ilvl w:val="0"/>
                <w:numId w:val="16"/>
              </w:numPr>
              <w:ind w:left="342" w:hanging="180"/>
              <w:rPr>
                <w:ins w:id="39" w:author="Fozia Zafar" w:date="2018-10-04T18:11:00Z"/>
                <w:rFonts w:cs="Arial"/>
                <w:b/>
                <w:sz w:val="22"/>
                <w:szCs w:val="22"/>
                <w:rPrChange w:id="40" w:author="Fozia Zafar" w:date="2018-10-05T00:58:00Z">
                  <w:rPr>
                    <w:ins w:id="41" w:author="Fozia Zafar" w:date="2018-10-04T18:11:00Z"/>
                    <w:rFonts w:cs="Arial"/>
                    <w:sz w:val="22"/>
                    <w:szCs w:val="22"/>
                  </w:rPr>
                </w:rPrChange>
              </w:rPr>
              <w:pPrChange w:id="42" w:author="Fozia Zafar" w:date="2018-10-05T00:58:00Z">
                <w:pPr>
                  <w:pStyle w:val="CommentText"/>
                  <w:numPr>
                    <w:numId w:val="18"/>
                  </w:numPr>
                  <w:tabs>
                    <w:tab w:val="num" w:pos="360"/>
                    <w:tab w:val="num" w:pos="720"/>
                  </w:tabs>
                  <w:ind w:left="720" w:firstLine="162"/>
                </w:pPr>
              </w:pPrChange>
            </w:pPr>
            <w:ins w:id="43" w:author="Fozia Zafar" w:date="2018-10-04T18:11:00Z">
              <w:r w:rsidRPr="00ED31BD">
                <w:rPr>
                  <w:rFonts w:cs="Arial"/>
                  <w:b/>
                  <w:sz w:val="22"/>
                  <w:szCs w:val="22"/>
                </w:rPr>
                <w:t>Brand</w:t>
              </w:r>
            </w:ins>
          </w:p>
          <w:p w:rsidR="00D51F34" w:rsidRDefault="00D51F34">
            <w:pPr>
              <w:pStyle w:val="CommentText"/>
              <w:ind w:left="162" w:firstLine="162"/>
              <w:rPr>
                <w:ins w:id="44" w:author="Fozia Zafar" w:date="2018-10-04T23:34:00Z"/>
                <w:rFonts w:cs="Arial"/>
                <w:sz w:val="22"/>
                <w:szCs w:val="22"/>
              </w:rPr>
              <w:pPrChange w:id="45" w:author="Fozia Zafar" w:date="2018-10-05T00:58:00Z">
                <w:pPr>
                  <w:pStyle w:val="CommentText"/>
                  <w:ind w:firstLine="162"/>
                </w:pPr>
              </w:pPrChange>
            </w:pPr>
            <w:ins w:id="46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 xml:space="preserve">Displays the brand </w:t>
              </w:r>
            </w:ins>
            <w:ins w:id="47" w:author="Fozia Zafar" w:date="2018-10-04T23:34:00Z">
              <w:r>
                <w:rPr>
                  <w:rFonts w:cs="Arial"/>
                  <w:sz w:val="22"/>
                  <w:szCs w:val="22"/>
                </w:rPr>
                <w:t xml:space="preserve">name </w:t>
              </w:r>
            </w:ins>
            <w:ins w:id="48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of the device</w:t>
              </w:r>
            </w:ins>
          </w:p>
          <w:p w:rsidR="00D51F34" w:rsidRPr="00ED31BD" w:rsidRDefault="00D51F34" w:rsidP="00D51F34">
            <w:pPr>
              <w:pStyle w:val="CommentText"/>
              <w:ind w:firstLine="162"/>
              <w:rPr>
                <w:ins w:id="49" w:author="Fozia Zafar" w:date="2018-10-04T18:11:00Z"/>
                <w:rFonts w:cs="Arial"/>
                <w:sz w:val="22"/>
                <w:szCs w:val="22"/>
              </w:rPr>
            </w:pPr>
          </w:p>
          <w:p w:rsidR="00D51F34" w:rsidRPr="00D57B68" w:rsidRDefault="00D51F34">
            <w:pPr>
              <w:pStyle w:val="CommentText"/>
              <w:numPr>
                <w:ilvl w:val="0"/>
                <w:numId w:val="16"/>
              </w:numPr>
              <w:ind w:left="342" w:hanging="180"/>
              <w:rPr>
                <w:ins w:id="50" w:author="Fozia Zafar" w:date="2018-10-04T18:11:00Z"/>
                <w:rFonts w:cs="Arial"/>
                <w:b/>
                <w:sz w:val="22"/>
                <w:szCs w:val="22"/>
                <w:rPrChange w:id="51" w:author="Fozia Zafar" w:date="2018-10-05T00:58:00Z">
                  <w:rPr>
                    <w:ins w:id="52" w:author="Fozia Zafar" w:date="2018-10-04T18:11:00Z"/>
                    <w:rFonts w:cs="Arial"/>
                    <w:sz w:val="22"/>
                    <w:szCs w:val="22"/>
                  </w:rPr>
                </w:rPrChange>
              </w:rPr>
              <w:pPrChange w:id="53" w:author="Fozia Zafar" w:date="2018-10-05T00:58:00Z">
                <w:pPr>
                  <w:pStyle w:val="CommentText"/>
                  <w:numPr>
                    <w:numId w:val="18"/>
                  </w:numPr>
                  <w:tabs>
                    <w:tab w:val="num" w:pos="360"/>
                    <w:tab w:val="num" w:pos="720"/>
                  </w:tabs>
                  <w:ind w:left="720" w:firstLine="162"/>
                </w:pPr>
              </w:pPrChange>
            </w:pPr>
            <w:ins w:id="54" w:author="Fozia Zafar" w:date="2018-10-04T18:11:00Z">
              <w:r w:rsidRPr="00ED31BD">
                <w:rPr>
                  <w:rFonts w:cs="Arial"/>
                  <w:b/>
                  <w:sz w:val="22"/>
                  <w:szCs w:val="22"/>
                </w:rPr>
                <w:t>Model Name</w:t>
              </w:r>
            </w:ins>
          </w:p>
          <w:p w:rsidR="00D51F34" w:rsidRDefault="00D51F34">
            <w:pPr>
              <w:pStyle w:val="CommentText"/>
              <w:ind w:left="162" w:firstLine="162"/>
              <w:rPr>
                <w:ins w:id="55" w:author="Fozia Zafar" w:date="2018-10-04T23:34:00Z"/>
                <w:rFonts w:cs="Arial"/>
                <w:sz w:val="22"/>
                <w:szCs w:val="22"/>
              </w:rPr>
              <w:pPrChange w:id="56" w:author="Fozia Zafar" w:date="2018-10-05T00:59:00Z">
                <w:pPr>
                  <w:pStyle w:val="CommentText"/>
                  <w:ind w:firstLine="162"/>
                </w:pPr>
              </w:pPrChange>
            </w:pPr>
            <w:ins w:id="57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Displays the model name of the device</w:t>
              </w:r>
            </w:ins>
          </w:p>
          <w:p w:rsidR="00D51F34" w:rsidRPr="00ED31BD" w:rsidRDefault="00D51F34" w:rsidP="00D51F34">
            <w:pPr>
              <w:pStyle w:val="CommentText"/>
              <w:ind w:firstLine="162"/>
              <w:rPr>
                <w:ins w:id="58" w:author="Fozia Zafar" w:date="2018-10-04T18:11:00Z"/>
                <w:rFonts w:cs="Arial"/>
                <w:sz w:val="22"/>
                <w:szCs w:val="22"/>
              </w:rPr>
            </w:pPr>
          </w:p>
          <w:p w:rsidR="00D51F34" w:rsidRPr="00ED31BD" w:rsidRDefault="00D51F34">
            <w:pPr>
              <w:pStyle w:val="CommentText"/>
              <w:numPr>
                <w:ilvl w:val="0"/>
                <w:numId w:val="16"/>
              </w:numPr>
              <w:ind w:left="342" w:hanging="180"/>
              <w:rPr>
                <w:ins w:id="59" w:author="Fozia Zafar" w:date="2018-10-04T18:11:00Z"/>
                <w:rFonts w:cs="Arial"/>
                <w:b/>
                <w:sz w:val="22"/>
                <w:szCs w:val="22"/>
              </w:rPr>
              <w:pPrChange w:id="60" w:author="Fozia Zafar" w:date="2018-10-05T00:58:00Z">
                <w:pPr>
                  <w:pStyle w:val="CommentText"/>
                  <w:numPr>
                    <w:numId w:val="18"/>
                  </w:numPr>
                  <w:tabs>
                    <w:tab w:val="num" w:pos="360"/>
                    <w:tab w:val="num" w:pos="720"/>
                  </w:tabs>
                  <w:ind w:left="720" w:firstLine="162"/>
                </w:pPr>
              </w:pPrChange>
            </w:pPr>
            <w:ins w:id="61" w:author="Fozia Zafar" w:date="2018-10-04T18:11:00Z">
              <w:r w:rsidRPr="00ED31BD">
                <w:rPr>
                  <w:rFonts w:cs="Arial"/>
                  <w:b/>
                  <w:sz w:val="22"/>
                  <w:szCs w:val="22"/>
                </w:rPr>
                <w:t>Model Number</w:t>
              </w:r>
            </w:ins>
          </w:p>
          <w:p w:rsidR="00D51F34" w:rsidRDefault="00D51F34">
            <w:pPr>
              <w:pStyle w:val="CommentText"/>
              <w:ind w:left="162" w:firstLine="162"/>
              <w:rPr>
                <w:ins w:id="62" w:author="Fozia Zafar" w:date="2018-10-04T23:34:00Z"/>
                <w:rFonts w:cs="Arial"/>
                <w:sz w:val="22"/>
                <w:szCs w:val="22"/>
              </w:rPr>
              <w:pPrChange w:id="63" w:author="Fozia Zafar" w:date="2018-10-05T00:59:00Z">
                <w:pPr>
                  <w:pStyle w:val="CommentText"/>
                  <w:ind w:firstLine="162"/>
                </w:pPr>
              </w:pPrChange>
            </w:pPr>
            <w:ins w:id="64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 xml:space="preserve"> Displays the model number of the device</w:t>
              </w:r>
            </w:ins>
          </w:p>
          <w:p w:rsidR="00D51F34" w:rsidRPr="00ED31BD" w:rsidRDefault="00D51F34" w:rsidP="00D51F34">
            <w:pPr>
              <w:pStyle w:val="CommentText"/>
              <w:ind w:firstLine="162"/>
              <w:rPr>
                <w:ins w:id="65" w:author="Fozia Zafar" w:date="2018-10-04T18:11:00Z"/>
                <w:rFonts w:cs="Arial"/>
                <w:sz w:val="22"/>
                <w:szCs w:val="22"/>
              </w:rPr>
            </w:pPr>
          </w:p>
          <w:p w:rsidR="00D51F34" w:rsidRPr="00D57B68" w:rsidRDefault="00D51F34">
            <w:pPr>
              <w:pStyle w:val="CommentText"/>
              <w:numPr>
                <w:ilvl w:val="0"/>
                <w:numId w:val="16"/>
              </w:numPr>
              <w:ind w:left="342" w:hanging="180"/>
              <w:rPr>
                <w:ins w:id="66" w:author="Fozia Zafar" w:date="2018-10-04T18:11:00Z"/>
                <w:rFonts w:cs="Arial"/>
                <w:b/>
                <w:sz w:val="22"/>
                <w:szCs w:val="22"/>
                <w:rPrChange w:id="67" w:author="Fozia Zafar" w:date="2018-10-05T00:58:00Z">
                  <w:rPr>
                    <w:ins w:id="68" w:author="Fozia Zafar" w:date="2018-10-04T18:11:00Z"/>
                    <w:rFonts w:cs="Arial"/>
                    <w:b/>
                    <w:bCs/>
                    <w:sz w:val="22"/>
                    <w:szCs w:val="22"/>
                    <w:shd w:val="clear" w:color="auto" w:fill="FFFFFF"/>
                  </w:rPr>
                </w:rPrChange>
              </w:rPr>
              <w:pPrChange w:id="69" w:author="Fozia Zafar" w:date="2018-10-05T00:58:00Z">
                <w:pPr>
                  <w:pStyle w:val="CommentText"/>
                  <w:numPr>
                    <w:numId w:val="18"/>
                  </w:numPr>
                  <w:tabs>
                    <w:tab w:val="num" w:pos="360"/>
                    <w:tab w:val="num" w:pos="720"/>
                  </w:tabs>
                  <w:ind w:left="720" w:firstLine="162"/>
                </w:pPr>
              </w:pPrChange>
            </w:pPr>
            <w:ins w:id="70" w:author="Fozia Zafar" w:date="2018-10-04T18:11:00Z">
              <w:r w:rsidRPr="00D57B68">
                <w:rPr>
                  <w:rFonts w:cs="Arial"/>
                  <w:b/>
                  <w:sz w:val="22"/>
                  <w:szCs w:val="22"/>
                  <w:rPrChange w:id="71" w:author="Fozia Zafar" w:date="2018-10-05T00:58:00Z">
                    <w:rPr>
                      <w:rFonts w:cs="Arial"/>
                      <w:b/>
                      <w:bCs/>
                      <w:sz w:val="22"/>
                      <w:szCs w:val="22"/>
                      <w:shd w:val="clear" w:color="auto" w:fill="FFFFFF"/>
                    </w:rPr>
                  </w:rPrChange>
                </w:rPr>
                <w:t>Manufacturer</w:t>
              </w:r>
            </w:ins>
          </w:p>
          <w:p w:rsidR="00D51F34" w:rsidRPr="00D57B68" w:rsidRDefault="00D51F34">
            <w:pPr>
              <w:pStyle w:val="CommentText"/>
              <w:ind w:left="342"/>
              <w:rPr>
                <w:ins w:id="72" w:author="Fozia Zafar" w:date="2018-10-04T23:34:00Z"/>
                <w:rFonts w:cs="Arial"/>
                <w:sz w:val="22"/>
                <w:szCs w:val="22"/>
                <w:rPrChange w:id="73" w:author="Fozia Zafar" w:date="2018-10-05T00:59:00Z">
                  <w:rPr>
                    <w:ins w:id="74" w:author="Fozia Zafar" w:date="2018-10-04T23:34:00Z"/>
                    <w:rFonts w:cs="Arial"/>
                    <w:b/>
                    <w:bCs/>
                    <w:sz w:val="22"/>
                    <w:szCs w:val="22"/>
                    <w:shd w:val="clear" w:color="auto" w:fill="FFFFFF"/>
                  </w:rPr>
                </w:rPrChange>
              </w:rPr>
              <w:pPrChange w:id="75" w:author="Fozia Zafar" w:date="2018-10-05T00:59:00Z">
                <w:pPr>
                  <w:pStyle w:val="CommentText"/>
                  <w:ind w:left="630"/>
                </w:pPr>
              </w:pPrChange>
            </w:pPr>
            <w:ins w:id="76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Displays the name of the company/country w</w:t>
              </w:r>
              <w:r>
                <w:rPr>
                  <w:rFonts w:cs="Arial"/>
                  <w:sz w:val="22"/>
                  <w:szCs w:val="22"/>
                </w:rPr>
                <w:t>here the device is manufactured</w:t>
              </w:r>
            </w:ins>
          </w:p>
          <w:p w:rsidR="00D51F34" w:rsidRPr="00ED31BD" w:rsidRDefault="00D51F34" w:rsidP="00D51F34">
            <w:pPr>
              <w:pStyle w:val="CommentText"/>
              <w:ind w:firstLine="162"/>
              <w:rPr>
                <w:ins w:id="77" w:author="Fozia Zafar" w:date="2018-10-04T18:11:00Z"/>
                <w:rFonts w:cs="Arial"/>
                <w:b/>
                <w:bCs/>
                <w:sz w:val="22"/>
                <w:szCs w:val="22"/>
                <w:shd w:val="clear" w:color="auto" w:fill="FFFFFF"/>
              </w:rPr>
            </w:pPr>
          </w:p>
          <w:p w:rsidR="00D51F34" w:rsidRPr="00D57B68" w:rsidRDefault="00D51F34">
            <w:pPr>
              <w:pStyle w:val="CommentText"/>
              <w:numPr>
                <w:ilvl w:val="0"/>
                <w:numId w:val="16"/>
              </w:numPr>
              <w:ind w:left="342" w:hanging="180"/>
              <w:rPr>
                <w:ins w:id="78" w:author="Fozia Zafar" w:date="2018-10-04T18:11:00Z"/>
                <w:rFonts w:cs="Arial"/>
                <w:b/>
                <w:sz w:val="22"/>
                <w:szCs w:val="22"/>
                <w:rPrChange w:id="79" w:author="Fozia Zafar" w:date="2018-10-05T00:58:00Z">
                  <w:rPr>
                    <w:ins w:id="80" w:author="Fozia Zafar" w:date="2018-10-04T18:11:00Z"/>
                    <w:rFonts w:cs="Arial"/>
                    <w:sz w:val="22"/>
                    <w:szCs w:val="22"/>
                  </w:rPr>
                </w:rPrChange>
              </w:rPr>
              <w:pPrChange w:id="81" w:author="Fozia Zafar" w:date="2018-10-05T00:58:00Z">
                <w:pPr>
                  <w:pStyle w:val="CommentText"/>
                  <w:numPr>
                    <w:numId w:val="18"/>
                  </w:numPr>
                  <w:tabs>
                    <w:tab w:val="num" w:pos="360"/>
                    <w:tab w:val="num" w:pos="720"/>
                  </w:tabs>
                  <w:ind w:left="720" w:firstLine="162"/>
                </w:pPr>
              </w:pPrChange>
            </w:pPr>
            <w:ins w:id="82" w:author="Fozia Zafar" w:date="2018-10-04T18:11:00Z">
              <w:r w:rsidRPr="00D57B68">
                <w:rPr>
                  <w:rFonts w:cs="Arial"/>
                  <w:b/>
                  <w:sz w:val="22"/>
                  <w:szCs w:val="22"/>
                  <w:rPrChange w:id="83" w:author="Fozia Zafar" w:date="2018-10-05T00:58:00Z">
                    <w:rPr>
                      <w:rFonts w:cs="Arial"/>
                      <w:b/>
                      <w:bCs/>
                      <w:sz w:val="22"/>
                      <w:szCs w:val="22"/>
                      <w:shd w:val="clear" w:color="auto" w:fill="FFFFFF"/>
                    </w:rPr>
                  </w:rPrChange>
                </w:rPr>
                <w:t>Device Type</w:t>
              </w:r>
            </w:ins>
          </w:p>
          <w:p w:rsidR="00D51F34" w:rsidRDefault="00D51F34">
            <w:pPr>
              <w:pStyle w:val="CommentText"/>
              <w:ind w:left="342"/>
              <w:rPr>
                <w:ins w:id="84" w:author="Fozia Zafar" w:date="2018-10-04T23:36:00Z"/>
                <w:rFonts w:cs="Arial"/>
                <w:sz w:val="22"/>
                <w:szCs w:val="22"/>
              </w:rPr>
              <w:pPrChange w:id="85" w:author="Fozia Zafar" w:date="2018-10-05T00:59:00Z">
                <w:pPr>
                  <w:pStyle w:val="CommentText"/>
                  <w:ind w:firstLine="162"/>
                </w:pPr>
              </w:pPrChange>
            </w:pPr>
            <w:ins w:id="86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Displays the device type i.e. smartphone, tablet etc.</w:t>
              </w:r>
            </w:ins>
          </w:p>
          <w:p w:rsidR="00D51F34" w:rsidRPr="00ED31BD" w:rsidRDefault="00D51F34" w:rsidP="00D51F34">
            <w:pPr>
              <w:pStyle w:val="CommentText"/>
              <w:ind w:firstLine="162"/>
              <w:rPr>
                <w:ins w:id="87" w:author="Fozia Zafar" w:date="2018-10-04T18:11:00Z"/>
                <w:rFonts w:cs="Arial"/>
                <w:sz w:val="22"/>
                <w:szCs w:val="22"/>
              </w:rPr>
            </w:pPr>
          </w:p>
          <w:p w:rsidR="00D51F34" w:rsidRPr="00D57B68" w:rsidRDefault="00D51F34">
            <w:pPr>
              <w:pStyle w:val="CommentText"/>
              <w:numPr>
                <w:ilvl w:val="0"/>
                <w:numId w:val="16"/>
              </w:numPr>
              <w:ind w:left="342" w:hanging="180"/>
              <w:rPr>
                <w:ins w:id="88" w:author="Fozia Zafar" w:date="2018-10-04T18:11:00Z"/>
                <w:rFonts w:cs="Arial"/>
                <w:b/>
                <w:sz w:val="22"/>
                <w:szCs w:val="22"/>
                <w:rPrChange w:id="89" w:author="Fozia Zafar" w:date="2018-10-05T00:59:00Z">
                  <w:rPr>
                    <w:ins w:id="90" w:author="Fozia Zafar" w:date="2018-10-04T18:11:00Z"/>
                    <w:rFonts w:cs="Arial"/>
                    <w:b/>
                    <w:bCs/>
                    <w:sz w:val="22"/>
                    <w:szCs w:val="22"/>
                    <w:shd w:val="clear" w:color="auto" w:fill="FFFFFF"/>
                  </w:rPr>
                </w:rPrChange>
              </w:rPr>
              <w:pPrChange w:id="91" w:author="Fozia Zafar" w:date="2018-10-05T00:59:00Z">
                <w:pPr>
                  <w:pStyle w:val="CommentText"/>
                  <w:numPr>
                    <w:numId w:val="18"/>
                  </w:numPr>
                  <w:tabs>
                    <w:tab w:val="num" w:pos="360"/>
                    <w:tab w:val="num" w:pos="720"/>
                  </w:tabs>
                  <w:ind w:left="720" w:firstLine="162"/>
                </w:pPr>
              </w:pPrChange>
            </w:pPr>
            <w:ins w:id="92" w:author="Fozia Zafar" w:date="2018-10-04T18:11:00Z">
              <w:r w:rsidRPr="00D57B68">
                <w:rPr>
                  <w:rFonts w:cs="Arial"/>
                  <w:b/>
                  <w:sz w:val="22"/>
                  <w:szCs w:val="22"/>
                  <w:rPrChange w:id="93" w:author="Fozia Zafar" w:date="2018-10-05T00:59:00Z">
                    <w:rPr>
                      <w:rFonts w:cs="Arial"/>
                      <w:b/>
                      <w:bCs/>
                      <w:sz w:val="22"/>
                      <w:szCs w:val="22"/>
                      <w:shd w:val="clear" w:color="auto" w:fill="FFFFFF"/>
                    </w:rPr>
                  </w:rPrChange>
                </w:rPr>
                <w:t>Operating System</w:t>
              </w:r>
            </w:ins>
          </w:p>
          <w:p w:rsidR="00D51F34" w:rsidRDefault="00D51F34">
            <w:pPr>
              <w:pStyle w:val="CommentText"/>
              <w:ind w:left="342"/>
              <w:rPr>
                <w:ins w:id="94" w:author="Fozia Zafar" w:date="2018-10-04T23:37:00Z"/>
                <w:rFonts w:cs="Arial"/>
                <w:sz w:val="22"/>
                <w:szCs w:val="22"/>
              </w:rPr>
              <w:pPrChange w:id="95" w:author="Fozia Zafar" w:date="2018-10-05T00:59:00Z">
                <w:pPr>
                  <w:pStyle w:val="CommentText"/>
                  <w:ind w:left="630"/>
                </w:pPr>
              </w:pPrChange>
            </w:pPr>
            <w:ins w:id="96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Displays the operating system</w:t>
              </w:r>
            </w:ins>
            <w:ins w:id="97" w:author="Fozia Zafar" w:date="2018-10-04T23:37:00Z">
              <w:r>
                <w:rPr>
                  <w:rFonts w:cs="Arial"/>
                  <w:sz w:val="22"/>
                  <w:szCs w:val="22"/>
                </w:rPr>
                <w:t xml:space="preserve"> of the device </w:t>
              </w:r>
            </w:ins>
            <w:ins w:id="98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i.e. An</w:t>
              </w:r>
              <w:r>
                <w:rPr>
                  <w:rFonts w:cs="Arial"/>
                  <w:sz w:val="22"/>
                  <w:szCs w:val="22"/>
                </w:rPr>
                <w:t xml:space="preserve">droid or </w:t>
              </w:r>
            </w:ins>
            <w:ins w:id="99" w:author="Fozia Zafar" w:date="2018-10-04T23:37:00Z">
              <w:r>
                <w:rPr>
                  <w:rFonts w:cs="Arial"/>
                  <w:sz w:val="22"/>
                  <w:szCs w:val="22"/>
                </w:rPr>
                <w:t>i</w:t>
              </w:r>
            </w:ins>
            <w:ins w:id="100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OS</w:t>
              </w:r>
            </w:ins>
          </w:p>
          <w:p w:rsidR="00D51F34" w:rsidRPr="00ED31BD" w:rsidRDefault="00D51F34">
            <w:pPr>
              <w:pStyle w:val="CommentText"/>
              <w:ind w:firstLine="162"/>
              <w:rPr>
                <w:ins w:id="101" w:author="Fozia Zafar" w:date="2018-10-04T18:11:00Z"/>
                <w:rFonts w:cs="Arial"/>
                <w:sz w:val="22"/>
                <w:szCs w:val="22"/>
              </w:rPr>
              <w:pPrChange w:id="102" w:author="Fozia Zafar" w:date="2018-10-04T23:37:00Z">
                <w:pPr>
                  <w:pStyle w:val="CommentText"/>
                  <w:ind w:left="630"/>
                </w:pPr>
              </w:pPrChange>
            </w:pPr>
          </w:p>
          <w:p w:rsidR="00D51F34" w:rsidRPr="00D57B68" w:rsidRDefault="00D51F34">
            <w:pPr>
              <w:pStyle w:val="CommentText"/>
              <w:numPr>
                <w:ilvl w:val="0"/>
                <w:numId w:val="16"/>
              </w:numPr>
              <w:ind w:left="342" w:hanging="180"/>
              <w:rPr>
                <w:ins w:id="103" w:author="Fozia Zafar" w:date="2018-10-04T18:11:00Z"/>
                <w:rFonts w:cs="Arial"/>
                <w:b/>
                <w:sz w:val="22"/>
                <w:szCs w:val="22"/>
                <w:rPrChange w:id="104" w:author="Fozia Zafar" w:date="2018-10-05T01:00:00Z">
                  <w:rPr>
                    <w:ins w:id="105" w:author="Fozia Zafar" w:date="2018-10-04T18:11:00Z"/>
                    <w:rFonts w:cs="Arial"/>
                    <w:b/>
                    <w:bCs/>
                    <w:sz w:val="22"/>
                    <w:szCs w:val="22"/>
                    <w:shd w:val="clear" w:color="auto" w:fill="FFFFFF"/>
                  </w:rPr>
                </w:rPrChange>
              </w:rPr>
              <w:pPrChange w:id="106" w:author="Fozia Zafar" w:date="2018-10-05T01:00:00Z">
                <w:pPr>
                  <w:pStyle w:val="CommentText"/>
                  <w:numPr>
                    <w:numId w:val="18"/>
                  </w:numPr>
                  <w:tabs>
                    <w:tab w:val="num" w:pos="360"/>
                    <w:tab w:val="num" w:pos="720"/>
                  </w:tabs>
                  <w:ind w:left="720" w:firstLine="162"/>
                </w:pPr>
              </w:pPrChange>
            </w:pPr>
            <w:ins w:id="107" w:author="Fozia Zafar" w:date="2018-10-04T18:11:00Z">
              <w:r w:rsidRPr="00D57B68">
                <w:rPr>
                  <w:rFonts w:cs="Arial"/>
                  <w:b/>
                  <w:sz w:val="22"/>
                  <w:szCs w:val="22"/>
                  <w:rPrChange w:id="108" w:author="Fozia Zafar" w:date="2018-10-05T01:00:00Z">
                    <w:rPr>
                      <w:rFonts w:cs="Arial"/>
                      <w:b/>
                      <w:bCs/>
                      <w:sz w:val="22"/>
                      <w:szCs w:val="22"/>
                      <w:shd w:val="clear" w:color="auto" w:fill="FFFFFF"/>
                    </w:rPr>
                  </w:rPrChange>
                </w:rPr>
                <w:t>Radio  access technology</w:t>
              </w:r>
            </w:ins>
          </w:p>
          <w:p w:rsidR="00D51F34" w:rsidRDefault="00D51F34" w:rsidP="00D51F34">
            <w:pPr>
              <w:pStyle w:val="CommentText"/>
              <w:ind w:left="342"/>
              <w:rPr>
                <w:rFonts w:cs="Arial"/>
                <w:sz w:val="22"/>
                <w:szCs w:val="22"/>
              </w:rPr>
            </w:pPr>
            <w:ins w:id="109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Displays</w:t>
              </w:r>
              <w:r>
                <w:rPr>
                  <w:rFonts w:cs="Arial"/>
                  <w:sz w:val="22"/>
                  <w:szCs w:val="22"/>
                </w:rPr>
                <w:t xml:space="preserve"> the radio </w:t>
              </w:r>
            </w:ins>
            <w:ins w:id="110" w:author="Fozia Zafar" w:date="2018-10-04T23:55:00Z">
              <w:r>
                <w:rPr>
                  <w:rFonts w:cs="Arial"/>
                  <w:sz w:val="22"/>
                  <w:szCs w:val="22"/>
                </w:rPr>
                <w:t>access</w:t>
              </w:r>
            </w:ins>
            <w:ins w:id="111" w:author="Fozia Zafar" w:date="2018-10-04T18:11:00Z">
              <w:r>
                <w:rPr>
                  <w:rFonts w:cs="Arial"/>
                  <w:sz w:val="22"/>
                  <w:szCs w:val="22"/>
                </w:rPr>
                <w:t xml:space="preserve"> technolog</w:t>
              </w:r>
            </w:ins>
            <w:r w:rsidR="00453CD0">
              <w:rPr>
                <w:rFonts w:cs="Arial"/>
                <w:sz w:val="22"/>
                <w:szCs w:val="22"/>
              </w:rPr>
              <w:t>ies</w:t>
            </w:r>
            <w:ins w:id="112" w:author="Fozia Zafar" w:date="2018-10-04T18:11:00Z">
              <w:r>
                <w:rPr>
                  <w:rFonts w:cs="Arial"/>
                  <w:sz w:val="22"/>
                  <w:szCs w:val="22"/>
                </w:rPr>
                <w:t xml:space="preserve"> </w:t>
              </w:r>
            </w:ins>
            <w:ins w:id="113" w:author="Fozia Zafar" w:date="2018-10-04T23:55:00Z">
              <w:r>
                <w:rPr>
                  <w:rFonts w:cs="Arial"/>
                  <w:sz w:val="22"/>
                  <w:szCs w:val="22"/>
                </w:rPr>
                <w:t>of that devic</w:t>
              </w:r>
            </w:ins>
            <w:r>
              <w:rPr>
                <w:rFonts w:cs="Arial"/>
                <w:sz w:val="22"/>
                <w:szCs w:val="22"/>
              </w:rPr>
              <w:t>e i.e. 2G, 3G, 4G, 5G etc.</w:t>
            </w:r>
          </w:p>
          <w:p w:rsidR="00DF7613" w:rsidRDefault="00DF7613" w:rsidP="00D51F34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DF7613" w:rsidRPr="002D713F" w:rsidTr="00976F71">
        <w:trPr>
          <w:jc w:val="center"/>
        </w:trPr>
        <w:tc>
          <w:tcPr>
            <w:tcW w:w="2515" w:type="dxa"/>
          </w:tcPr>
          <w:p w:rsidR="00DF7613" w:rsidRDefault="00DF7613" w:rsidP="0061695D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IMEI Classification Results</w:t>
            </w:r>
          </w:p>
        </w:tc>
        <w:tc>
          <w:tcPr>
            <w:tcW w:w="6948" w:type="dxa"/>
          </w:tcPr>
          <w:p w:rsidR="00E62E4C" w:rsidRDefault="00E62E4C" w:rsidP="00EA5BDD">
            <w:pPr>
              <w:pStyle w:val="NormalWeb"/>
              <w:numPr>
                <w:ilvl w:val="0"/>
                <w:numId w:val="16"/>
              </w:numPr>
              <w:spacing w:before="0" w:beforeAutospacing="0" w:after="0" w:afterAutospacing="0"/>
              <w:ind w:left="342" w:hanging="27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Displays the below classified results </w:t>
            </w:r>
            <w:r w:rsidR="00671335">
              <w:rPr>
                <w:rFonts w:ascii="Arial" w:hAnsi="Arial" w:cs="Arial"/>
                <w:sz w:val="22"/>
                <w:szCs w:val="22"/>
              </w:rPr>
              <w:t xml:space="preserve">based on </w:t>
            </w:r>
            <w:r w:rsidR="00370046">
              <w:rPr>
                <w:rFonts w:ascii="Arial" w:hAnsi="Arial" w:cs="Arial"/>
                <w:sz w:val="22"/>
                <w:szCs w:val="22"/>
              </w:rPr>
              <w:t>particular request</w:t>
            </w:r>
            <w:r w:rsidR="00671335">
              <w:rPr>
                <w:rFonts w:ascii="Arial" w:hAnsi="Arial" w:cs="Arial"/>
                <w:sz w:val="22"/>
                <w:szCs w:val="22"/>
              </w:rPr>
              <w:t xml:space="preserve"> of a user </w:t>
            </w:r>
          </w:p>
          <w:p w:rsidR="00A651FE" w:rsidRPr="00E62E4C" w:rsidRDefault="00DF7613" w:rsidP="00E62E4C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IMEI Compliance Status</w:t>
            </w:r>
          </w:p>
          <w:p w:rsidR="00DF7613" w:rsidRDefault="00DF7613" w:rsidP="001673B8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Pre-Condition Classification State</w:t>
            </w:r>
          </w:p>
          <w:p w:rsidR="00DF7613" w:rsidRDefault="00585C8D" w:rsidP="001673B8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Lost</w:t>
            </w:r>
            <w:r w:rsidR="00DF7613">
              <w:rPr>
                <w:rFonts w:ascii="Arial" w:hAnsi="Arial" w:cs="Arial"/>
                <w:sz w:val="22"/>
                <w:szCs w:val="22"/>
              </w:rPr>
              <w:t xml:space="preserve">/Stolen Status </w:t>
            </w:r>
          </w:p>
          <w:p w:rsidR="00DF7613" w:rsidRDefault="00DF7613" w:rsidP="001673B8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Seen On Network </w:t>
            </w:r>
          </w:p>
          <w:p w:rsidR="00DF7613" w:rsidRDefault="00DF7613" w:rsidP="001673B8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Download Report Link </w:t>
            </w:r>
          </w:p>
        </w:tc>
      </w:tr>
      <w:tr w:rsidR="00E62E4C" w:rsidRPr="002D713F" w:rsidTr="00976F71">
        <w:trPr>
          <w:jc w:val="center"/>
        </w:trPr>
        <w:tc>
          <w:tcPr>
            <w:tcW w:w="2515" w:type="dxa"/>
          </w:tcPr>
          <w:p w:rsidR="00E62E4C" w:rsidRDefault="00E62E4C" w:rsidP="0061695D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IMEI Compliance State </w:t>
            </w:r>
          </w:p>
        </w:tc>
        <w:tc>
          <w:tcPr>
            <w:tcW w:w="6948" w:type="dxa"/>
          </w:tcPr>
          <w:p w:rsidR="00E62E4C" w:rsidRPr="00D51F34" w:rsidRDefault="00E62E4C" w:rsidP="00067445">
            <w:pPr>
              <w:pStyle w:val="ListParagraph"/>
              <w:numPr>
                <w:ilvl w:val="0"/>
                <w:numId w:val="13"/>
              </w:numPr>
              <w:shd w:val="clear" w:color="auto" w:fill="FFFFFF"/>
              <w:ind w:left="342" w:hanging="270"/>
              <w:rPr>
                <w:rFonts w:cs="Arial"/>
                <w:b/>
                <w:color w:val="212529"/>
                <w:sz w:val="22"/>
                <w:szCs w:val="22"/>
              </w:rPr>
            </w:pPr>
            <w:r w:rsidRPr="006E17AE">
              <w:rPr>
                <w:rFonts w:cs="Arial"/>
                <w:b/>
                <w:sz w:val="22"/>
                <w:szCs w:val="22"/>
              </w:rPr>
              <w:t>Non-compliant</w:t>
            </w:r>
          </w:p>
          <w:p w:rsidR="00E62E4C" w:rsidRDefault="00E62E4C" w:rsidP="00067445">
            <w:pPr>
              <w:shd w:val="clear" w:color="auto" w:fill="FFFFFF"/>
              <w:ind w:left="342"/>
              <w:rPr>
                <w:rFonts w:cs="Arial"/>
                <w:color w:val="212529"/>
                <w:sz w:val="22"/>
                <w:szCs w:val="22"/>
              </w:rPr>
            </w:pPr>
            <w:r w:rsidRPr="00D51F34">
              <w:rPr>
                <w:rFonts w:cs="Arial"/>
                <w:color w:val="212529"/>
                <w:sz w:val="22"/>
                <w:szCs w:val="22"/>
              </w:rPr>
              <w:t xml:space="preserve">Displays the total count of IMEIs that are not registered with regulatory authority </w:t>
            </w:r>
          </w:p>
          <w:p w:rsidR="00D51F34" w:rsidRPr="001673B8" w:rsidRDefault="00D51F34" w:rsidP="00E62E4C">
            <w:pPr>
              <w:shd w:val="clear" w:color="auto" w:fill="FFFFFF"/>
              <w:ind w:left="720"/>
              <w:rPr>
                <w:rFonts w:cs="Arial"/>
                <w:color w:val="212529"/>
                <w:sz w:val="22"/>
                <w:szCs w:val="22"/>
              </w:rPr>
            </w:pPr>
          </w:p>
          <w:p w:rsidR="00E62E4C" w:rsidRPr="006E17AE" w:rsidRDefault="00E62E4C" w:rsidP="00067445">
            <w:pPr>
              <w:numPr>
                <w:ilvl w:val="0"/>
                <w:numId w:val="7"/>
              </w:numPr>
              <w:shd w:val="clear" w:color="auto" w:fill="FFFFFF"/>
              <w:ind w:left="342" w:hanging="270"/>
              <w:rPr>
                <w:rFonts w:cs="Arial"/>
                <w:b/>
                <w:sz w:val="22"/>
                <w:szCs w:val="22"/>
              </w:rPr>
            </w:pPr>
            <w:r w:rsidRPr="006E17AE">
              <w:rPr>
                <w:rFonts w:cs="Arial"/>
                <w:b/>
                <w:sz w:val="22"/>
                <w:szCs w:val="22"/>
              </w:rPr>
              <w:t>Compliant</w:t>
            </w:r>
          </w:p>
          <w:p w:rsidR="00E62E4C" w:rsidRDefault="00E62E4C" w:rsidP="00067445">
            <w:pPr>
              <w:shd w:val="clear" w:color="auto" w:fill="FFFFFF"/>
              <w:ind w:left="342"/>
              <w:rPr>
                <w:rFonts w:cs="Arial"/>
                <w:color w:val="212529"/>
                <w:sz w:val="22"/>
                <w:szCs w:val="22"/>
              </w:rPr>
            </w:pPr>
            <w:r w:rsidRPr="00D51F34">
              <w:rPr>
                <w:rFonts w:cs="Arial"/>
                <w:color w:val="212529"/>
                <w:sz w:val="22"/>
                <w:szCs w:val="22"/>
              </w:rPr>
              <w:t xml:space="preserve">Displays the total count of IMEIs that are registered with regulatory authority </w:t>
            </w:r>
          </w:p>
          <w:p w:rsidR="00D51F34" w:rsidRPr="006E17AE" w:rsidRDefault="00D51F34" w:rsidP="00E62E4C">
            <w:pPr>
              <w:shd w:val="clear" w:color="auto" w:fill="FFFFFF"/>
              <w:ind w:left="720"/>
              <w:rPr>
                <w:rFonts w:cs="Arial"/>
                <w:sz w:val="22"/>
                <w:szCs w:val="22"/>
              </w:rPr>
            </w:pPr>
          </w:p>
          <w:p w:rsidR="00E62E4C" w:rsidRPr="006E17AE" w:rsidRDefault="00E62E4C" w:rsidP="00067445">
            <w:pPr>
              <w:numPr>
                <w:ilvl w:val="0"/>
                <w:numId w:val="7"/>
              </w:numPr>
              <w:shd w:val="clear" w:color="auto" w:fill="FFFFFF"/>
              <w:ind w:left="342" w:hanging="270"/>
              <w:rPr>
                <w:rFonts w:cs="Arial"/>
                <w:b/>
                <w:sz w:val="22"/>
                <w:szCs w:val="22"/>
              </w:rPr>
            </w:pPr>
            <w:r w:rsidRPr="006E17AE">
              <w:rPr>
                <w:rFonts w:cs="Arial"/>
                <w:b/>
                <w:sz w:val="22"/>
                <w:szCs w:val="22"/>
              </w:rPr>
              <w:t>Provisional non-complaint</w:t>
            </w:r>
          </w:p>
          <w:p w:rsidR="00E62E4C" w:rsidRDefault="00E62E4C" w:rsidP="00067445">
            <w:pPr>
              <w:shd w:val="clear" w:color="auto" w:fill="FFFFFF"/>
              <w:ind w:left="342"/>
              <w:rPr>
                <w:rFonts w:cs="Arial"/>
                <w:color w:val="212529"/>
                <w:sz w:val="22"/>
                <w:szCs w:val="22"/>
              </w:rPr>
            </w:pPr>
            <w:r w:rsidRPr="00D51F34">
              <w:rPr>
                <w:rFonts w:cs="Arial"/>
                <w:color w:val="212529"/>
                <w:sz w:val="22"/>
                <w:szCs w:val="22"/>
              </w:rPr>
              <w:t>Displays the to</w:t>
            </w:r>
            <w:r w:rsidR="00A42399" w:rsidRPr="00D51F34">
              <w:rPr>
                <w:rFonts w:cs="Arial"/>
                <w:color w:val="212529"/>
                <w:sz w:val="22"/>
                <w:szCs w:val="22"/>
              </w:rPr>
              <w:t xml:space="preserve">tal count of the IMEIs that are </w:t>
            </w:r>
            <w:r w:rsidRPr="00D51F34">
              <w:rPr>
                <w:rFonts w:cs="Arial"/>
                <w:color w:val="212529"/>
                <w:sz w:val="22"/>
                <w:szCs w:val="22"/>
              </w:rPr>
              <w:t xml:space="preserve">reported as lost/stolen but not blocked yet </w:t>
            </w:r>
          </w:p>
          <w:p w:rsidR="00D51F34" w:rsidRPr="001673B8" w:rsidRDefault="00D51F34" w:rsidP="00E62E4C">
            <w:pPr>
              <w:shd w:val="clear" w:color="auto" w:fill="FFFFFF"/>
              <w:ind w:left="720"/>
              <w:rPr>
                <w:rFonts w:cs="Arial"/>
                <w:color w:val="212529"/>
                <w:sz w:val="22"/>
                <w:szCs w:val="22"/>
              </w:rPr>
            </w:pPr>
          </w:p>
          <w:p w:rsidR="00E62E4C" w:rsidRPr="006E17AE" w:rsidRDefault="00E62E4C" w:rsidP="00067445">
            <w:pPr>
              <w:numPr>
                <w:ilvl w:val="0"/>
                <w:numId w:val="7"/>
              </w:numPr>
              <w:shd w:val="clear" w:color="auto" w:fill="FFFFFF"/>
              <w:ind w:left="342" w:hanging="270"/>
              <w:rPr>
                <w:rFonts w:cs="Arial"/>
                <w:b/>
                <w:sz w:val="22"/>
                <w:szCs w:val="22"/>
              </w:rPr>
            </w:pPr>
            <w:r w:rsidRPr="006E17AE">
              <w:rPr>
                <w:rFonts w:cs="Arial"/>
                <w:b/>
                <w:sz w:val="22"/>
                <w:szCs w:val="22"/>
              </w:rPr>
              <w:t>Provisional complaint</w:t>
            </w:r>
          </w:p>
          <w:p w:rsidR="00E62E4C" w:rsidRDefault="00E62E4C" w:rsidP="00067445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 w:rsidRPr="00D51F34">
              <w:rPr>
                <w:rFonts w:ascii="Arial" w:hAnsi="Arial" w:cs="Arial"/>
                <w:sz w:val="22"/>
                <w:szCs w:val="22"/>
              </w:rPr>
              <w:t xml:space="preserve">Displays the total count of the IMEIs that </w:t>
            </w:r>
            <w:r w:rsidR="00A42399" w:rsidRPr="00D51F34">
              <w:rPr>
                <w:rFonts w:ascii="Arial" w:hAnsi="Arial" w:cs="Arial"/>
                <w:sz w:val="22"/>
                <w:szCs w:val="22"/>
              </w:rPr>
              <w:t>are requested for registration but not approved yet</w:t>
            </w:r>
          </w:p>
          <w:p w:rsidR="00EA5BDD" w:rsidRDefault="00EA5BDD" w:rsidP="00E62E4C">
            <w:pPr>
              <w:pStyle w:val="NormalWeb"/>
              <w:spacing w:before="0" w:beforeAutospacing="0" w:after="0" w:afterAutospacing="0"/>
              <w:ind w:left="72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A42399" w:rsidRPr="002D713F" w:rsidTr="00976F71">
        <w:trPr>
          <w:jc w:val="center"/>
        </w:trPr>
        <w:tc>
          <w:tcPr>
            <w:tcW w:w="2515" w:type="dxa"/>
          </w:tcPr>
          <w:p w:rsidR="00A42399" w:rsidRDefault="00A42399" w:rsidP="00A42399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Pre-Condition Classification State</w:t>
            </w:r>
          </w:p>
          <w:p w:rsidR="00A42399" w:rsidRDefault="00A42399" w:rsidP="0061695D">
            <w:pPr>
              <w:pStyle w:val="TB-TableBody"/>
              <w:rPr>
                <w:sz w:val="22"/>
                <w:szCs w:val="22"/>
              </w:rPr>
            </w:pPr>
          </w:p>
        </w:tc>
        <w:tc>
          <w:tcPr>
            <w:tcW w:w="6948" w:type="dxa"/>
          </w:tcPr>
          <w:p w:rsidR="00A42399" w:rsidRPr="00D51F34" w:rsidRDefault="00A42399" w:rsidP="00067445">
            <w:pPr>
              <w:numPr>
                <w:ilvl w:val="0"/>
                <w:numId w:val="13"/>
              </w:numPr>
              <w:shd w:val="clear" w:color="auto" w:fill="FFFFFF"/>
              <w:ind w:left="342" w:hanging="270"/>
              <w:rPr>
                <w:rFonts w:cs="Arial"/>
                <w:b/>
                <w:sz w:val="22"/>
                <w:szCs w:val="22"/>
              </w:rPr>
            </w:pPr>
            <w:r w:rsidRPr="00D51F34">
              <w:rPr>
                <w:rFonts w:cs="Arial"/>
                <w:b/>
                <w:sz w:val="22"/>
                <w:szCs w:val="22"/>
              </w:rPr>
              <w:t xml:space="preserve">Duplicate </w:t>
            </w:r>
          </w:p>
          <w:p w:rsidR="00A42399" w:rsidRDefault="00A42399" w:rsidP="00067445">
            <w:pPr>
              <w:pStyle w:val="CommentText"/>
              <w:ind w:left="612" w:hanging="288"/>
              <w:rPr>
                <w:rFonts w:cs="Arial"/>
                <w:sz w:val="22"/>
                <w:szCs w:val="22"/>
              </w:rPr>
            </w:pPr>
            <w:r w:rsidRPr="00711B91">
              <w:rPr>
                <w:rFonts w:cs="Arial"/>
                <w:sz w:val="22"/>
                <w:szCs w:val="22"/>
              </w:rPr>
              <w:t xml:space="preserve">Displays the total count of </w:t>
            </w:r>
            <w:r>
              <w:rPr>
                <w:rFonts w:cs="Arial"/>
                <w:sz w:val="22"/>
                <w:szCs w:val="22"/>
              </w:rPr>
              <w:t xml:space="preserve">duplicate </w:t>
            </w:r>
            <w:r w:rsidR="007B1F68">
              <w:rPr>
                <w:rFonts w:cs="Arial"/>
                <w:sz w:val="22"/>
                <w:szCs w:val="22"/>
              </w:rPr>
              <w:t>IMEIs</w:t>
            </w:r>
          </w:p>
          <w:p w:rsidR="00A42399" w:rsidRPr="00A42399" w:rsidRDefault="00A42399" w:rsidP="00A42399">
            <w:pPr>
              <w:shd w:val="clear" w:color="auto" w:fill="FFFFFF"/>
              <w:ind w:left="1440"/>
              <w:rPr>
                <w:rFonts w:ascii="Segoe UI" w:hAnsi="Segoe UI" w:cs="Segoe UI"/>
                <w:color w:val="212529"/>
                <w:sz w:val="21"/>
                <w:szCs w:val="21"/>
              </w:rPr>
            </w:pPr>
          </w:p>
          <w:p w:rsidR="00A42399" w:rsidRPr="00D51F34" w:rsidRDefault="00A42399" w:rsidP="00067445">
            <w:pPr>
              <w:numPr>
                <w:ilvl w:val="0"/>
                <w:numId w:val="13"/>
              </w:numPr>
              <w:shd w:val="clear" w:color="auto" w:fill="FFFFFF"/>
              <w:ind w:left="342" w:hanging="270"/>
              <w:rPr>
                <w:rFonts w:cs="Arial"/>
                <w:b/>
                <w:sz w:val="22"/>
                <w:szCs w:val="22"/>
              </w:rPr>
            </w:pPr>
            <w:r w:rsidRPr="00D51F34">
              <w:rPr>
                <w:rFonts w:cs="Arial"/>
                <w:b/>
                <w:sz w:val="22"/>
                <w:szCs w:val="22"/>
              </w:rPr>
              <w:t xml:space="preserve">GSMA Not Found </w:t>
            </w:r>
          </w:p>
          <w:p w:rsidR="00A42399" w:rsidRDefault="00A42399" w:rsidP="00067445">
            <w:pPr>
              <w:pStyle w:val="CommentText"/>
              <w:ind w:left="342"/>
              <w:rPr>
                <w:rFonts w:cs="Arial"/>
                <w:sz w:val="22"/>
                <w:szCs w:val="22"/>
              </w:rPr>
            </w:pPr>
            <w:r w:rsidRPr="00711B91">
              <w:rPr>
                <w:rFonts w:cs="Arial"/>
                <w:sz w:val="22"/>
                <w:szCs w:val="22"/>
              </w:rPr>
              <w:t>Dis</w:t>
            </w:r>
            <w:r w:rsidR="007B1F68">
              <w:rPr>
                <w:rFonts w:cs="Arial"/>
                <w:sz w:val="22"/>
                <w:szCs w:val="22"/>
              </w:rPr>
              <w:t>plays the total count of IMEIs</w:t>
            </w:r>
            <w:r w:rsidRPr="00711B91">
              <w:rPr>
                <w:rFonts w:cs="Arial"/>
                <w:sz w:val="22"/>
                <w:szCs w:val="22"/>
              </w:rPr>
              <w:t xml:space="preserve"> that are not registered in GSMA database</w:t>
            </w:r>
          </w:p>
          <w:p w:rsidR="00A42399" w:rsidRPr="00A42399" w:rsidRDefault="00A42399" w:rsidP="00A42399">
            <w:pPr>
              <w:shd w:val="clear" w:color="auto" w:fill="FFFFFF"/>
              <w:ind w:left="1440"/>
              <w:rPr>
                <w:rFonts w:ascii="Segoe UI" w:hAnsi="Segoe UI" w:cs="Segoe UI"/>
                <w:color w:val="212529"/>
                <w:sz w:val="21"/>
                <w:szCs w:val="21"/>
              </w:rPr>
            </w:pPr>
          </w:p>
          <w:p w:rsidR="00A42399" w:rsidRPr="007A09DD" w:rsidRDefault="00A42399" w:rsidP="00067445">
            <w:pPr>
              <w:numPr>
                <w:ilvl w:val="0"/>
                <w:numId w:val="13"/>
              </w:numPr>
              <w:shd w:val="clear" w:color="auto" w:fill="FFFFFF"/>
              <w:ind w:left="342" w:hanging="270"/>
              <w:rPr>
                <w:rFonts w:cs="Arial"/>
                <w:b/>
                <w:sz w:val="22"/>
                <w:szCs w:val="22"/>
              </w:rPr>
            </w:pPr>
            <w:r w:rsidRPr="007A09DD">
              <w:rPr>
                <w:rFonts w:cs="Arial"/>
                <w:b/>
                <w:sz w:val="22"/>
                <w:szCs w:val="22"/>
              </w:rPr>
              <w:t xml:space="preserve">Local Stolen </w:t>
            </w:r>
          </w:p>
          <w:p w:rsidR="00A42399" w:rsidRPr="00711B91" w:rsidRDefault="00A42399" w:rsidP="00067445">
            <w:pPr>
              <w:pStyle w:val="CommentText"/>
              <w:ind w:left="342"/>
              <w:rPr>
                <w:rFonts w:cs="Arial"/>
                <w:sz w:val="22"/>
                <w:szCs w:val="22"/>
              </w:rPr>
            </w:pPr>
            <w:r w:rsidRPr="00711B91">
              <w:rPr>
                <w:rFonts w:cs="Arial"/>
                <w:sz w:val="22"/>
                <w:szCs w:val="22"/>
              </w:rPr>
              <w:t>Displays</w:t>
            </w:r>
            <w:r w:rsidR="007B1F68">
              <w:rPr>
                <w:rFonts w:cs="Arial"/>
                <w:sz w:val="22"/>
                <w:szCs w:val="22"/>
              </w:rPr>
              <w:t xml:space="preserve"> the total count of IMEIs</w:t>
            </w:r>
            <w:r w:rsidRPr="00711B91">
              <w:rPr>
                <w:rFonts w:cs="Arial"/>
                <w:sz w:val="22"/>
                <w:szCs w:val="22"/>
              </w:rPr>
              <w:t xml:space="preserve"> that are reported as lost/stolen   </w:t>
            </w:r>
          </w:p>
          <w:p w:rsidR="00A42399" w:rsidRPr="00A42399" w:rsidRDefault="00A42399" w:rsidP="00A42399">
            <w:pPr>
              <w:shd w:val="clear" w:color="auto" w:fill="FFFFFF"/>
              <w:ind w:left="1440"/>
              <w:rPr>
                <w:rFonts w:ascii="Segoe UI" w:hAnsi="Segoe UI" w:cs="Segoe UI"/>
                <w:color w:val="212529"/>
                <w:sz w:val="21"/>
                <w:szCs w:val="21"/>
              </w:rPr>
            </w:pPr>
          </w:p>
          <w:p w:rsidR="00A42399" w:rsidRPr="00D51F34" w:rsidRDefault="00A42399" w:rsidP="00067445">
            <w:pPr>
              <w:numPr>
                <w:ilvl w:val="0"/>
                <w:numId w:val="13"/>
              </w:numPr>
              <w:shd w:val="clear" w:color="auto" w:fill="FFFFFF"/>
              <w:ind w:left="342" w:hanging="270"/>
              <w:rPr>
                <w:rFonts w:cs="Arial"/>
                <w:b/>
                <w:sz w:val="22"/>
                <w:szCs w:val="22"/>
              </w:rPr>
            </w:pPr>
            <w:r w:rsidRPr="00D51F34">
              <w:rPr>
                <w:rFonts w:cs="Arial"/>
                <w:b/>
                <w:sz w:val="22"/>
                <w:szCs w:val="22"/>
              </w:rPr>
              <w:t xml:space="preserve">Malformed </w:t>
            </w:r>
          </w:p>
          <w:p w:rsidR="00A42399" w:rsidRDefault="00A42399" w:rsidP="00067445">
            <w:pPr>
              <w:pStyle w:val="CommentText"/>
              <w:ind w:left="342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Displays </w:t>
            </w:r>
            <w:r w:rsidR="007B1F68">
              <w:rPr>
                <w:rFonts w:cs="Arial"/>
                <w:sz w:val="22"/>
                <w:szCs w:val="22"/>
              </w:rPr>
              <w:t xml:space="preserve"> the total count of IMEIs</w:t>
            </w:r>
            <w:r w:rsidRPr="00407715">
              <w:rPr>
                <w:rFonts w:cs="Arial"/>
                <w:sz w:val="22"/>
                <w:szCs w:val="22"/>
              </w:rPr>
              <w:t xml:space="preserve"> that contains </w:t>
            </w:r>
            <w:r w:rsidR="00976F71">
              <w:rPr>
                <w:rFonts w:cs="Arial"/>
                <w:sz w:val="22"/>
                <w:szCs w:val="22"/>
              </w:rPr>
              <w:t xml:space="preserve">the character </w:t>
            </w:r>
            <w:r w:rsidRPr="00407715">
              <w:rPr>
                <w:rFonts w:cs="Arial"/>
                <w:sz w:val="22"/>
                <w:szCs w:val="22"/>
              </w:rPr>
              <w:t xml:space="preserve">other </w:t>
            </w:r>
            <w:r w:rsidRPr="0030148A">
              <w:rPr>
                <w:rFonts w:cs="Arial"/>
                <w:sz w:val="22"/>
                <w:szCs w:val="22"/>
              </w:rPr>
              <w:t xml:space="preserve">than </w:t>
            </w:r>
            <w:r w:rsidRPr="00711B91">
              <w:rPr>
                <w:rFonts w:cs="Arial"/>
                <w:sz w:val="22"/>
                <w:szCs w:val="22"/>
              </w:rPr>
              <w:t xml:space="preserve">hexadecimal number </w:t>
            </w:r>
          </w:p>
          <w:p w:rsidR="00A42399" w:rsidRPr="00A42399" w:rsidRDefault="00A42399" w:rsidP="00A42399">
            <w:pPr>
              <w:shd w:val="clear" w:color="auto" w:fill="FFFFFF"/>
              <w:ind w:left="1440"/>
              <w:rPr>
                <w:rFonts w:ascii="Segoe UI" w:hAnsi="Segoe UI" w:cs="Segoe UI"/>
                <w:color w:val="212529"/>
                <w:sz w:val="21"/>
                <w:szCs w:val="21"/>
              </w:rPr>
            </w:pPr>
          </w:p>
          <w:p w:rsidR="00A42399" w:rsidRPr="00A42399" w:rsidRDefault="00D51F34" w:rsidP="00067445">
            <w:pPr>
              <w:numPr>
                <w:ilvl w:val="0"/>
                <w:numId w:val="13"/>
              </w:numPr>
              <w:shd w:val="clear" w:color="auto" w:fill="FFFFFF"/>
              <w:ind w:left="342" w:hanging="270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 xml:space="preserve">Not on registration list </w:t>
            </w:r>
          </w:p>
          <w:p w:rsidR="00A42399" w:rsidRDefault="00A42399" w:rsidP="00067445">
            <w:pPr>
              <w:pStyle w:val="ListParagraph"/>
              <w:shd w:val="clear" w:color="auto" w:fill="FFFFFF"/>
              <w:ind w:left="342"/>
              <w:rPr>
                <w:rFonts w:cs="Arial"/>
                <w:sz w:val="22"/>
                <w:szCs w:val="22"/>
              </w:rPr>
            </w:pPr>
            <w:r w:rsidRPr="00D51F34">
              <w:rPr>
                <w:rFonts w:cs="Arial"/>
                <w:sz w:val="22"/>
                <w:szCs w:val="22"/>
              </w:rPr>
              <w:t>Displays the total count of the IMEIs that are not</w:t>
            </w:r>
            <w:r w:rsidR="00976F71" w:rsidRPr="00D51F34">
              <w:rPr>
                <w:rFonts w:cs="Arial"/>
                <w:sz w:val="22"/>
                <w:szCs w:val="22"/>
              </w:rPr>
              <w:t xml:space="preserve"> being </w:t>
            </w:r>
            <w:r w:rsidRPr="00D51F34">
              <w:rPr>
                <w:rFonts w:cs="Arial"/>
                <w:sz w:val="22"/>
                <w:szCs w:val="22"/>
              </w:rPr>
              <w:t xml:space="preserve">requested for registration </w:t>
            </w:r>
          </w:p>
          <w:p w:rsidR="00EA5BDD" w:rsidRPr="00D51F34" w:rsidRDefault="00EA5BDD" w:rsidP="00D51F34">
            <w:pPr>
              <w:pStyle w:val="ListParagraph"/>
              <w:shd w:val="clear" w:color="auto" w:fill="FFFFFF"/>
              <w:ind w:left="702"/>
              <w:rPr>
                <w:rFonts w:cs="Arial"/>
                <w:color w:val="212529"/>
                <w:sz w:val="22"/>
                <w:szCs w:val="22"/>
              </w:rPr>
            </w:pPr>
          </w:p>
        </w:tc>
      </w:tr>
      <w:tr w:rsidR="00976F71" w:rsidRPr="002D713F" w:rsidTr="00976F71">
        <w:trPr>
          <w:jc w:val="center"/>
        </w:trPr>
        <w:tc>
          <w:tcPr>
            <w:tcW w:w="2515" w:type="dxa"/>
          </w:tcPr>
          <w:p w:rsidR="00976F71" w:rsidRDefault="00585C8D" w:rsidP="00976F71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Lost</w:t>
            </w:r>
            <w:r w:rsidR="00976F71">
              <w:rPr>
                <w:rFonts w:ascii="Arial" w:hAnsi="Arial" w:cs="Arial"/>
                <w:sz w:val="22"/>
                <w:szCs w:val="22"/>
              </w:rPr>
              <w:t xml:space="preserve">/Stolen Status </w:t>
            </w:r>
          </w:p>
          <w:p w:rsidR="00976F71" w:rsidRDefault="00976F71" w:rsidP="00A42399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6948" w:type="dxa"/>
          </w:tcPr>
          <w:p w:rsidR="00976F71" w:rsidRPr="00D51F34" w:rsidRDefault="00976F71" w:rsidP="00067445">
            <w:pPr>
              <w:numPr>
                <w:ilvl w:val="0"/>
                <w:numId w:val="13"/>
              </w:numPr>
              <w:shd w:val="clear" w:color="auto" w:fill="FFFFFF"/>
              <w:ind w:left="342" w:hanging="270"/>
              <w:rPr>
                <w:rFonts w:cs="Arial"/>
                <w:b/>
                <w:sz w:val="22"/>
                <w:szCs w:val="22"/>
              </w:rPr>
            </w:pPr>
            <w:r w:rsidRPr="00D51F34">
              <w:rPr>
                <w:rFonts w:cs="Arial"/>
                <w:b/>
                <w:sz w:val="22"/>
                <w:szCs w:val="22"/>
              </w:rPr>
              <w:t>Stolen status</w:t>
            </w:r>
          </w:p>
          <w:p w:rsidR="00976F71" w:rsidRDefault="00976F71" w:rsidP="00067445">
            <w:pPr>
              <w:shd w:val="clear" w:color="auto" w:fill="FFFFFF"/>
              <w:ind w:left="342"/>
              <w:rPr>
                <w:rFonts w:cs="Arial"/>
                <w:sz w:val="22"/>
                <w:szCs w:val="22"/>
              </w:rPr>
            </w:pPr>
            <w:r w:rsidRPr="001C4A36">
              <w:rPr>
                <w:rFonts w:cs="Arial"/>
                <w:sz w:val="22"/>
                <w:szCs w:val="22"/>
              </w:rPr>
              <w:t xml:space="preserve">Displays the total count of IMEIs that are reported as stolen </w:t>
            </w:r>
          </w:p>
          <w:p w:rsidR="00D51F34" w:rsidRPr="00976F71" w:rsidRDefault="00D51F34" w:rsidP="00D51F34">
            <w:pPr>
              <w:shd w:val="clear" w:color="auto" w:fill="FFFFFF"/>
              <w:ind w:left="702"/>
              <w:rPr>
                <w:rFonts w:cs="Arial"/>
                <w:sz w:val="22"/>
                <w:szCs w:val="22"/>
              </w:rPr>
            </w:pPr>
          </w:p>
          <w:p w:rsidR="00976F71" w:rsidRPr="00D51F34" w:rsidRDefault="00976F71" w:rsidP="00067445">
            <w:pPr>
              <w:numPr>
                <w:ilvl w:val="0"/>
                <w:numId w:val="13"/>
              </w:numPr>
              <w:shd w:val="clear" w:color="auto" w:fill="FFFFFF"/>
              <w:ind w:left="342" w:hanging="270"/>
              <w:rPr>
                <w:rFonts w:cs="Arial"/>
                <w:b/>
                <w:sz w:val="22"/>
                <w:szCs w:val="22"/>
              </w:rPr>
            </w:pPr>
            <w:r w:rsidRPr="00D51F34">
              <w:rPr>
                <w:rFonts w:cs="Arial"/>
                <w:b/>
                <w:sz w:val="22"/>
                <w:szCs w:val="22"/>
              </w:rPr>
              <w:t>Provisional stolen</w:t>
            </w:r>
          </w:p>
          <w:p w:rsidR="001C4A36" w:rsidRPr="001673B8" w:rsidRDefault="001C4A36" w:rsidP="00067445">
            <w:pPr>
              <w:shd w:val="clear" w:color="auto" w:fill="FFFFFF"/>
              <w:ind w:left="342"/>
              <w:rPr>
                <w:rFonts w:cs="Arial"/>
                <w:sz w:val="22"/>
                <w:szCs w:val="22"/>
              </w:rPr>
            </w:pPr>
            <w:r w:rsidRPr="001C4A36">
              <w:rPr>
                <w:rFonts w:cs="Arial"/>
                <w:sz w:val="22"/>
                <w:szCs w:val="22"/>
              </w:rPr>
              <w:t xml:space="preserve">Displays the total count of the IMEIs that are reported as lost/stolen but not blocked yet </w:t>
            </w:r>
          </w:p>
          <w:p w:rsidR="00976F71" w:rsidRPr="00A42399" w:rsidRDefault="00976F71" w:rsidP="001C4A36">
            <w:pPr>
              <w:shd w:val="clear" w:color="auto" w:fill="FFFFFF"/>
              <w:ind w:left="1080"/>
              <w:rPr>
                <w:rFonts w:cs="Arial"/>
              </w:rPr>
            </w:pPr>
          </w:p>
        </w:tc>
      </w:tr>
      <w:tr w:rsidR="001C4A36" w:rsidRPr="002D713F" w:rsidTr="00976F71">
        <w:trPr>
          <w:jc w:val="center"/>
        </w:trPr>
        <w:tc>
          <w:tcPr>
            <w:tcW w:w="2515" w:type="dxa"/>
          </w:tcPr>
          <w:p w:rsidR="001C4A36" w:rsidRDefault="001C4A36" w:rsidP="001C4A3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Seen On Network </w:t>
            </w:r>
          </w:p>
          <w:p w:rsidR="001C4A36" w:rsidRDefault="001C4A36" w:rsidP="00976F71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6948" w:type="dxa"/>
          </w:tcPr>
          <w:p w:rsidR="001C4A36" w:rsidRPr="00D51F34" w:rsidRDefault="001C4A36" w:rsidP="00067445">
            <w:pPr>
              <w:numPr>
                <w:ilvl w:val="0"/>
                <w:numId w:val="13"/>
              </w:numPr>
              <w:shd w:val="clear" w:color="auto" w:fill="FFFFFF"/>
              <w:ind w:left="342" w:hanging="270"/>
              <w:rPr>
                <w:rFonts w:cs="Arial"/>
                <w:sz w:val="22"/>
                <w:szCs w:val="22"/>
              </w:rPr>
            </w:pPr>
            <w:r w:rsidRPr="00D51F34">
              <w:rPr>
                <w:rFonts w:cs="Arial"/>
                <w:sz w:val="22"/>
                <w:szCs w:val="22"/>
              </w:rPr>
              <w:t>Displays the total count of IMEIs</w:t>
            </w:r>
            <w:r w:rsidR="00EA5BDD">
              <w:rPr>
                <w:rFonts w:cs="Arial"/>
                <w:sz w:val="22"/>
                <w:szCs w:val="22"/>
              </w:rPr>
              <w:t xml:space="preserve"> seen on network </w:t>
            </w:r>
            <w:r w:rsidRPr="00D51F34">
              <w:rPr>
                <w:rFonts w:cs="Arial"/>
                <w:sz w:val="22"/>
                <w:szCs w:val="22"/>
              </w:rPr>
              <w:t xml:space="preserve"> </w:t>
            </w:r>
          </w:p>
        </w:tc>
      </w:tr>
      <w:tr w:rsidR="001C4A36" w:rsidRPr="002D713F" w:rsidTr="00976F71">
        <w:trPr>
          <w:jc w:val="center"/>
        </w:trPr>
        <w:tc>
          <w:tcPr>
            <w:tcW w:w="2515" w:type="dxa"/>
          </w:tcPr>
          <w:p w:rsidR="001C4A36" w:rsidRDefault="001C4A36" w:rsidP="001C4A3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Download Report Link </w:t>
            </w:r>
          </w:p>
        </w:tc>
        <w:tc>
          <w:tcPr>
            <w:tcW w:w="6948" w:type="dxa"/>
          </w:tcPr>
          <w:p w:rsidR="001C4A36" w:rsidRPr="00EA5BDD" w:rsidRDefault="001C4A36" w:rsidP="00067445">
            <w:pPr>
              <w:pStyle w:val="ListParagraph"/>
              <w:numPr>
                <w:ilvl w:val="0"/>
                <w:numId w:val="13"/>
              </w:numPr>
              <w:shd w:val="clear" w:color="auto" w:fill="FFFFFF"/>
              <w:ind w:left="342" w:hanging="270"/>
              <w:rPr>
                <w:rFonts w:cs="Arial"/>
                <w:sz w:val="22"/>
                <w:szCs w:val="22"/>
              </w:rPr>
            </w:pPr>
            <w:r w:rsidRPr="00EA5BDD">
              <w:rPr>
                <w:rFonts w:cs="Arial"/>
                <w:sz w:val="22"/>
                <w:szCs w:val="22"/>
              </w:rPr>
              <w:t>Allows user to download the report to view the non-compliant IMEIs</w:t>
            </w:r>
          </w:p>
          <w:p w:rsidR="00D51F34" w:rsidRPr="00D51F34" w:rsidRDefault="00D51F34" w:rsidP="001C4A36">
            <w:pPr>
              <w:shd w:val="clear" w:color="auto" w:fill="FFFFFF"/>
              <w:rPr>
                <w:rFonts w:cs="Arial"/>
                <w:sz w:val="22"/>
                <w:szCs w:val="22"/>
              </w:rPr>
            </w:pPr>
          </w:p>
        </w:tc>
      </w:tr>
      <w:tr w:rsidR="003909D9" w:rsidRPr="002D713F" w:rsidTr="00976F71">
        <w:trPr>
          <w:jc w:val="center"/>
        </w:trPr>
        <w:tc>
          <w:tcPr>
            <w:tcW w:w="2515" w:type="dxa"/>
          </w:tcPr>
          <w:p w:rsidR="003909D9" w:rsidRDefault="003909D9" w:rsidP="0061695D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IMEI Registration Status</w:t>
            </w:r>
          </w:p>
        </w:tc>
        <w:tc>
          <w:tcPr>
            <w:tcW w:w="6948" w:type="dxa"/>
          </w:tcPr>
          <w:p w:rsidR="00370046" w:rsidRPr="00671335" w:rsidRDefault="00370046" w:rsidP="00370046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b/>
                <w:sz w:val="22"/>
                <w:szCs w:val="22"/>
              </w:rPr>
            </w:pPr>
            <w:r w:rsidRPr="00671335">
              <w:rPr>
                <w:rFonts w:ascii="Arial" w:hAnsi="Arial" w:cs="Arial"/>
                <w:sz w:val="22"/>
                <w:szCs w:val="22"/>
              </w:rPr>
              <w:t xml:space="preserve">Displays </w:t>
            </w:r>
            <w:r w:rsidR="00671335" w:rsidRPr="00671335">
              <w:rPr>
                <w:rFonts w:ascii="Arial" w:hAnsi="Arial" w:cs="Arial"/>
                <w:sz w:val="22"/>
                <w:szCs w:val="22"/>
              </w:rPr>
              <w:t>the registration status based on the total requests of a user</w:t>
            </w:r>
            <w:r w:rsidR="00671335" w:rsidRPr="00671335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</w:p>
          <w:p w:rsidR="003909D9" w:rsidRPr="00370046" w:rsidRDefault="003909D9" w:rsidP="000A299D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370046">
              <w:rPr>
                <w:rFonts w:ascii="Arial" w:hAnsi="Arial" w:cs="Arial"/>
                <w:b/>
                <w:sz w:val="22"/>
                <w:szCs w:val="22"/>
              </w:rPr>
              <w:t>Duplicate IMEIs</w:t>
            </w:r>
          </w:p>
          <w:p w:rsidR="00D51F34" w:rsidRDefault="002206A8" w:rsidP="00D51F34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Displays the total </w:t>
            </w:r>
            <w:r w:rsidR="00D51F34">
              <w:rPr>
                <w:rFonts w:ascii="Arial" w:hAnsi="Arial" w:cs="Arial"/>
                <w:sz w:val="22"/>
                <w:szCs w:val="22"/>
              </w:rPr>
              <w:t>count of duplicate IMEIs</w:t>
            </w:r>
          </w:p>
          <w:p w:rsidR="00EA5BDD" w:rsidRDefault="00EA5BDD" w:rsidP="00D51F34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</w:p>
          <w:p w:rsidR="003909D9" w:rsidRPr="00370046" w:rsidRDefault="003909D9" w:rsidP="000A299D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370046">
              <w:rPr>
                <w:rFonts w:ascii="Arial" w:hAnsi="Arial" w:cs="Arial"/>
                <w:b/>
                <w:sz w:val="22"/>
                <w:szCs w:val="22"/>
              </w:rPr>
              <w:t>Pending Registration</w:t>
            </w:r>
          </w:p>
          <w:p w:rsidR="00EA5BDD" w:rsidRDefault="00D51F34" w:rsidP="00D51F34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Displays the total count of IMEIs </w:t>
            </w:r>
            <w:r w:rsidR="003E3474">
              <w:rPr>
                <w:rFonts w:ascii="Arial" w:hAnsi="Arial" w:cs="Arial"/>
                <w:sz w:val="22"/>
                <w:szCs w:val="22"/>
              </w:rPr>
              <w:t xml:space="preserve">that </w:t>
            </w:r>
            <w:r w:rsidR="00585C8D">
              <w:rPr>
                <w:rFonts w:ascii="Arial" w:hAnsi="Arial" w:cs="Arial"/>
                <w:sz w:val="22"/>
                <w:szCs w:val="22"/>
              </w:rPr>
              <w:t xml:space="preserve">have been </w:t>
            </w:r>
            <w:r w:rsidR="003E3474">
              <w:rPr>
                <w:rFonts w:ascii="Arial" w:hAnsi="Arial" w:cs="Arial"/>
                <w:sz w:val="22"/>
                <w:szCs w:val="22"/>
              </w:rPr>
              <w:t xml:space="preserve">requested for registration </w:t>
            </w:r>
            <w:r w:rsidR="00370046">
              <w:rPr>
                <w:rFonts w:ascii="Arial" w:hAnsi="Arial" w:cs="Arial"/>
                <w:sz w:val="22"/>
                <w:szCs w:val="22"/>
              </w:rPr>
              <w:t xml:space="preserve">but no action is performed </w:t>
            </w:r>
            <w:r w:rsidR="003E3474">
              <w:rPr>
                <w:rFonts w:ascii="Arial" w:hAnsi="Arial" w:cs="Arial"/>
                <w:sz w:val="22"/>
                <w:szCs w:val="22"/>
              </w:rPr>
              <w:t xml:space="preserve">yet </w:t>
            </w:r>
            <w:r w:rsidR="00370046">
              <w:rPr>
                <w:rFonts w:ascii="Arial" w:hAnsi="Arial" w:cs="Arial"/>
                <w:sz w:val="22"/>
                <w:szCs w:val="22"/>
              </w:rPr>
              <w:t>by the authorized entity</w:t>
            </w:r>
          </w:p>
          <w:p w:rsidR="00D51F34" w:rsidRDefault="00370046" w:rsidP="00D51F34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:rsidR="003909D9" w:rsidRPr="00370046" w:rsidRDefault="003909D9" w:rsidP="000A299D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370046">
              <w:rPr>
                <w:rFonts w:ascii="Arial" w:hAnsi="Arial" w:cs="Arial"/>
                <w:b/>
                <w:sz w:val="22"/>
                <w:szCs w:val="22"/>
              </w:rPr>
              <w:t>Registered</w:t>
            </w:r>
          </w:p>
          <w:p w:rsidR="003E3474" w:rsidRDefault="003E3474" w:rsidP="003E3474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Displays the total count of IMEIs that are registered</w:t>
            </w:r>
          </w:p>
          <w:p w:rsidR="00EA5BDD" w:rsidRDefault="00EA5BDD" w:rsidP="003E3474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</w:p>
          <w:p w:rsidR="003909D9" w:rsidRPr="00370046" w:rsidRDefault="003909D9" w:rsidP="000A299D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370046">
              <w:rPr>
                <w:rFonts w:ascii="Arial" w:hAnsi="Arial" w:cs="Arial"/>
                <w:b/>
                <w:sz w:val="22"/>
                <w:szCs w:val="22"/>
              </w:rPr>
              <w:t>Not Registered</w:t>
            </w:r>
          </w:p>
          <w:p w:rsidR="003E3474" w:rsidRDefault="003E3474" w:rsidP="003E3474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Displays the total count of IMEIs </w:t>
            </w:r>
            <w:r w:rsidR="00585C8D">
              <w:rPr>
                <w:rFonts w:ascii="Arial" w:hAnsi="Arial" w:cs="Arial"/>
                <w:sz w:val="22"/>
                <w:szCs w:val="22"/>
              </w:rPr>
              <w:t xml:space="preserve">that have </w:t>
            </w:r>
            <w:r w:rsidR="00370046">
              <w:rPr>
                <w:rFonts w:ascii="Arial" w:hAnsi="Arial" w:cs="Arial"/>
                <w:sz w:val="22"/>
                <w:szCs w:val="22"/>
              </w:rPr>
              <w:t xml:space="preserve">been rejected by the authorized entity  </w:t>
            </w:r>
          </w:p>
          <w:p w:rsidR="00EA5BDD" w:rsidRDefault="00EA5BDD" w:rsidP="003E3474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909D9" w:rsidRPr="002D713F" w:rsidTr="00976F71">
        <w:trPr>
          <w:jc w:val="center"/>
        </w:trPr>
        <w:tc>
          <w:tcPr>
            <w:tcW w:w="2515" w:type="dxa"/>
          </w:tcPr>
          <w:p w:rsidR="003909D9" w:rsidRDefault="003909D9" w:rsidP="0061695D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Approval Documents </w:t>
            </w:r>
          </w:p>
        </w:tc>
        <w:tc>
          <w:tcPr>
            <w:tcW w:w="6948" w:type="dxa"/>
          </w:tcPr>
          <w:p w:rsidR="003909D9" w:rsidRDefault="003E3474" w:rsidP="003E3474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Allows user to </w:t>
            </w:r>
            <w:r w:rsidR="00EA5BDD">
              <w:rPr>
                <w:rFonts w:ascii="Arial" w:hAnsi="Arial" w:cs="Arial"/>
                <w:sz w:val="22"/>
                <w:szCs w:val="22"/>
              </w:rPr>
              <w:t>download and verify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370046">
              <w:rPr>
                <w:rFonts w:ascii="Arial" w:hAnsi="Arial" w:cs="Arial"/>
                <w:sz w:val="22"/>
                <w:szCs w:val="22"/>
              </w:rPr>
              <w:t>the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EA5BDD">
              <w:rPr>
                <w:rFonts w:ascii="Arial" w:hAnsi="Arial" w:cs="Arial"/>
                <w:sz w:val="22"/>
                <w:szCs w:val="22"/>
              </w:rPr>
              <w:t xml:space="preserve">approval </w:t>
            </w:r>
            <w:r>
              <w:rPr>
                <w:rFonts w:ascii="Arial" w:hAnsi="Arial" w:cs="Arial"/>
                <w:sz w:val="22"/>
                <w:szCs w:val="22"/>
              </w:rPr>
              <w:t xml:space="preserve">documents </w:t>
            </w:r>
            <w:r w:rsidR="00EA5BDD">
              <w:rPr>
                <w:rFonts w:ascii="Arial" w:hAnsi="Arial" w:cs="Arial"/>
                <w:sz w:val="22"/>
                <w:szCs w:val="22"/>
              </w:rPr>
              <w:t>such that</w:t>
            </w:r>
          </w:p>
          <w:p w:rsidR="00370046" w:rsidRPr="002D713F" w:rsidRDefault="00370046" w:rsidP="00453CD0">
            <w:pPr>
              <w:pStyle w:val="CommentText"/>
              <w:numPr>
                <w:ilvl w:val="0"/>
                <w:numId w:val="7"/>
              </w:numPr>
              <w:ind w:left="522" w:hanging="18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Shipment Document </w:t>
            </w:r>
          </w:p>
          <w:p w:rsidR="00370046" w:rsidRPr="002D713F" w:rsidRDefault="00370046" w:rsidP="00453CD0">
            <w:pPr>
              <w:pStyle w:val="CommentText"/>
              <w:numPr>
                <w:ilvl w:val="0"/>
                <w:numId w:val="7"/>
              </w:numPr>
              <w:ind w:left="522" w:hanging="18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Authorization Document </w:t>
            </w:r>
          </w:p>
          <w:p w:rsidR="00370046" w:rsidRPr="002D713F" w:rsidRDefault="00370046" w:rsidP="00453CD0">
            <w:pPr>
              <w:pStyle w:val="CommentText"/>
              <w:numPr>
                <w:ilvl w:val="0"/>
                <w:numId w:val="7"/>
              </w:numPr>
              <w:ind w:left="522" w:hanging="18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>Certificate Document</w:t>
            </w:r>
          </w:p>
          <w:p w:rsidR="00370046" w:rsidRDefault="00370046" w:rsidP="00EA5BDD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552E58" w:rsidRPr="002D713F" w:rsidTr="00976F71">
        <w:trPr>
          <w:jc w:val="center"/>
        </w:trPr>
        <w:tc>
          <w:tcPr>
            <w:tcW w:w="2515" w:type="dxa"/>
          </w:tcPr>
          <w:p w:rsidR="00552E58" w:rsidRDefault="00552E58" w:rsidP="0061695D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Request Status</w:t>
            </w:r>
          </w:p>
        </w:tc>
        <w:tc>
          <w:tcPr>
            <w:tcW w:w="6948" w:type="dxa"/>
          </w:tcPr>
          <w:tbl>
            <w:tblPr>
              <w:tblStyle w:val="TableGrid"/>
              <w:tblpPr w:leftFromText="180" w:rightFromText="180" w:horzAnchor="margin" w:tblpXSpec="center" w:tblpY="540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067"/>
              <w:gridCol w:w="2217"/>
              <w:gridCol w:w="2096"/>
            </w:tblGrid>
            <w:tr w:rsidR="00552E58" w:rsidRPr="00552E58" w:rsidTr="001C4A36">
              <w:tc>
                <w:tcPr>
                  <w:tcW w:w="2067" w:type="dxa"/>
                </w:tcPr>
                <w:p w:rsidR="00552E58" w:rsidRPr="00552E58" w:rsidRDefault="00552E58" w:rsidP="00552E58">
                  <w:pPr>
                    <w:rPr>
                      <w:rFonts w:ascii="Arial" w:eastAsia="Times New Roman" w:hAnsi="Arial" w:cs="Arial"/>
                      <w:b/>
                    </w:rPr>
                  </w:pPr>
                  <w:r w:rsidRPr="00552E58">
                    <w:rPr>
                      <w:rFonts w:ascii="Arial" w:eastAsia="Times New Roman" w:hAnsi="Arial" w:cs="Arial"/>
                      <w:b/>
                    </w:rPr>
                    <w:t>Previous</w:t>
                  </w:r>
                </w:p>
                <w:p w:rsidR="00552E58" w:rsidRPr="00552E58" w:rsidRDefault="00552E58" w:rsidP="00552E58">
                  <w:pPr>
                    <w:rPr>
                      <w:rFonts w:ascii="Arial" w:eastAsia="Times New Roman" w:hAnsi="Arial" w:cs="Arial"/>
                      <w:b/>
                    </w:rPr>
                  </w:pPr>
                  <w:r w:rsidRPr="00552E58">
                    <w:rPr>
                      <w:rFonts w:ascii="Arial" w:eastAsia="Times New Roman" w:hAnsi="Arial" w:cs="Arial"/>
                      <w:b/>
                    </w:rPr>
                    <w:t>request</w:t>
                  </w:r>
                </w:p>
                <w:p w:rsidR="00552E58" w:rsidRPr="00552E58" w:rsidRDefault="00552E58" w:rsidP="00552E58">
                  <w:pPr>
                    <w:rPr>
                      <w:rFonts w:ascii="Arial" w:eastAsia="Times New Roman" w:hAnsi="Arial" w:cs="Arial"/>
                      <w:b/>
                    </w:rPr>
                  </w:pPr>
                  <w:r w:rsidRPr="00552E58">
                    <w:rPr>
                      <w:rFonts w:ascii="Arial" w:eastAsia="Times New Roman" w:hAnsi="Arial" w:cs="Arial"/>
                      <w:b/>
                    </w:rPr>
                    <w:t>status</w:t>
                  </w:r>
                </w:p>
                <w:p w:rsidR="00552E58" w:rsidRPr="00552E58" w:rsidRDefault="00552E58" w:rsidP="00552E58">
                  <w:pPr>
                    <w:pStyle w:val="NormalWeb"/>
                    <w:spacing w:before="0" w:beforeAutospacing="0" w:after="0" w:afterAutospacing="0"/>
                    <w:rPr>
                      <w:rFonts w:ascii="Arial" w:hAnsi="Arial" w:cs="Arial"/>
                      <w:b/>
                      <w:sz w:val="22"/>
                      <w:szCs w:val="22"/>
                    </w:rPr>
                  </w:pPr>
                </w:p>
              </w:tc>
              <w:tc>
                <w:tcPr>
                  <w:tcW w:w="2217" w:type="dxa"/>
                </w:tcPr>
                <w:p w:rsidR="00552E58" w:rsidRPr="00552E58" w:rsidRDefault="00552E58" w:rsidP="001C4A36">
                  <w:pPr>
                    <w:pStyle w:val="NormalWeb"/>
                    <w:spacing w:before="0" w:beforeAutospacing="0" w:after="0" w:afterAutospacing="0"/>
                    <w:rPr>
                      <w:rFonts w:ascii="Arial" w:hAnsi="Arial" w:cs="Arial"/>
                      <w:b/>
                      <w:sz w:val="22"/>
                      <w:szCs w:val="22"/>
                    </w:rPr>
                  </w:pPr>
                  <w:r w:rsidRPr="00552E58">
                    <w:rPr>
                      <w:rFonts w:ascii="Arial" w:hAnsi="Arial" w:cs="Arial"/>
                      <w:b/>
                      <w:sz w:val="22"/>
                      <w:szCs w:val="22"/>
                    </w:rPr>
                    <w:t>Action</w:t>
                  </w:r>
                </w:p>
              </w:tc>
              <w:tc>
                <w:tcPr>
                  <w:tcW w:w="2096" w:type="dxa"/>
                </w:tcPr>
                <w:p w:rsidR="00552E58" w:rsidRPr="00552E58" w:rsidRDefault="00552E58" w:rsidP="00552E58">
                  <w:pPr>
                    <w:rPr>
                      <w:rFonts w:ascii="Arial" w:eastAsia="Times New Roman" w:hAnsi="Arial" w:cs="Arial"/>
                      <w:b/>
                    </w:rPr>
                  </w:pPr>
                  <w:r w:rsidRPr="00552E58">
                    <w:rPr>
                      <w:rFonts w:ascii="Arial" w:eastAsia="Times New Roman" w:hAnsi="Arial" w:cs="Arial"/>
                      <w:b/>
                    </w:rPr>
                    <w:t>New</w:t>
                  </w:r>
                </w:p>
                <w:p w:rsidR="00552E58" w:rsidRPr="00552E58" w:rsidRDefault="00552E58" w:rsidP="00552E58">
                  <w:pPr>
                    <w:rPr>
                      <w:rFonts w:ascii="Arial" w:eastAsia="Times New Roman" w:hAnsi="Arial" w:cs="Arial"/>
                      <w:b/>
                    </w:rPr>
                  </w:pPr>
                  <w:r w:rsidRPr="00552E58">
                    <w:rPr>
                      <w:rFonts w:ascii="Arial" w:eastAsia="Times New Roman" w:hAnsi="Arial" w:cs="Arial"/>
                      <w:b/>
                    </w:rPr>
                    <w:t>request</w:t>
                  </w:r>
                </w:p>
                <w:p w:rsidR="00552E58" w:rsidRPr="00552E58" w:rsidRDefault="00552E58" w:rsidP="00552E58">
                  <w:pPr>
                    <w:rPr>
                      <w:rFonts w:ascii="Arial" w:eastAsia="Times New Roman" w:hAnsi="Arial" w:cs="Arial"/>
                      <w:b/>
                    </w:rPr>
                  </w:pPr>
                  <w:r w:rsidRPr="00552E58">
                    <w:rPr>
                      <w:rFonts w:ascii="Arial" w:eastAsia="Times New Roman" w:hAnsi="Arial" w:cs="Arial"/>
                      <w:b/>
                    </w:rPr>
                    <w:t>status</w:t>
                  </w:r>
                </w:p>
                <w:p w:rsidR="00552E58" w:rsidRPr="00552E58" w:rsidRDefault="00552E58" w:rsidP="00552E58">
                  <w:pPr>
                    <w:pStyle w:val="NormalWeb"/>
                    <w:spacing w:before="0" w:beforeAutospacing="0" w:after="0" w:afterAutospacing="0"/>
                    <w:rPr>
                      <w:rFonts w:ascii="Arial" w:hAnsi="Arial" w:cs="Arial"/>
                      <w:b/>
                      <w:sz w:val="22"/>
                      <w:szCs w:val="22"/>
                    </w:rPr>
                  </w:pPr>
                </w:p>
              </w:tc>
            </w:tr>
            <w:tr w:rsidR="00552E58" w:rsidRPr="00552E58" w:rsidTr="001C4A36">
              <w:tc>
                <w:tcPr>
                  <w:tcW w:w="2067" w:type="dxa"/>
                </w:tcPr>
                <w:p w:rsidR="00552E58" w:rsidRPr="00552E58" w:rsidRDefault="00552E58" w:rsidP="00552E58">
                  <w:pPr>
                    <w:rPr>
                      <w:rFonts w:ascii="Arial" w:eastAsia="Times New Roman" w:hAnsi="Arial" w:cs="Arial"/>
                    </w:rPr>
                  </w:pPr>
                  <w:r w:rsidRPr="00552E58">
                    <w:rPr>
                      <w:rFonts w:ascii="Arial" w:eastAsia="Times New Roman" w:hAnsi="Arial" w:cs="Arial"/>
                    </w:rPr>
                    <w:t>Pending</w:t>
                  </w:r>
                </w:p>
                <w:p w:rsidR="00552E58" w:rsidRPr="00552E58" w:rsidRDefault="00552E58" w:rsidP="00552E58">
                  <w:pPr>
                    <w:rPr>
                      <w:rFonts w:ascii="Arial" w:eastAsia="Times New Roman" w:hAnsi="Arial" w:cs="Arial"/>
                    </w:rPr>
                  </w:pPr>
                  <w:r w:rsidRPr="00552E58">
                    <w:rPr>
                      <w:rFonts w:ascii="Arial" w:eastAsia="Times New Roman" w:hAnsi="Arial" w:cs="Arial"/>
                    </w:rPr>
                    <w:t>Review</w:t>
                  </w:r>
                </w:p>
                <w:p w:rsidR="00552E58" w:rsidRPr="00552E58" w:rsidRDefault="00552E58" w:rsidP="00552E58">
                  <w:pPr>
                    <w:pStyle w:val="NormalWeb"/>
                    <w:spacing w:before="0" w:beforeAutospacing="0" w:after="0" w:afterAutospacing="0"/>
                    <w:rPr>
                      <w:rFonts w:ascii="Arial" w:hAnsi="Arial" w:cs="Arial"/>
                      <w:b/>
                      <w:sz w:val="22"/>
                      <w:szCs w:val="22"/>
                    </w:rPr>
                  </w:pPr>
                </w:p>
              </w:tc>
              <w:tc>
                <w:tcPr>
                  <w:tcW w:w="2217" w:type="dxa"/>
                </w:tcPr>
                <w:p w:rsidR="00552E58" w:rsidRPr="00552E58" w:rsidRDefault="00552E58" w:rsidP="00552E58">
                  <w:pPr>
                    <w:rPr>
                      <w:rFonts w:ascii="Arial" w:eastAsia="Times New Roman" w:hAnsi="Arial" w:cs="Arial"/>
                    </w:rPr>
                  </w:pPr>
                  <w:r w:rsidRPr="00552E58">
                    <w:rPr>
                      <w:rFonts w:ascii="Arial" w:eastAsia="Times New Roman" w:hAnsi="Arial" w:cs="Arial"/>
                    </w:rPr>
                    <w:t>Authorized entity assigns</w:t>
                  </w:r>
                </w:p>
                <w:p w:rsidR="00552E58" w:rsidRPr="00552E58" w:rsidRDefault="00552E58" w:rsidP="00552E58">
                  <w:pPr>
                    <w:rPr>
                      <w:rFonts w:ascii="Arial" w:eastAsia="Times New Roman" w:hAnsi="Arial" w:cs="Arial"/>
                    </w:rPr>
                  </w:pPr>
                  <w:r w:rsidRPr="00552E58">
                    <w:rPr>
                      <w:rFonts w:ascii="Arial" w:eastAsia="Times New Roman" w:hAnsi="Arial" w:cs="Arial"/>
                    </w:rPr>
                    <w:t>request</w:t>
                  </w:r>
                </w:p>
                <w:p w:rsidR="00552E58" w:rsidRPr="00552E58" w:rsidRDefault="00552E58" w:rsidP="00552E58">
                  <w:pPr>
                    <w:pStyle w:val="NormalWeb"/>
                    <w:spacing w:before="0" w:beforeAutospacing="0" w:after="0" w:afterAutospacing="0"/>
                    <w:rPr>
                      <w:rFonts w:ascii="Arial" w:hAnsi="Arial" w:cs="Arial"/>
                      <w:b/>
                      <w:sz w:val="22"/>
                      <w:szCs w:val="22"/>
                    </w:rPr>
                  </w:pPr>
                </w:p>
              </w:tc>
              <w:tc>
                <w:tcPr>
                  <w:tcW w:w="2096" w:type="dxa"/>
                </w:tcPr>
                <w:p w:rsidR="00552E58" w:rsidRPr="00552E58" w:rsidRDefault="00552E58" w:rsidP="00552E58">
                  <w:pPr>
                    <w:pStyle w:val="NormalWeb"/>
                    <w:spacing w:before="0" w:beforeAutospacing="0" w:after="0" w:afterAutospacing="0"/>
                    <w:rPr>
                      <w:rFonts w:ascii="Arial" w:hAnsi="Arial" w:cs="Arial"/>
                      <w:b/>
                      <w:sz w:val="22"/>
                      <w:szCs w:val="22"/>
                    </w:rPr>
                  </w:pPr>
                  <w:r w:rsidRPr="00552E58">
                    <w:rPr>
                      <w:rFonts w:ascii="Arial" w:hAnsi="Arial" w:cs="Arial"/>
                      <w:sz w:val="22"/>
                      <w:szCs w:val="22"/>
                    </w:rPr>
                    <w:t>In Review</w:t>
                  </w:r>
                </w:p>
              </w:tc>
            </w:tr>
            <w:tr w:rsidR="00552E58" w:rsidRPr="00552E58" w:rsidTr="001C4A36">
              <w:tc>
                <w:tcPr>
                  <w:tcW w:w="2067" w:type="dxa"/>
                </w:tcPr>
                <w:p w:rsidR="00552E58" w:rsidRPr="00552E58" w:rsidRDefault="00552E58" w:rsidP="00552E58">
                  <w:pPr>
                    <w:rPr>
                      <w:rFonts w:ascii="Arial" w:eastAsia="Times New Roman" w:hAnsi="Arial" w:cs="Arial"/>
                    </w:rPr>
                  </w:pPr>
                  <w:r w:rsidRPr="00552E58">
                    <w:rPr>
                      <w:rFonts w:ascii="Arial" w:hAnsi="Arial" w:cs="Arial"/>
                    </w:rPr>
                    <w:t>In Review</w:t>
                  </w:r>
                </w:p>
              </w:tc>
              <w:tc>
                <w:tcPr>
                  <w:tcW w:w="2217" w:type="dxa"/>
                </w:tcPr>
                <w:p w:rsidR="00552E58" w:rsidRPr="00552E58" w:rsidRDefault="00552E58" w:rsidP="00552E58">
                  <w:pPr>
                    <w:rPr>
                      <w:rFonts w:ascii="Arial" w:eastAsia="Times New Roman" w:hAnsi="Arial" w:cs="Arial"/>
                    </w:rPr>
                  </w:pPr>
                  <w:r w:rsidRPr="00552E58">
                    <w:rPr>
                      <w:rFonts w:ascii="Arial" w:eastAsia="Times New Roman" w:hAnsi="Arial" w:cs="Arial"/>
                    </w:rPr>
                    <w:t>Authorized entity approves all</w:t>
                  </w:r>
                </w:p>
                <w:p w:rsidR="00552E58" w:rsidRPr="00552E58" w:rsidRDefault="00552E58" w:rsidP="00552E58">
                  <w:pPr>
                    <w:rPr>
                      <w:rFonts w:ascii="Arial" w:eastAsia="Times New Roman" w:hAnsi="Arial" w:cs="Arial"/>
                    </w:rPr>
                  </w:pPr>
                  <w:r w:rsidRPr="00552E58">
                    <w:rPr>
                      <w:rFonts w:ascii="Arial" w:eastAsia="Times New Roman" w:hAnsi="Arial" w:cs="Arial"/>
                    </w:rPr>
                    <w:t>sections</w:t>
                  </w:r>
                </w:p>
                <w:p w:rsidR="00552E58" w:rsidRPr="00552E58" w:rsidRDefault="00552E58" w:rsidP="00552E58">
                  <w:pPr>
                    <w:pStyle w:val="NormalWeb"/>
                    <w:spacing w:before="0" w:beforeAutospacing="0" w:after="0" w:afterAutospacing="0"/>
                    <w:rPr>
                      <w:rFonts w:ascii="Arial" w:hAnsi="Arial" w:cs="Arial"/>
                      <w:b/>
                      <w:sz w:val="22"/>
                      <w:szCs w:val="22"/>
                    </w:rPr>
                  </w:pPr>
                </w:p>
              </w:tc>
              <w:tc>
                <w:tcPr>
                  <w:tcW w:w="2096" w:type="dxa"/>
                </w:tcPr>
                <w:p w:rsidR="00552E58" w:rsidRPr="00552E58" w:rsidRDefault="00552E58" w:rsidP="00552E58">
                  <w:pPr>
                    <w:pStyle w:val="NormalWeb"/>
                    <w:spacing w:before="0" w:beforeAutospacing="0" w:after="0" w:afterAutospacing="0"/>
                    <w:rPr>
                      <w:rFonts w:ascii="Arial" w:hAnsi="Arial" w:cs="Arial"/>
                      <w:b/>
                      <w:sz w:val="22"/>
                      <w:szCs w:val="22"/>
                    </w:rPr>
                  </w:pPr>
                  <w:r w:rsidRPr="00552E58">
                    <w:rPr>
                      <w:rFonts w:ascii="Arial" w:hAnsi="Arial" w:cs="Arial"/>
                      <w:sz w:val="22"/>
                      <w:szCs w:val="22"/>
                    </w:rPr>
                    <w:t>Approved</w:t>
                  </w:r>
                </w:p>
              </w:tc>
            </w:tr>
            <w:tr w:rsidR="00552E58" w:rsidRPr="00552E58" w:rsidTr="001C4A36">
              <w:tc>
                <w:tcPr>
                  <w:tcW w:w="2067" w:type="dxa"/>
                </w:tcPr>
                <w:p w:rsidR="00552E58" w:rsidRPr="00552E58" w:rsidRDefault="00552E58" w:rsidP="00552E58">
                  <w:pPr>
                    <w:rPr>
                      <w:rFonts w:ascii="Arial" w:hAnsi="Arial" w:cs="Arial"/>
                    </w:rPr>
                  </w:pPr>
                  <w:r w:rsidRPr="00552E58">
                    <w:rPr>
                      <w:rFonts w:ascii="Arial" w:hAnsi="Arial" w:cs="Arial"/>
                    </w:rPr>
                    <w:t>In Review</w:t>
                  </w:r>
                </w:p>
              </w:tc>
              <w:tc>
                <w:tcPr>
                  <w:tcW w:w="2217" w:type="dxa"/>
                </w:tcPr>
                <w:p w:rsidR="00552E58" w:rsidRPr="00552E58" w:rsidRDefault="00552E58" w:rsidP="00552E58">
                  <w:pPr>
                    <w:rPr>
                      <w:rFonts w:ascii="Arial" w:eastAsia="Times New Roman" w:hAnsi="Arial" w:cs="Arial"/>
                    </w:rPr>
                  </w:pPr>
                  <w:r w:rsidRPr="00552E58">
                    <w:rPr>
                      <w:rFonts w:ascii="Arial" w:eastAsia="Times New Roman" w:hAnsi="Arial" w:cs="Arial"/>
                    </w:rPr>
                    <w:t>Authorized entity marks a</w:t>
                  </w:r>
                </w:p>
                <w:p w:rsidR="00552E58" w:rsidRPr="00552E58" w:rsidRDefault="00552E58" w:rsidP="00552E58">
                  <w:pPr>
                    <w:rPr>
                      <w:rFonts w:ascii="Arial" w:eastAsia="Times New Roman" w:hAnsi="Arial" w:cs="Arial"/>
                    </w:rPr>
                  </w:pPr>
                  <w:r w:rsidRPr="00552E58">
                    <w:rPr>
                      <w:rFonts w:ascii="Arial" w:eastAsia="Times New Roman" w:hAnsi="Arial" w:cs="Arial"/>
                    </w:rPr>
                    <w:t>section as incomplete/missing</w:t>
                  </w:r>
                </w:p>
                <w:p w:rsidR="00552E58" w:rsidRPr="00552E58" w:rsidRDefault="00552E58" w:rsidP="00552E58">
                  <w:pPr>
                    <w:pStyle w:val="NormalWeb"/>
                    <w:spacing w:before="0" w:beforeAutospacing="0" w:after="0" w:afterAutospacing="0"/>
                    <w:rPr>
                      <w:rFonts w:ascii="Arial" w:hAnsi="Arial" w:cs="Arial"/>
                      <w:b/>
                      <w:sz w:val="22"/>
                      <w:szCs w:val="22"/>
                    </w:rPr>
                  </w:pPr>
                </w:p>
              </w:tc>
              <w:tc>
                <w:tcPr>
                  <w:tcW w:w="2096" w:type="dxa"/>
                </w:tcPr>
                <w:p w:rsidR="00552E58" w:rsidRPr="00552E58" w:rsidRDefault="00552E58" w:rsidP="00552E58">
                  <w:pPr>
                    <w:rPr>
                      <w:rFonts w:ascii="Arial" w:eastAsia="Times New Roman" w:hAnsi="Arial" w:cs="Arial"/>
                    </w:rPr>
                  </w:pPr>
                  <w:r w:rsidRPr="00552E58">
                    <w:rPr>
                      <w:rFonts w:ascii="Arial" w:eastAsia="Times New Roman" w:hAnsi="Arial" w:cs="Arial"/>
                    </w:rPr>
                    <w:t>Information</w:t>
                  </w:r>
                </w:p>
                <w:p w:rsidR="00552E58" w:rsidRPr="00552E58" w:rsidRDefault="00552E58" w:rsidP="00552E58">
                  <w:pPr>
                    <w:rPr>
                      <w:rFonts w:ascii="Arial" w:eastAsia="Times New Roman" w:hAnsi="Arial" w:cs="Arial"/>
                    </w:rPr>
                  </w:pPr>
                  <w:r w:rsidRPr="00552E58">
                    <w:rPr>
                      <w:rFonts w:ascii="Arial" w:eastAsia="Times New Roman" w:hAnsi="Arial" w:cs="Arial"/>
                    </w:rPr>
                    <w:t>Requested</w:t>
                  </w:r>
                </w:p>
                <w:p w:rsidR="00552E58" w:rsidRPr="00552E58" w:rsidRDefault="00552E58" w:rsidP="00552E58">
                  <w:pPr>
                    <w:pStyle w:val="NormalWeb"/>
                    <w:spacing w:before="0" w:beforeAutospacing="0" w:after="0" w:afterAutospacing="0"/>
                    <w:rPr>
                      <w:rFonts w:ascii="Arial" w:hAnsi="Arial" w:cs="Arial"/>
                      <w:b/>
                      <w:sz w:val="22"/>
                      <w:szCs w:val="22"/>
                    </w:rPr>
                  </w:pPr>
                </w:p>
              </w:tc>
            </w:tr>
            <w:tr w:rsidR="00552E58" w:rsidRPr="00552E58" w:rsidTr="001C4A36">
              <w:tc>
                <w:tcPr>
                  <w:tcW w:w="2067" w:type="dxa"/>
                </w:tcPr>
                <w:p w:rsidR="00552E58" w:rsidRPr="00552E58" w:rsidRDefault="00552E58" w:rsidP="00552E58">
                  <w:pPr>
                    <w:rPr>
                      <w:rFonts w:ascii="Arial" w:hAnsi="Arial" w:cs="Arial"/>
                    </w:rPr>
                  </w:pPr>
                  <w:r w:rsidRPr="00552E58">
                    <w:rPr>
                      <w:rFonts w:ascii="Arial" w:hAnsi="Arial" w:cs="Arial"/>
                    </w:rPr>
                    <w:t>In Review</w:t>
                  </w:r>
                </w:p>
              </w:tc>
              <w:tc>
                <w:tcPr>
                  <w:tcW w:w="2217" w:type="dxa"/>
                </w:tcPr>
                <w:p w:rsidR="00552E58" w:rsidRPr="00552E58" w:rsidRDefault="00552E58" w:rsidP="00552E58">
                  <w:pPr>
                    <w:rPr>
                      <w:rFonts w:ascii="Arial" w:eastAsia="Times New Roman" w:hAnsi="Arial" w:cs="Arial"/>
                    </w:rPr>
                  </w:pPr>
                  <w:r w:rsidRPr="00552E58">
                    <w:rPr>
                      <w:rFonts w:ascii="Arial" w:eastAsia="Times New Roman" w:hAnsi="Arial" w:cs="Arial"/>
                    </w:rPr>
                    <w:t>Authorized entity marks a</w:t>
                  </w:r>
                </w:p>
                <w:p w:rsidR="00552E58" w:rsidRPr="00552E58" w:rsidRDefault="00552E58" w:rsidP="00552E58">
                  <w:pPr>
                    <w:rPr>
                      <w:rFonts w:ascii="Arial" w:eastAsia="Times New Roman" w:hAnsi="Arial" w:cs="Arial"/>
                    </w:rPr>
                  </w:pPr>
                  <w:r w:rsidRPr="00552E58">
                    <w:rPr>
                      <w:rFonts w:ascii="Arial" w:eastAsia="Times New Roman" w:hAnsi="Arial" w:cs="Arial"/>
                    </w:rPr>
                    <w:t>section as rejected</w:t>
                  </w:r>
                </w:p>
                <w:p w:rsidR="00552E58" w:rsidRPr="00552E58" w:rsidRDefault="00552E58" w:rsidP="00552E58">
                  <w:pPr>
                    <w:pStyle w:val="NormalWeb"/>
                    <w:spacing w:before="0" w:beforeAutospacing="0" w:after="0" w:afterAutospacing="0"/>
                    <w:rPr>
                      <w:rFonts w:ascii="Arial" w:hAnsi="Arial" w:cs="Arial"/>
                      <w:b/>
                      <w:sz w:val="22"/>
                      <w:szCs w:val="22"/>
                    </w:rPr>
                  </w:pPr>
                </w:p>
              </w:tc>
              <w:tc>
                <w:tcPr>
                  <w:tcW w:w="2096" w:type="dxa"/>
                </w:tcPr>
                <w:p w:rsidR="00552E58" w:rsidRPr="00552E58" w:rsidRDefault="00552E58" w:rsidP="00552E58">
                  <w:pPr>
                    <w:pStyle w:val="NormalWeb"/>
                    <w:spacing w:before="0" w:beforeAutospacing="0" w:after="0" w:afterAutospacing="0"/>
                    <w:rPr>
                      <w:rFonts w:ascii="Arial" w:hAnsi="Arial" w:cs="Arial"/>
                      <w:b/>
                      <w:sz w:val="22"/>
                      <w:szCs w:val="22"/>
                    </w:rPr>
                  </w:pPr>
                  <w:r w:rsidRPr="00552E58">
                    <w:rPr>
                      <w:rFonts w:ascii="Arial" w:hAnsi="Arial" w:cs="Arial"/>
                      <w:sz w:val="22"/>
                      <w:szCs w:val="22"/>
                    </w:rPr>
                    <w:t>Rejected</w:t>
                  </w:r>
                </w:p>
              </w:tc>
            </w:tr>
            <w:tr w:rsidR="00552E58" w:rsidRPr="00552E58" w:rsidTr="001C4A36">
              <w:tc>
                <w:tcPr>
                  <w:tcW w:w="2067" w:type="dxa"/>
                </w:tcPr>
                <w:p w:rsidR="00552E58" w:rsidRPr="00552E58" w:rsidRDefault="00552E58" w:rsidP="00552E58">
                  <w:pPr>
                    <w:rPr>
                      <w:rFonts w:ascii="Arial" w:hAnsi="Arial" w:cs="Arial"/>
                    </w:rPr>
                  </w:pPr>
                  <w:r w:rsidRPr="00552E58">
                    <w:rPr>
                      <w:rFonts w:ascii="Arial" w:hAnsi="Arial" w:cs="Arial"/>
                    </w:rPr>
                    <w:t>In Review</w:t>
                  </w:r>
                </w:p>
              </w:tc>
              <w:tc>
                <w:tcPr>
                  <w:tcW w:w="2217" w:type="dxa"/>
                </w:tcPr>
                <w:p w:rsidR="00552E58" w:rsidRPr="00552E58" w:rsidRDefault="00552E58" w:rsidP="00552E58">
                  <w:pPr>
                    <w:rPr>
                      <w:rFonts w:ascii="Arial" w:eastAsia="Times New Roman" w:hAnsi="Arial" w:cs="Arial"/>
                    </w:rPr>
                  </w:pPr>
                  <w:r w:rsidRPr="00552E58">
                    <w:rPr>
                      <w:rFonts w:ascii="Arial" w:eastAsia="Times New Roman" w:hAnsi="Arial" w:cs="Arial"/>
                    </w:rPr>
                    <w:t>Authorized entity un-assigns</w:t>
                  </w:r>
                </w:p>
                <w:p w:rsidR="00552E58" w:rsidRPr="00552E58" w:rsidRDefault="00552E58" w:rsidP="00552E58">
                  <w:pPr>
                    <w:rPr>
                      <w:rFonts w:ascii="Arial" w:eastAsia="Times New Roman" w:hAnsi="Arial" w:cs="Arial"/>
                    </w:rPr>
                  </w:pPr>
                  <w:r w:rsidRPr="00552E58">
                    <w:rPr>
                      <w:rFonts w:ascii="Arial" w:eastAsia="Times New Roman" w:hAnsi="Arial" w:cs="Arial"/>
                    </w:rPr>
                    <w:t>request</w:t>
                  </w:r>
                </w:p>
                <w:p w:rsidR="00552E58" w:rsidRPr="00552E58" w:rsidRDefault="00552E58" w:rsidP="00552E58">
                  <w:pPr>
                    <w:pStyle w:val="NormalWeb"/>
                    <w:spacing w:before="0" w:beforeAutospacing="0" w:after="0" w:afterAutospacing="0"/>
                    <w:rPr>
                      <w:rFonts w:ascii="Arial" w:hAnsi="Arial" w:cs="Arial"/>
                      <w:b/>
                      <w:sz w:val="22"/>
                      <w:szCs w:val="22"/>
                    </w:rPr>
                  </w:pPr>
                </w:p>
              </w:tc>
              <w:tc>
                <w:tcPr>
                  <w:tcW w:w="2096" w:type="dxa"/>
                </w:tcPr>
                <w:p w:rsidR="00552E58" w:rsidRPr="00552E58" w:rsidRDefault="00552E58" w:rsidP="00552E58">
                  <w:pPr>
                    <w:rPr>
                      <w:rFonts w:ascii="Arial" w:eastAsia="Times New Roman" w:hAnsi="Arial" w:cs="Arial"/>
                    </w:rPr>
                  </w:pPr>
                  <w:r w:rsidRPr="00552E58">
                    <w:rPr>
                      <w:rFonts w:ascii="Arial" w:eastAsia="Times New Roman" w:hAnsi="Arial" w:cs="Arial"/>
                    </w:rPr>
                    <w:t>Pending</w:t>
                  </w:r>
                </w:p>
                <w:p w:rsidR="00552E58" w:rsidRPr="00552E58" w:rsidRDefault="00552E58" w:rsidP="00552E58">
                  <w:pPr>
                    <w:rPr>
                      <w:rFonts w:ascii="Arial" w:eastAsia="Times New Roman" w:hAnsi="Arial" w:cs="Arial"/>
                    </w:rPr>
                  </w:pPr>
                  <w:r w:rsidRPr="00552E58">
                    <w:rPr>
                      <w:rFonts w:ascii="Arial" w:eastAsia="Times New Roman" w:hAnsi="Arial" w:cs="Arial"/>
                    </w:rPr>
                    <w:t>Review</w:t>
                  </w:r>
                </w:p>
                <w:p w:rsidR="00552E58" w:rsidRPr="00552E58" w:rsidRDefault="00552E58" w:rsidP="00552E58">
                  <w:pPr>
                    <w:pStyle w:val="NormalWeb"/>
                    <w:spacing w:before="0" w:beforeAutospacing="0" w:after="0" w:afterAutospacing="0"/>
                    <w:rPr>
                      <w:rFonts w:ascii="Arial" w:hAnsi="Arial" w:cs="Arial"/>
                      <w:b/>
                      <w:sz w:val="22"/>
                      <w:szCs w:val="22"/>
                    </w:rPr>
                  </w:pPr>
                </w:p>
              </w:tc>
            </w:tr>
            <w:tr w:rsidR="00552E58" w:rsidRPr="00552E58" w:rsidTr="001C4A36">
              <w:tc>
                <w:tcPr>
                  <w:tcW w:w="2067" w:type="dxa"/>
                </w:tcPr>
                <w:p w:rsidR="00552E58" w:rsidRDefault="00552E58" w:rsidP="00552E58">
                  <w:pPr>
                    <w:rPr>
                      <w:rFonts w:ascii="Arial" w:hAnsi="Arial" w:cs="Arial"/>
                    </w:rPr>
                  </w:pPr>
                  <w:r w:rsidRPr="00552E58">
                    <w:rPr>
                      <w:rFonts w:ascii="Arial" w:hAnsi="Arial" w:cs="Arial"/>
                    </w:rPr>
                    <w:t>In process</w:t>
                  </w:r>
                </w:p>
                <w:p w:rsidR="001C4A36" w:rsidRDefault="001C4A36" w:rsidP="00552E58">
                  <w:pPr>
                    <w:rPr>
                      <w:rFonts w:ascii="Arial" w:hAnsi="Arial" w:cs="Arial"/>
                    </w:rPr>
                  </w:pPr>
                </w:p>
                <w:p w:rsidR="001C4A36" w:rsidRDefault="001C4A36" w:rsidP="00552E58">
                  <w:pPr>
                    <w:rPr>
                      <w:rFonts w:ascii="Arial" w:hAnsi="Arial" w:cs="Arial"/>
                    </w:rPr>
                  </w:pPr>
                </w:p>
                <w:p w:rsidR="001C4A36" w:rsidRPr="00552E58" w:rsidRDefault="001C4A36" w:rsidP="00552E5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217" w:type="dxa"/>
                </w:tcPr>
                <w:p w:rsidR="00552E58" w:rsidRPr="00552E58" w:rsidRDefault="00B96219" w:rsidP="00B96219">
                  <w:pPr>
                    <w:rPr>
                      <w:rFonts w:ascii="Arial" w:eastAsia="Times New Roman" w:hAnsi="Arial" w:cs="Arial"/>
                    </w:rPr>
                  </w:pPr>
                  <w:r>
                    <w:rPr>
                      <w:rFonts w:ascii="Arial" w:eastAsia="Times New Roman" w:hAnsi="Arial" w:cs="Arial"/>
                    </w:rPr>
                    <w:t>System generates the reports</w:t>
                  </w:r>
                </w:p>
              </w:tc>
              <w:tc>
                <w:tcPr>
                  <w:tcW w:w="2096" w:type="dxa"/>
                </w:tcPr>
                <w:p w:rsidR="00552E58" w:rsidRPr="00552E58" w:rsidRDefault="00552E58" w:rsidP="00552E58">
                  <w:pPr>
                    <w:rPr>
                      <w:rFonts w:ascii="Arial" w:eastAsia="Times New Roman" w:hAnsi="Arial" w:cs="Arial"/>
                    </w:rPr>
                  </w:pPr>
                  <w:r w:rsidRPr="00552E58">
                    <w:rPr>
                      <w:rFonts w:ascii="Arial" w:eastAsia="Times New Roman" w:hAnsi="Arial" w:cs="Arial"/>
                    </w:rPr>
                    <w:t>Pending review</w:t>
                  </w:r>
                </w:p>
              </w:tc>
            </w:tr>
            <w:tr w:rsidR="00552E58" w:rsidRPr="00552E58" w:rsidTr="001C4A36">
              <w:tc>
                <w:tcPr>
                  <w:tcW w:w="2067" w:type="dxa"/>
                </w:tcPr>
                <w:p w:rsidR="00552E58" w:rsidRPr="007A09DD" w:rsidRDefault="00552E58" w:rsidP="00552E58">
                  <w:pPr>
                    <w:rPr>
                      <w:rFonts w:ascii="Arial" w:hAnsi="Arial" w:cs="Arial"/>
                    </w:rPr>
                  </w:pPr>
                  <w:r w:rsidRPr="007A09DD">
                    <w:rPr>
                      <w:rFonts w:ascii="Arial" w:hAnsi="Arial" w:cs="Arial"/>
                    </w:rPr>
                    <w:t>In complete</w:t>
                  </w:r>
                </w:p>
                <w:p w:rsidR="001C4A36" w:rsidRPr="007A09DD" w:rsidRDefault="001C4A36" w:rsidP="00552E58">
                  <w:pPr>
                    <w:rPr>
                      <w:rFonts w:ascii="Arial" w:hAnsi="Arial" w:cs="Arial"/>
                    </w:rPr>
                  </w:pPr>
                </w:p>
                <w:p w:rsidR="001C4A36" w:rsidRPr="007A09DD" w:rsidRDefault="001C4A36" w:rsidP="00552E58">
                  <w:pPr>
                    <w:rPr>
                      <w:rFonts w:ascii="Arial" w:hAnsi="Arial" w:cs="Arial"/>
                    </w:rPr>
                  </w:pPr>
                </w:p>
                <w:p w:rsidR="001C4A36" w:rsidRPr="007A09DD" w:rsidRDefault="001C4A36" w:rsidP="00552E5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217" w:type="dxa"/>
                </w:tcPr>
                <w:p w:rsidR="00552E58" w:rsidRPr="007A09DD" w:rsidRDefault="009D5072" w:rsidP="00552E58">
                  <w:pPr>
                    <w:rPr>
                      <w:rFonts w:ascii="Arial" w:eastAsia="Times New Roman" w:hAnsi="Arial" w:cs="Arial"/>
                    </w:rPr>
                  </w:pPr>
                  <w:r w:rsidRPr="007A09DD">
                    <w:rPr>
                      <w:rFonts w:ascii="Arial" w:eastAsia="Times New Roman" w:hAnsi="Arial" w:cs="Arial"/>
                    </w:rPr>
                    <w:t xml:space="preserve">Authorized </w:t>
                  </w:r>
                  <w:r w:rsidR="00552E58" w:rsidRPr="007A09DD">
                    <w:rPr>
                      <w:rFonts w:ascii="Arial" w:eastAsia="Times New Roman" w:hAnsi="Arial" w:cs="Arial"/>
                    </w:rPr>
                    <w:t>entity</w:t>
                  </w:r>
                  <w:r w:rsidR="00EA5BDD" w:rsidRPr="007A09DD">
                    <w:rPr>
                      <w:rFonts w:ascii="Arial" w:eastAsia="Times New Roman" w:hAnsi="Arial" w:cs="Arial"/>
                    </w:rPr>
                    <w:t xml:space="preserve"> can view the request</w:t>
                  </w:r>
                  <w:r w:rsidR="00552E58" w:rsidRPr="007A09DD">
                    <w:rPr>
                      <w:rFonts w:ascii="Arial" w:eastAsia="Times New Roman" w:hAnsi="Arial" w:cs="Arial"/>
                    </w:rPr>
                    <w:t xml:space="preserve"> </w:t>
                  </w:r>
                </w:p>
              </w:tc>
              <w:tc>
                <w:tcPr>
                  <w:tcW w:w="2096" w:type="dxa"/>
                </w:tcPr>
                <w:p w:rsidR="00552E58" w:rsidRPr="007A09DD" w:rsidRDefault="00B6450F" w:rsidP="00552E58">
                  <w:pPr>
                    <w:rPr>
                      <w:rFonts w:ascii="Arial" w:eastAsia="Times New Roman" w:hAnsi="Arial" w:cs="Arial"/>
                    </w:rPr>
                  </w:pPr>
                  <w:r w:rsidRPr="007A09DD">
                    <w:rPr>
                      <w:rFonts w:ascii="Arial" w:eastAsia="Times New Roman" w:hAnsi="Arial" w:cs="Arial"/>
                    </w:rPr>
                    <w:t>Incomplete</w:t>
                  </w:r>
                </w:p>
              </w:tc>
            </w:tr>
            <w:tr w:rsidR="00552E58" w:rsidRPr="00552E58" w:rsidTr="001C4A36">
              <w:tc>
                <w:tcPr>
                  <w:tcW w:w="2067" w:type="dxa"/>
                </w:tcPr>
                <w:p w:rsidR="00552E58" w:rsidRDefault="001C4A36" w:rsidP="00552E58">
                  <w:pPr>
                    <w:rPr>
                      <w:rFonts w:ascii="Arial" w:hAnsi="Arial" w:cs="Arial"/>
                    </w:rPr>
                  </w:pPr>
                  <w:r w:rsidRPr="00552E58">
                    <w:rPr>
                      <w:rFonts w:ascii="Arial" w:hAnsi="Arial" w:cs="Arial"/>
                    </w:rPr>
                    <w:t>F</w:t>
                  </w:r>
                  <w:r w:rsidR="00552E58" w:rsidRPr="00552E58">
                    <w:rPr>
                      <w:rFonts w:ascii="Arial" w:hAnsi="Arial" w:cs="Arial"/>
                    </w:rPr>
                    <w:t>ailed</w:t>
                  </w:r>
                </w:p>
                <w:p w:rsidR="001C4A36" w:rsidRDefault="001C4A36" w:rsidP="00552E58">
                  <w:pPr>
                    <w:rPr>
                      <w:rFonts w:ascii="Arial" w:hAnsi="Arial" w:cs="Arial"/>
                    </w:rPr>
                  </w:pPr>
                </w:p>
                <w:p w:rsidR="001C4A36" w:rsidRDefault="001C4A36" w:rsidP="00552E58">
                  <w:pPr>
                    <w:rPr>
                      <w:rFonts w:ascii="Arial" w:hAnsi="Arial" w:cs="Arial"/>
                    </w:rPr>
                  </w:pPr>
                </w:p>
                <w:p w:rsidR="001C4A36" w:rsidRPr="00552E58" w:rsidRDefault="001C4A36" w:rsidP="00552E5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217" w:type="dxa"/>
                </w:tcPr>
                <w:p w:rsidR="00552E58" w:rsidRPr="00552E58" w:rsidRDefault="00552E58" w:rsidP="00552E58">
                  <w:pPr>
                    <w:rPr>
                      <w:rFonts w:ascii="Arial" w:eastAsia="Times New Roman" w:hAnsi="Arial" w:cs="Arial"/>
                    </w:rPr>
                  </w:pPr>
                  <w:r w:rsidRPr="00552E58">
                    <w:rPr>
                      <w:rFonts w:ascii="Arial" w:eastAsia="Times New Roman" w:hAnsi="Arial" w:cs="Arial"/>
                    </w:rPr>
                    <w:t>Authorized entity re-initiate the request</w:t>
                  </w:r>
                </w:p>
              </w:tc>
              <w:tc>
                <w:tcPr>
                  <w:tcW w:w="2096" w:type="dxa"/>
                </w:tcPr>
                <w:p w:rsidR="00552E58" w:rsidRPr="00552E58" w:rsidRDefault="00552E58" w:rsidP="00552E58">
                  <w:pPr>
                    <w:rPr>
                      <w:rFonts w:ascii="Arial" w:eastAsia="Times New Roman" w:hAnsi="Arial" w:cs="Arial"/>
                    </w:rPr>
                  </w:pPr>
                  <w:r w:rsidRPr="00552E58">
                    <w:rPr>
                      <w:rFonts w:ascii="Arial" w:eastAsia="Times New Roman" w:hAnsi="Arial" w:cs="Arial"/>
                    </w:rPr>
                    <w:t>In process</w:t>
                  </w:r>
                </w:p>
              </w:tc>
            </w:tr>
          </w:tbl>
          <w:p w:rsidR="00552E58" w:rsidRDefault="00EA5BDD" w:rsidP="00552E58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The  </w:t>
            </w:r>
            <w:r w:rsidR="001C4A36" w:rsidRPr="001C4A36">
              <w:rPr>
                <w:rFonts w:ascii="Arial" w:hAnsi="Arial" w:cs="Arial"/>
                <w:sz w:val="22"/>
                <w:szCs w:val="22"/>
              </w:rPr>
              <w:t xml:space="preserve">previous and new statuses  with required actions are mention in the  below table </w:t>
            </w:r>
          </w:p>
          <w:p w:rsidR="001C4A36" w:rsidRPr="001C4A36" w:rsidRDefault="001C4A36" w:rsidP="00552E58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</w:p>
          <w:p w:rsidR="00552E58" w:rsidRDefault="00552E58" w:rsidP="00552E58"/>
          <w:p w:rsidR="00552E58" w:rsidRPr="00552E58" w:rsidRDefault="00552E58" w:rsidP="00552E58"/>
        </w:tc>
      </w:tr>
    </w:tbl>
    <w:p w:rsidR="007C2F5A" w:rsidRDefault="007C2F5A"/>
    <w:p w:rsidR="007C2F5A" w:rsidRDefault="007C2F5A"/>
    <w:p w:rsidR="00067445" w:rsidRPr="00067445" w:rsidRDefault="001C4A36" w:rsidP="00067445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480" w:after="240" w:line="240" w:lineRule="auto"/>
        <w:ind w:left="-540" w:firstLine="0"/>
        <w:rPr>
          <w:rFonts w:ascii="Arial" w:hAnsi="Arial" w:cs="Arial"/>
          <w:b/>
          <w:color w:val="auto"/>
          <w:sz w:val="48"/>
          <w:szCs w:val="48"/>
        </w:rPr>
      </w:pPr>
      <w:bookmarkStart w:id="114" w:name="_Toc527569416"/>
      <w:r w:rsidRPr="001C4A36">
        <w:rPr>
          <w:rFonts w:ascii="Arial" w:hAnsi="Arial" w:cs="Arial"/>
          <w:b/>
          <w:color w:val="auto"/>
          <w:sz w:val="48"/>
          <w:szCs w:val="48"/>
        </w:rPr>
        <w:lastRenderedPageBreak/>
        <w:t>System Navigation</w:t>
      </w:r>
      <w:bookmarkStart w:id="115" w:name="_Toc527395001"/>
      <w:bookmarkEnd w:id="114"/>
    </w:p>
    <w:p w:rsidR="007C2F5A" w:rsidRPr="00A77C77" w:rsidRDefault="007C2F5A" w:rsidP="007C2F5A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116" w:name="_Toc527569417"/>
      <w:r w:rsidRPr="00A77C77">
        <w:rPr>
          <w:rFonts w:ascii="Arial" w:hAnsi="Arial" w:cs="Arial"/>
          <w:b/>
          <w:color w:val="auto"/>
        </w:rPr>
        <w:t>Login Screen</w:t>
      </w:r>
      <w:bookmarkEnd w:id="115"/>
      <w:bookmarkEnd w:id="116"/>
      <w:r w:rsidRPr="00A77C77">
        <w:rPr>
          <w:rFonts w:ascii="Arial" w:hAnsi="Arial" w:cs="Arial"/>
          <w:b/>
          <w:color w:val="auto"/>
        </w:rPr>
        <w:t xml:space="preserve"> </w:t>
      </w:r>
    </w:p>
    <w:p w:rsidR="007C2F5A" w:rsidRPr="007C2F5A" w:rsidRDefault="007C2F5A" w:rsidP="007C2F5A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ind w:left="270" w:hanging="270"/>
        <w:rPr>
          <w:rStyle w:val="Strong"/>
          <w:rFonts w:ascii="Arial" w:eastAsiaTheme="majorEastAsia" w:hAnsi="Arial" w:cs="Arial"/>
          <w:b w:val="0"/>
          <w:sz w:val="22"/>
          <w:szCs w:val="22"/>
        </w:rPr>
      </w:pPr>
      <w:r w:rsidRPr="007C2F5A">
        <w:rPr>
          <w:rStyle w:val="Strong"/>
          <w:rFonts w:ascii="Arial" w:eastAsiaTheme="majorEastAsia" w:hAnsi="Arial" w:cs="Arial"/>
          <w:b w:val="0"/>
          <w:sz w:val="22"/>
          <w:szCs w:val="22"/>
        </w:rPr>
        <w:t>Enter your credentials i.e. Username and Password.</w:t>
      </w:r>
    </w:p>
    <w:p w:rsidR="007C2F5A" w:rsidRDefault="007C2F5A" w:rsidP="007C2F5A">
      <w:pPr>
        <w:pStyle w:val="NormalWeb"/>
        <w:numPr>
          <w:ilvl w:val="0"/>
          <w:numId w:val="9"/>
        </w:numPr>
        <w:spacing w:before="0" w:beforeAutospacing="0" w:after="0" w:afterAutospacing="0" w:line="276" w:lineRule="auto"/>
        <w:ind w:left="270" w:hanging="270"/>
        <w:rPr>
          <w:rStyle w:val="Strong"/>
          <w:rFonts w:ascii="Arial" w:eastAsiaTheme="majorEastAsia" w:hAnsi="Arial" w:cs="Arial"/>
          <w:b w:val="0"/>
          <w:sz w:val="22"/>
          <w:szCs w:val="22"/>
        </w:rPr>
      </w:pPr>
      <w:r w:rsidRPr="007C2F5A">
        <w:rPr>
          <w:rStyle w:val="Strong"/>
          <w:rFonts w:ascii="Arial" w:eastAsiaTheme="majorEastAsia" w:hAnsi="Arial" w:cs="Arial"/>
          <w:b w:val="0"/>
          <w:sz w:val="22"/>
          <w:szCs w:val="22"/>
        </w:rPr>
        <w:t>Click on the “Log in” button</w:t>
      </w:r>
    </w:p>
    <w:p w:rsidR="00067445" w:rsidRPr="007C2F5A" w:rsidRDefault="00067445" w:rsidP="00067445">
      <w:pPr>
        <w:pStyle w:val="NormalWeb"/>
        <w:spacing w:before="0" w:beforeAutospacing="0" w:after="0" w:afterAutospacing="0" w:line="276" w:lineRule="auto"/>
        <w:ind w:left="270"/>
        <w:rPr>
          <w:rStyle w:val="Strong"/>
          <w:rFonts w:ascii="Arial" w:eastAsiaTheme="majorEastAsia" w:hAnsi="Arial" w:cs="Arial"/>
          <w:b w:val="0"/>
          <w:sz w:val="22"/>
          <w:szCs w:val="22"/>
        </w:rPr>
      </w:pPr>
    </w:p>
    <w:p w:rsidR="0066553A" w:rsidRDefault="007C2F5A" w:rsidP="00B6450F">
      <w:pPr>
        <w:spacing w:after="0"/>
        <w:ind w:left="-900"/>
        <w:jc w:val="center"/>
      </w:pPr>
      <w:ins w:id="117" w:author="momna ali" w:date="2018-10-08T12:07:00Z">
        <w:r w:rsidRPr="00CD5E2B">
          <w:rPr>
            <w:rFonts w:eastAsiaTheme="minorEastAsia"/>
            <w:noProof/>
          </w:rPr>
          <w:drawing>
            <wp:inline distT="0" distB="0" distL="0" distR="0" wp14:anchorId="643B76B4" wp14:editId="5845D2F2">
              <wp:extent cx="7108166" cy="2950763"/>
              <wp:effectExtent l="152400" t="152400" r="360045" b="364490"/>
              <wp:docPr id="32" name="Picture 32" descr="C:\Users\Momna Ali Shah\Desktop\lsds\120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Momna Ali Shah\Desktop\lsds\120.jpg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118577" cy="2955085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outerShdw blurRad="292100" dist="139700" dir="2700000" algn="tl" rotWithShape="0">
                          <a:srgbClr val="333333">
                            <a:alpha val="65000"/>
                          </a:srgbClr>
                        </a:outerShdw>
                      </a:effectLst>
                    </pic:spPr>
                  </pic:pic>
                </a:graphicData>
              </a:graphic>
            </wp:inline>
          </w:drawing>
        </w:r>
      </w:ins>
    </w:p>
    <w:p w:rsidR="0066553A" w:rsidRPr="00B6450F" w:rsidRDefault="00EA5BDD" w:rsidP="00FE592A">
      <w:pPr>
        <w:pStyle w:val="F-FigureTitle"/>
        <w:spacing w:before="0"/>
        <w:ind w:left="360"/>
        <w:jc w:val="center"/>
      </w:pPr>
      <w:bookmarkStart w:id="118" w:name="_Toc527569422"/>
      <w:r w:rsidRPr="00B6450F">
        <w:t xml:space="preserve">Figure </w:t>
      </w:r>
      <w:r w:rsidRPr="00B6450F">
        <w:fldChar w:fldCharType="begin"/>
      </w:r>
      <w:r w:rsidRPr="00B6450F">
        <w:instrText xml:space="preserve"> SEQ Figure \* ARABIC </w:instrText>
      </w:r>
      <w:r w:rsidRPr="00B6450F">
        <w:fldChar w:fldCharType="separate"/>
      </w:r>
      <w:r w:rsidR="00A73C50">
        <w:rPr>
          <w:noProof/>
        </w:rPr>
        <w:t>1</w:t>
      </w:r>
      <w:r w:rsidRPr="00B6450F">
        <w:fldChar w:fldCharType="end"/>
      </w:r>
      <w:r w:rsidR="009002B0" w:rsidRPr="00B6450F">
        <w:t>-Login Screen</w:t>
      </w:r>
      <w:bookmarkEnd w:id="118"/>
    </w:p>
    <w:p w:rsidR="001C4A36" w:rsidRDefault="001C4A36" w:rsidP="0066553A"/>
    <w:p w:rsidR="001C4A36" w:rsidRDefault="001C4A36" w:rsidP="0066553A"/>
    <w:p w:rsidR="001C4A36" w:rsidRDefault="001C4A36" w:rsidP="0066553A"/>
    <w:p w:rsidR="001C4A36" w:rsidRDefault="001C4A36" w:rsidP="0066553A"/>
    <w:p w:rsidR="001C4A36" w:rsidRDefault="001C4A36" w:rsidP="0066553A"/>
    <w:p w:rsidR="001C4A36" w:rsidRDefault="001C4A36" w:rsidP="0066553A"/>
    <w:p w:rsidR="001C4A36" w:rsidRDefault="001C4A36" w:rsidP="0066553A"/>
    <w:p w:rsidR="001C4A36" w:rsidRDefault="001C4A36" w:rsidP="0066553A"/>
    <w:p w:rsidR="001C4A36" w:rsidRDefault="001C4A36" w:rsidP="0066553A"/>
    <w:p w:rsidR="006E17AE" w:rsidRDefault="006E17AE" w:rsidP="0066553A"/>
    <w:p w:rsidR="0066553A" w:rsidRPr="006B3CD3" w:rsidRDefault="0066553A" w:rsidP="0066553A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  <w:sz w:val="24"/>
          <w:szCs w:val="24"/>
        </w:rPr>
      </w:pPr>
      <w:bookmarkStart w:id="119" w:name="_Toc526454743"/>
      <w:bookmarkStart w:id="120" w:name="_Toc527395002"/>
      <w:bookmarkStart w:id="121" w:name="_Toc527569418"/>
      <w:r>
        <w:rPr>
          <w:rFonts w:ascii="Arial" w:hAnsi="Arial" w:cs="Arial"/>
          <w:b/>
          <w:color w:val="auto"/>
        </w:rPr>
        <w:lastRenderedPageBreak/>
        <w:t xml:space="preserve">Dashboard </w:t>
      </w:r>
      <w:r w:rsidRPr="00AC5715">
        <w:rPr>
          <w:rFonts w:ascii="Arial" w:hAnsi="Arial" w:cs="Arial"/>
          <w:b/>
          <w:color w:val="auto"/>
        </w:rPr>
        <w:t>Overview</w:t>
      </w:r>
      <w:bookmarkEnd w:id="119"/>
      <w:bookmarkEnd w:id="120"/>
      <w:bookmarkEnd w:id="121"/>
    </w:p>
    <w:p w:rsidR="0066553A" w:rsidRPr="00A029D7" w:rsidRDefault="0066553A" w:rsidP="001C4A36">
      <w:pPr>
        <w:spacing w:before="240" w:line="276" w:lineRule="auto"/>
        <w:ind w:left="180" w:firstLine="90"/>
        <w:rPr>
          <w:rFonts w:ascii="Arial" w:hAnsi="Arial" w:cs="Arial"/>
        </w:rPr>
      </w:pPr>
      <w:r w:rsidRPr="00A029D7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dashboard </w:t>
      </w:r>
      <w:r w:rsidRPr="00A029D7">
        <w:rPr>
          <w:rFonts w:ascii="Arial" w:hAnsi="Arial" w:cs="Arial"/>
        </w:rPr>
        <w:t>screen is divided into following section</w:t>
      </w:r>
      <w:r>
        <w:rPr>
          <w:rFonts w:ascii="Arial" w:hAnsi="Arial" w:cs="Arial"/>
        </w:rPr>
        <w:t>s</w:t>
      </w:r>
      <w:r w:rsidRPr="00A029D7">
        <w:rPr>
          <w:rFonts w:ascii="Arial" w:hAnsi="Arial" w:cs="Arial"/>
        </w:rPr>
        <w:t xml:space="preserve"> </w:t>
      </w:r>
    </w:p>
    <w:p w:rsidR="0066553A" w:rsidRPr="00A029D7" w:rsidRDefault="0066553A" w:rsidP="0066553A">
      <w:pPr>
        <w:pStyle w:val="ListParagraph"/>
        <w:numPr>
          <w:ilvl w:val="0"/>
          <w:numId w:val="10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A029D7">
        <w:rPr>
          <w:rFonts w:ascii="Arial" w:eastAsia="Times New Roman" w:hAnsi="Arial" w:cs="Arial"/>
          <w:b/>
          <w:sz w:val="22"/>
        </w:rPr>
        <w:t>Header</w:t>
      </w:r>
      <w:r>
        <w:rPr>
          <w:rFonts w:ascii="Arial" w:eastAsia="Times New Roman" w:hAnsi="Arial" w:cs="Arial"/>
          <w:sz w:val="22"/>
        </w:rPr>
        <w:t xml:space="preserve"> </w:t>
      </w:r>
      <w:r w:rsidRPr="006A77F4">
        <w:rPr>
          <w:rFonts w:ascii="Arial" w:hAnsi="Arial" w:cs="Arial"/>
          <w:sz w:val="22"/>
        </w:rPr>
        <w:t>section disp</w:t>
      </w:r>
      <w:r>
        <w:rPr>
          <w:rFonts w:ascii="Arial" w:hAnsi="Arial" w:cs="Arial"/>
          <w:sz w:val="22"/>
        </w:rPr>
        <w:t xml:space="preserve">lays the name of the system, name of the </w:t>
      </w:r>
      <w:r w:rsidRPr="006A77F4">
        <w:rPr>
          <w:rFonts w:ascii="Arial" w:hAnsi="Arial" w:cs="Arial"/>
          <w:sz w:val="22"/>
        </w:rPr>
        <w:t>logged in</w:t>
      </w:r>
      <w:r>
        <w:rPr>
          <w:rFonts w:ascii="Arial" w:hAnsi="Arial" w:cs="Arial"/>
          <w:sz w:val="22"/>
        </w:rPr>
        <w:t xml:space="preserve"> user</w:t>
      </w:r>
      <w:r w:rsidRPr="006A77F4">
        <w:rPr>
          <w:rFonts w:ascii="Arial" w:hAnsi="Arial" w:cs="Arial"/>
          <w:sz w:val="22"/>
        </w:rPr>
        <w:t xml:space="preserve"> with logout functionality</w:t>
      </w:r>
    </w:p>
    <w:p w:rsidR="0066553A" w:rsidRPr="00A029D7" w:rsidRDefault="0066553A" w:rsidP="0066553A">
      <w:pPr>
        <w:pStyle w:val="ListParagraph"/>
        <w:numPr>
          <w:ilvl w:val="0"/>
          <w:numId w:val="10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A029D7">
        <w:rPr>
          <w:rFonts w:ascii="Arial" w:eastAsia="Times New Roman" w:hAnsi="Arial" w:cs="Arial"/>
          <w:b/>
          <w:sz w:val="22"/>
        </w:rPr>
        <w:t>Main Navigation Panel</w:t>
      </w:r>
      <w:r w:rsidRPr="00A029D7">
        <w:rPr>
          <w:rFonts w:ascii="Arial" w:eastAsia="Times New Roman" w:hAnsi="Arial" w:cs="Arial"/>
          <w:sz w:val="22"/>
        </w:rPr>
        <w:t xml:space="preserve"> helps user to navigate </w:t>
      </w:r>
      <w:r>
        <w:rPr>
          <w:rFonts w:ascii="Arial" w:eastAsia="Times New Roman" w:hAnsi="Arial" w:cs="Arial"/>
          <w:sz w:val="22"/>
        </w:rPr>
        <w:t>the</w:t>
      </w:r>
      <w:r w:rsidRPr="00A029D7">
        <w:rPr>
          <w:rFonts w:ascii="Arial" w:eastAsia="Times New Roman" w:hAnsi="Arial" w:cs="Arial"/>
          <w:sz w:val="22"/>
        </w:rPr>
        <w:t xml:space="preserve"> system</w:t>
      </w:r>
    </w:p>
    <w:p w:rsidR="0066553A" w:rsidRPr="00A029D7" w:rsidRDefault="0066553A" w:rsidP="0066553A">
      <w:pPr>
        <w:pStyle w:val="ListParagraph"/>
        <w:numPr>
          <w:ilvl w:val="0"/>
          <w:numId w:val="10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A029D7">
        <w:rPr>
          <w:rFonts w:ascii="Arial" w:eastAsia="Times New Roman" w:hAnsi="Arial" w:cs="Arial"/>
          <w:b/>
          <w:sz w:val="22"/>
        </w:rPr>
        <w:t>Breadcrumbs</w:t>
      </w:r>
      <w:r w:rsidRPr="00A029D7">
        <w:rPr>
          <w:rFonts w:ascii="Arial" w:eastAsia="Times New Roman" w:hAnsi="Arial" w:cs="Arial"/>
          <w:sz w:val="22"/>
        </w:rPr>
        <w:t xml:space="preserve"> is a </w:t>
      </w:r>
      <w:r w:rsidRPr="00A029D7">
        <w:rPr>
          <w:rFonts w:ascii="Arial" w:hAnsi="Arial" w:cs="Arial"/>
          <w:color w:val="222222"/>
          <w:sz w:val="22"/>
          <w:shd w:val="clear" w:color="auto" w:fill="FFFFFF"/>
        </w:rPr>
        <w:t>navigational aid in </w:t>
      </w:r>
      <w:r w:rsidRPr="00A029D7">
        <w:rPr>
          <w:rFonts w:ascii="Arial" w:hAnsi="Arial" w:cs="Arial"/>
          <w:sz w:val="22"/>
          <w:shd w:val="clear" w:color="auto" w:fill="FFFFFF"/>
        </w:rPr>
        <w:t>UI</w:t>
      </w:r>
    </w:p>
    <w:p w:rsidR="0066553A" w:rsidRPr="00A029D7" w:rsidRDefault="0066553A" w:rsidP="0066553A">
      <w:pPr>
        <w:pStyle w:val="ListParagraph"/>
        <w:numPr>
          <w:ilvl w:val="0"/>
          <w:numId w:val="10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>
        <w:rPr>
          <w:rFonts w:ascii="Arial" w:eastAsia="Times New Roman" w:hAnsi="Arial" w:cs="Arial"/>
          <w:b/>
          <w:sz w:val="22"/>
        </w:rPr>
        <w:t xml:space="preserve">Main </w:t>
      </w:r>
      <w:r w:rsidRPr="00A029D7">
        <w:rPr>
          <w:rFonts w:ascii="Arial" w:eastAsia="Times New Roman" w:hAnsi="Arial" w:cs="Arial"/>
          <w:b/>
          <w:sz w:val="22"/>
        </w:rPr>
        <w:t>Content Area</w:t>
      </w:r>
      <w:r>
        <w:rPr>
          <w:rFonts w:ascii="Arial" w:eastAsia="Times New Roman" w:hAnsi="Arial" w:cs="Arial"/>
          <w:b/>
          <w:sz w:val="22"/>
        </w:rPr>
        <w:t xml:space="preserve"> </w:t>
      </w:r>
      <w:r w:rsidRPr="003E4277">
        <w:rPr>
          <w:rFonts w:ascii="Arial" w:eastAsia="Times New Roman" w:hAnsi="Arial" w:cs="Arial"/>
          <w:sz w:val="22"/>
        </w:rPr>
        <w:t>contains all relevant informatio</w:t>
      </w:r>
      <w:r>
        <w:rPr>
          <w:rFonts w:ascii="Arial" w:eastAsia="Times New Roman" w:hAnsi="Arial" w:cs="Arial"/>
          <w:sz w:val="22"/>
        </w:rPr>
        <w:t>n related to the respective feature/option</w:t>
      </w:r>
    </w:p>
    <w:p w:rsidR="0066553A" w:rsidRDefault="0066553A" w:rsidP="0066553A">
      <w:pPr>
        <w:pStyle w:val="ListParagraph"/>
        <w:numPr>
          <w:ilvl w:val="0"/>
          <w:numId w:val="10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A029D7">
        <w:rPr>
          <w:rFonts w:ascii="Arial" w:eastAsia="Times New Roman" w:hAnsi="Arial" w:cs="Arial"/>
          <w:b/>
          <w:sz w:val="22"/>
        </w:rPr>
        <w:t>Footer</w:t>
      </w:r>
      <w:r w:rsidRPr="00A029D7">
        <w:rPr>
          <w:rFonts w:ascii="Arial" w:eastAsia="Times New Roman" w:hAnsi="Arial" w:cs="Arial"/>
          <w:sz w:val="22"/>
        </w:rPr>
        <w:t xml:space="preserve"> </w:t>
      </w:r>
      <w:r>
        <w:rPr>
          <w:rFonts w:ascii="Arial" w:eastAsia="Times New Roman" w:hAnsi="Arial" w:cs="Arial"/>
          <w:sz w:val="22"/>
        </w:rPr>
        <w:t xml:space="preserve">contains the version and copyrights </w:t>
      </w:r>
      <w:r w:rsidR="00B96219">
        <w:rPr>
          <w:rFonts w:ascii="Arial" w:eastAsia="Times New Roman" w:hAnsi="Arial" w:cs="Arial"/>
          <w:sz w:val="22"/>
        </w:rPr>
        <w:t>statement</w:t>
      </w:r>
    </w:p>
    <w:p w:rsidR="00C6229B" w:rsidRDefault="00C6229B" w:rsidP="00B6450F">
      <w:pPr>
        <w:tabs>
          <w:tab w:val="left" w:pos="2010"/>
        </w:tabs>
        <w:spacing w:after="0"/>
        <w:ind w:left="-900" w:right="-1440"/>
      </w:pPr>
      <w:r w:rsidRPr="00C6229B">
        <w:rPr>
          <w:noProof/>
        </w:rPr>
        <w:drawing>
          <wp:inline distT="0" distB="0" distL="0" distR="0">
            <wp:extent cx="7248525" cy="3659197"/>
            <wp:effectExtent l="152400" t="152400" r="352425" b="360680"/>
            <wp:docPr id="3" name="Picture 3" descr="C:\Users\Momna Ali Shah\Desktop\LSDS CHANGES\DRS12973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mna Ali Shah\Desktop\LSDS CHANGES\DRS1297327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"/>
                    <a:stretch/>
                  </pic:blipFill>
                  <pic:spPr bwMode="auto">
                    <a:xfrm>
                      <a:off x="0" y="0"/>
                      <a:ext cx="7265449" cy="36677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29B" w:rsidRPr="00B6450F" w:rsidRDefault="009002B0" w:rsidP="00FE592A">
      <w:pPr>
        <w:pStyle w:val="F-FigureTitle"/>
        <w:spacing w:before="0"/>
        <w:jc w:val="center"/>
      </w:pPr>
      <w:bookmarkStart w:id="122" w:name="_Toc527569423"/>
      <w:r w:rsidRPr="00B6450F">
        <w:t xml:space="preserve">Figure </w:t>
      </w:r>
      <w:r w:rsidRPr="00B6450F">
        <w:fldChar w:fldCharType="begin"/>
      </w:r>
      <w:r w:rsidRPr="00B6450F">
        <w:instrText xml:space="preserve"> SEQ Figure \* ARABIC </w:instrText>
      </w:r>
      <w:r w:rsidRPr="00B6450F">
        <w:fldChar w:fldCharType="separate"/>
      </w:r>
      <w:r w:rsidR="00A73C50">
        <w:rPr>
          <w:noProof/>
        </w:rPr>
        <w:t>2</w:t>
      </w:r>
      <w:r w:rsidRPr="00B6450F">
        <w:fldChar w:fldCharType="end"/>
      </w:r>
      <w:r w:rsidRPr="00B6450F">
        <w:t>-</w:t>
      </w:r>
      <w:r w:rsidR="00B6450F" w:rsidRPr="00B6450F">
        <w:t>Dashboard Overview</w:t>
      </w:r>
      <w:bookmarkEnd w:id="122"/>
    </w:p>
    <w:p w:rsidR="00C6229B" w:rsidRDefault="00C6229B" w:rsidP="00C6229B"/>
    <w:p w:rsidR="001C4A36" w:rsidRDefault="001C4A36" w:rsidP="00C6229B"/>
    <w:p w:rsidR="001C4A36" w:rsidRDefault="001C4A36" w:rsidP="00C6229B"/>
    <w:p w:rsidR="001C4A36" w:rsidRDefault="001C4A36" w:rsidP="00C6229B"/>
    <w:p w:rsidR="001C4A36" w:rsidRDefault="001C4A36" w:rsidP="00C6229B"/>
    <w:p w:rsidR="001C4A36" w:rsidRDefault="001C4A36" w:rsidP="00C6229B"/>
    <w:p w:rsidR="00C6229B" w:rsidRDefault="00C6229B" w:rsidP="00C6229B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123" w:name="_Search_Request"/>
      <w:bookmarkStart w:id="124" w:name="_Toc527395004"/>
      <w:bookmarkStart w:id="125" w:name="_Toc527569419"/>
      <w:bookmarkEnd w:id="123"/>
      <w:r w:rsidRPr="00A77C77">
        <w:rPr>
          <w:rFonts w:ascii="Arial" w:hAnsi="Arial" w:cs="Arial"/>
          <w:b/>
          <w:color w:val="auto"/>
        </w:rPr>
        <w:lastRenderedPageBreak/>
        <w:t>Search Request</w:t>
      </w:r>
      <w:bookmarkEnd w:id="124"/>
      <w:bookmarkEnd w:id="125"/>
      <w:r w:rsidRPr="00A77C77">
        <w:rPr>
          <w:rFonts w:ascii="Arial" w:hAnsi="Arial" w:cs="Arial"/>
          <w:b/>
          <w:color w:val="auto"/>
        </w:rPr>
        <w:t xml:space="preserve"> </w:t>
      </w:r>
    </w:p>
    <w:p w:rsidR="00C6229B" w:rsidRPr="00700E63" w:rsidRDefault="00C6229B" w:rsidP="00C6229B"/>
    <w:p w:rsidR="00C6229B" w:rsidRDefault="00C6229B" w:rsidP="00C6229B">
      <w:pPr>
        <w:pStyle w:val="ListParagraph"/>
        <w:numPr>
          <w:ilvl w:val="0"/>
          <w:numId w:val="11"/>
        </w:numPr>
        <w:spacing w:line="276" w:lineRule="auto"/>
        <w:ind w:left="270" w:hanging="270"/>
        <w:rPr>
          <w:rFonts w:ascii="Arial" w:hAnsi="Arial" w:cs="Arial"/>
          <w:sz w:val="22"/>
        </w:rPr>
      </w:pPr>
      <w:r w:rsidRPr="00C01E0F">
        <w:rPr>
          <w:rFonts w:ascii="Arial" w:hAnsi="Arial" w:cs="Arial"/>
          <w:sz w:val="22"/>
        </w:rPr>
        <w:t xml:space="preserve">To search </w:t>
      </w:r>
      <w:r>
        <w:rPr>
          <w:rFonts w:ascii="Arial" w:hAnsi="Arial" w:cs="Arial"/>
          <w:sz w:val="22"/>
        </w:rPr>
        <w:t>any request</w:t>
      </w:r>
      <w:r w:rsidR="00B96219">
        <w:rPr>
          <w:rFonts w:ascii="Arial" w:hAnsi="Arial" w:cs="Arial"/>
          <w:sz w:val="22"/>
        </w:rPr>
        <w:t xml:space="preserve">, </w:t>
      </w:r>
      <w:r>
        <w:rPr>
          <w:rFonts w:ascii="Arial" w:hAnsi="Arial" w:cs="Arial"/>
          <w:sz w:val="22"/>
        </w:rPr>
        <w:t>click on</w:t>
      </w:r>
      <w:r w:rsidRPr="00C01E0F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 xml:space="preserve">“Search Request </w:t>
      </w:r>
      <w:r w:rsidRPr="00C01E0F">
        <w:rPr>
          <w:rFonts w:ascii="Arial" w:hAnsi="Arial" w:cs="Arial"/>
          <w:sz w:val="22"/>
        </w:rPr>
        <w:t xml:space="preserve">” tab </w:t>
      </w:r>
    </w:p>
    <w:p w:rsidR="00C6229B" w:rsidRDefault="00B96219" w:rsidP="00C6229B">
      <w:pPr>
        <w:pStyle w:val="ListParagraph"/>
        <w:numPr>
          <w:ilvl w:val="0"/>
          <w:numId w:val="11"/>
        </w:numPr>
        <w:tabs>
          <w:tab w:val="left" w:pos="-90"/>
          <w:tab w:val="left" w:pos="450"/>
        </w:tabs>
        <w:spacing w:line="276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To view all requests</w:t>
      </w:r>
      <w:r w:rsidR="00C6229B" w:rsidRPr="00373889">
        <w:rPr>
          <w:rFonts w:ascii="Arial" w:hAnsi="Arial" w:cs="Arial"/>
          <w:sz w:val="22"/>
        </w:rPr>
        <w:t xml:space="preserve">, click on the “Search Requests” button </w:t>
      </w:r>
    </w:p>
    <w:p w:rsidR="00690784" w:rsidRDefault="00690784" w:rsidP="00B6450F">
      <w:pPr>
        <w:spacing w:after="0"/>
        <w:ind w:left="-1080" w:right="-1440"/>
      </w:pPr>
      <w:r w:rsidRPr="00690784">
        <w:rPr>
          <w:noProof/>
        </w:rPr>
        <w:drawing>
          <wp:inline distT="0" distB="0" distL="0" distR="0">
            <wp:extent cx="7429500" cy="2572087"/>
            <wp:effectExtent l="152400" t="152400" r="361950" b="361950"/>
            <wp:docPr id="4" name="Picture 4" descr="C:\Users\Momna Ali Shah\Desktop\LSDS CHANGES\DRS9393e3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mna Ali Shah\Desktop\LSDS CHANGES\DRS9393e3b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39" b="6563"/>
                    <a:stretch/>
                  </pic:blipFill>
                  <pic:spPr bwMode="auto">
                    <a:xfrm>
                      <a:off x="0" y="0"/>
                      <a:ext cx="7451158" cy="2579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784" w:rsidRPr="00B6450F" w:rsidRDefault="009002B0" w:rsidP="00FE592A">
      <w:pPr>
        <w:pStyle w:val="F-FigureTitle"/>
        <w:spacing w:before="0"/>
        <w:jc w:val="center"/>
      </w:pPr>
      <w:bookmarkStart w:id="126" w:name="_Toc527569424"/>
      <w:r w:rsidRPr="00B6450F">
        <w:t xml:space="preserve">Figure </w:t>
      </w:r>
      <w:r w:rsidRPr="00B6450F">
        <w:fldChar w:fldCharType="begin"/>
      </w:r>
      <w:r w:rsidRPr="00B6450F">
        <w:instrText xml:space="preserve"> SEQ Figure \* ARABIC </w:instrText>
      </w:r>
      <w:r w:rsidRPr="00B6450F">
        <w:fldChar w:fldCharType="separate"/>
      </w:r>
      <w:r w:rsidR="00A73C50">
        <w:rPr>
          <w:noProof/>
        </w:rPr>
        <w:t>3</w:t>
      </w:r>
      <w:r w:rsidRPr="00B6450F">
        <w:fldChar w:fldCharType="end"/>
      </w:r>
      <w:r w:rsidRPr="00B6450F">
        <w:t>-Search Requests</w:t>
      </w:r>
      <w:bookmarkEnd w:id="126"/>
    </w:p>
    <w:p w:rsidR="00690784" w:rsidRPr="00690784" w:rsidRDefault="00690784" w:rsidP="00690784"/>
    <w:p w:rsidR="00690784" w:rsidRDefault="00690784" w:rsidP="00690784"/>
    <w:p w:rsidR="00826E13" w:rsidRDefault="00826E13" w:rsidP="00690784"/>
    <w:p w:rsidR="00826E13" w:rsidRDefault="00826E13" w:rsidP="00690784"/>
    <w:p w:rsidR="00826E13" w:rsidRDefault="00826E13" w:rsidP="00690784"/>
    <w:p w:rsidR="00826E13" w:rsidRDefault="00826E13" w:rsidP="00690784"/>
    <w:p w:rsidR="00826E13" w:rsidRDefault="00826E13" w:rsidP="00690784"/>
    <w:p w:rsidR="00826E13" w:rsidRDefault="00826E13" w:rsidP="00690784"/>
    <w:p w:rsidR="00826E13" w:rsidRDefault="00826E13" w:rsidP="00690784"/>
    <w:p w:rsidR="00826E13" w:rsidRDefault="00826E13" w:rsidP="00690784"/>
    <w:p w:rsidR="00826E13" w:rsidRDefault="00826E13" w:rsidP="00690784"/>
    <w:p w:rsidR="00826E13" w:rsidRDefault="00826E13" w:rsidP="00690784"/>
    <w:p w:rsidR="00826E13" w:rsidRDefault="00826E13" w:rsidP="00690784"/>
    <w:p w:rsidR="00690784" w:rsidRDefault="00690784" w:rsidP="00690784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>On clicking the button, system will display</w:t>
      </w:r>
      <w:r w:rsidRPr="00364BEE">
        <w:rPr>
          <w:rFonts w:ascii="Arial" w:hAnsi="Arial" w:cs="Arial"/>
          <w:sz w:val="22"/>
        </w:rPr>
        <w:t xml:space="preserve"> </w:t>
      </w:r>
      <w:r w:rsidR="00B96219">
        <w:rPr>
          <w:rFonts w:ascii="Arial" w:hAnsi="Arial" w:cs="Arial"/>
          <w:sz w:val="22"/>
        </w:rPr>
        <w:t>all requests</w:t>
      </w:r>
      <w:r w:rsidR="007B1F68">
        <w:rPr>
          <w:rFonts w:ascii="Arial" w:hAnsi="Arial" w:cs="Arial"/>
          <w:sz w:val="22"/>
        </w:rPr>
        <w:t xml:space="preserve"> that contain</w:t>
      </w:r>
      <w:r>
        <w:rPr>
          <w:rFonts w:ascii="Arial" w:hAnsi="Arial" w:cs="Arial"/>
          <w:sz w:val="22"/>
        </w:rPr>
        <w:t xml:space="preserve"> (Request ID, Request Type, Device Count, Date Created, Date Last Updated, Request Status, and Actions)</w:t>
      </w:r>
    </w:p>
    <w:p w:rsidR="00690784" w:rsidRDefault="00690784" w:rsidP="00690784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826E13" w:rsidRPr="00826E13" w:rsidRDefault="003909D9" w:rsidP="00826E13">
      <w:pPr>
        <w:pStyle w:val="ListParagraph"/>
        <w:numPr>
          <w:ilvl w:val="0"/>
          <w:numId w:val="11"/>
        </w:numPr>
        <w:spacing w:line="276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To view </w:t>
      </w:r>
      <w:r w:rsidR="00690784">
        <w:rPr>
          <w:rFonts w:ascii="Arial" w:hAnsi="Arial" w:cs="Arial"/>
          <w:sz w:val="22"/>
        </w:rPr>
        <w:t xml:space="preserve">the request, click on the </w:t>
      </w:r>
      <w:r>
        <w:rPr>
          <w:rFonts w:ascii="Arial" w:hAnsi="Arial" w:cs="Arial"/>
          <w:sz w:val="22"/>
        </w:rPr>
        <w:t>“View” Link</w:t>
      </w:r>
      <w:r w:rsidR="00826E13">
        <w:rPr>
          <w:rFonts w:ascii="Arial" w:hAnsi="Arial" w:cs="Arial"/>
          <w:sz w:val="22"/>
        </w:rPr>
        <w:t xml:space="preserve"> against the respective request</w:t>
      </w:r>
    </w:p>
    <w:p w:rsidR="0085625B" w:rsidRDefault="00826E13" w:rsidP="00B6450F">
      <w:pPr>
        <w:spacing w:after="0"/>
        <w:ind w:left="-990"/>
      </w:pPr>
      <w:r w:rsidRPr="00826E13">
        <w:rPr>
          <w:noProof/>
        </w:rPr>
        <w:drawing>
          <wp:inline distT="0" distB="0" distL="0" distR="0">
            <wp:extent cx="7172325" cy="4414682"/>
            <wp:effectExtent l="152400" t="152400" r="352425" b="367030"/>
            <wp:docPr id="5" name="Picture 5" descr="C:\Users\Momna Ali Shah\Desktop\LSDS CHANGES\DRS00000000000000000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mna Ali Shah\Desktop\LSDS CHANGES\DRS0000000000000000000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2" b="6216"/>
                    <a:stretch/>
                  </pic:blipFill>
                  <pic:spPr bwMode="auto">
                    <a:xfrm>
                      <a:off x="0" y="0"/>
                      <a:ext cx="7189388" cy="4425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896" w:rsidRPr="00B6450F" w:rsidRDefault="009002B0" w:rsidP="00FE592A">
      <w:pPr>
        <w:pStyle w:val="F-FigureTitle"/>
        <w:spacing w:before="0"/>
        <w:ind w:left="270"/>
        <w:jc w:val="center"/>
      </w:pPr>
      <w:bookmarkStart w:id="127" w:name="_Toc527569425"/>
      <w:r w:rsidRPr="00B6450F">
        <w:t xml:space="preserve">Figure </w:t>
      </w:r>
      <w:r w:rsidRPr="00B6450F">
        <w:fldChar w:fldCharType="begin"/>
      </w:r>
      <w:r w:rsidRPr="00B6450F">
        <w:instrText xml:space="preserve"> SEQ Figure \* ARABIC </w:instrText>
      </w:r>
      <w:r w:rsidRPr="00B6450F">
        <w:fldChar w:fldCharType="separate"/>
      </w:r>
      <w:r w:rsidR="00A73C50">
        <w:rPr>
          <w:noProof/>
        </w:rPr>
        <w:t>4</w:t>
      </w:r>
      <w:r w:rsidRPr="00B6450F">
        <w:fldChar w:fldCharType="end"/>
      </w:r>
      <w:r w:rsidRPr="00B6450F">
        <w:t>-View Requests</w:t>
      </w:r>
      <w:bookmarkEnd w:id="127"/>
    </w:p>
    <w:p w:rsidR="000A001B" w:rsidRDefault="000A001B" w:rsidP="0085625B">
      <w:pPr>
        <w:rPr>
          <w:rFonts w:ascii="Arial" w:hAnsi="Arial" w:cs="Arial"/>
        </w:rPr>
      </w:pPr>
    </w:p>
    <w:p w:rsidR="000A001B" w:rsidRDefault="000A001B" w:rsidP="0085625B">
      <w:pPr>
        <w:rPr>
          <w:rFonts w:ascii="Arial" w:hAnsi="Arial" w:cs="Arial"/>
        </w:rPr>
      </w:pPr>
    </w:p>
    <w:p w:rsidR="000A001B" w:rsidRDefault="000A001B" w:rsidP="0085625B">
      <w:pPr>
        <w:rPr>
          <w:rFonts w:ascii="Arial" w:hAnsi="Arial" w:cs="Arial"/>
        </w:rPr>
      </w:pPr>
    </w:p>
    <w:p w:rsidR="000A001B" w:rsidRDefault="000A001B" w:rsidP="0085625B">
      <w:pPr>
        <w:rPr>
          <w:rFonts w:ascii="Arial" w:hAnsi="Arial" w:cs="Arial"/>
        </w:rPr>
      </w:pPr>
    </w:p>
    <w:p w:rsidR="000A001B" w:rsidRDefault="000A001B" w:rsidP="0085625B">
      <w:pPr>
        <w:rPr>
          <w:rFonts w:ascii="Arial" w:hAnsi="Arial" w:cs="Arial"/>
        </w:rPr>
      </w:pPr>
    </w:p>
    <w:p w:rsidR="00067445" w:rsidRDefault="00067445" w:rsidP="0085625B">
      <w:pPr>
        <w:rPr>
          <w:rFonts w:ascii="Arial" w:hAnsi="Arial" w:cs="Arial"/>
        </w:rPr>
      </w:pPr>
    </w:p>
    <w:p w:rsidR="002206A8" w:rsidRDefault="002206A8" w:rsidP="0085625B">
      <w:pPr>
        <w:rPr>
          <w:rFonts w:ascii="Arial" w:hAnsi="Arial" w:cs="Arial"/>
        </w:rPr>
      </w:pPr>
    </w:p>
    <w:p w:rsidR="000A001B" w:rsidRDefault="000A001B" w:rsidP="000A001B">
      <w:pPr>
        <w:pStyle w:val="Heading1"/>
        <w:numPr>
          <w:ilvl w:val="2"/>
          <w:numId w:val="1"/>
        </w:numPr>
        <w:ind w:left="-270"/>
        <w:rPr>
          <w:rFonts w:ascii="Arial" w:hAnsi="Arial" w:cs="Arial"/>
          <w:b/>
          <w:color w:val="auto"/>
          <w:sz w:val="28"/>
          <w:szCs w:val="28"/>
        </w:rPr>
      </w:pPr>
      <w:bookmarkStart w:id="128" w:name="_Toc527569420"/>
      <w:r w:rsidRPr="000A001B">
        <w:rPr>
          <w:rFonts w:ascii="Arial" w:hAnsi="Arial" w:cs="Arial"/>
          <w:b/>
          <w:color w:val="auto"/>
          <w:sz w:val="28"/>
          <w:szCs w:val="28"/>
        </w:rPr>
        <w:lastRenderedPageBreak/>
        <w:t>View Request</w:t>
      </w:r>
      <w:bookmarkEnd w:id="128"/>
    </w:p>
    <w:p w:rsidR="000A001B" w:rsidRDefault="000A001B" w:rsidP="000A001B"/>
    <w:p w:rsidR="000A001B" w:rsidRPr="00D51F34" w:rsidRDefault="00067445" w:rsidP="00067445">
      <w:pPr>
        <w:ind w:left="180"/>
        <w:rPr>
          <w:rFonts w:ascii="Arial" w:hAnsi="Arial" w:cs="Arial"/>
        </w:rPr>
      </w:pPr>
      <w:r>
        <w:rPr>
          <w:rFonts w:ascii="Arial" w:hAnsi="Arial" w:cs="Arial"/>
        </w:rPr>
        <w:t>Perform s</w:t>
      </w:r>
      <w:r w:rsidR="000A001B" w:rsidRPr="00D51F34">
        <w:rPr>
          <w:rFonts w:ascii="Arial" w:hAnsi="Arial" w:cs="Arial"/>
        </w:rPr>
        <w:t xml:space="preserve">teps 1-3 as per </w:t>
      </w:r>
      <w:hyperlink w:anchor="_Search_Request" w:history="1">
        <w:r w:rsidR="000A001B" w:rsidRPr="00D51F34">
          <w:rPr>
            <w:rStyle w:val="Hyperlink"/>
            <w:rFonts w:ascii="Arial" w:hAnsi="Arial" w:cs="Arial"/>
          </w:rPr>
          <w:t>section3.3</w:t>
        </w:r>
      </w:hyperlink>
    </w:p>
    <w:p w:rsidR="00EB4896" w:rsidRPr="000A001B" w:rsidRDefault="00EB4896" w:rsidP="000A001B">
      <w:pPr>
        <w:pStyle w:val="ListParagraph"/>
        <w:numPr>
          <w:ilvl w:val="0"/>
          <w:numId w:val="11"/>
        </w:numPr>
        <w:ind w:left="180" w:hanging="270"/>
        <w:rPr>
          <w:rFonts w:ascii="Arial" w:hAnsi="Arial" w:cs="Arial"/>
          <w:sz w:val="22"/>
        </w:rPr>
      </w:pPr>
      <w:r w:rsidRPr="000A001B">
        <w:rPr>
          <w:rFonts w:ascii="Arial" w:hAnsi="Arial" w:cs="Arial"/>
          <w:sz w:val="22"/>
        </w:rPr>
        <w:t xml:space="preserve">The </w:t>
      </w:r>
      <w:r w:rsidR="000A001B">
        <w:rPr>
          <w:rFonts w:ascii="Arial" w:hAnsi="Arial" w:cs="Arial"/>
          <w:sz w:val="22"/>
        </w:rPr>
        <w:t xml:space="preserve">“View” </w:t>
      </w:r>
      <w:r w:rsidR="00BC1D47">
        <w:rPr>
          <w:rFonts w:ascii="Arial" w:hAnsi="Arial" w:cs="Arial"/>
          <w:sz w:val="22"/>
        </w:rPr>
        <w:t xml:space="preserve">link will redirect to the </w:t>
      </w:r>
      <w:r w:rsidRPr="000A001B">
        <w:rPr>
          <w:rFonts w:ascii="Arial" w:hAnsi="Arial" w:cs="Arial"/>
          <w:sz w:val="22"/>
        </w:rPr>
        <w:t xml:space="preserve">request details page, click on the </w:t>
      </w:r>
      <w:r w:rsidR="00067445">
        <w:rPr>
          <w:rFonts w:ascii="Arial" w:hAnsi="Arial" w:cs="Arial"/>
          <w:sz w:val="22"/>
        </w:rPr>
        <w:t>“</w:t>
      </w:r>
      <w:r w:rsidRPr="000A001B">
        <w:rPr>
          <w:rFonts w:ascii="Arial" w:hAnsi="Arial" w:cs="Arial"/>
          <w:sz w:val="22"/>
        </w:rPr>
        <w:t>Next</w:t>
      </w:r>
      <w:r w:rsidR="00067445">
        <w:rPr>
          <w:rFonts w:ascii="Arial" w:hAnsi="Arial" w:cs="Arial"/>
          <w:sz w:val="22"/>
        </w:rPr>
        <w:t>”</w:t>
      </w:r>
      <w:r w:rsidRPr="000A001B">
        <w:rPr>
          <w:rFonts w:ascii="Arial" w:hAnsi="Arial" w:cs="Arial"/>
          <w:sz w:val="22"/>
        </w:rPr>
        <w:t xml:space="preserve"> button to view the other section</w:t>
      </w:r>
      <w:r w:rsidR="00067445">
        <w:rPr>
          <w:rFonts w:ascii="Arial" w:hAnsi="Arial" w:cs="Arial"/>
          <w:sz w:val="22"/>
        </w:rPr>
        <w:t>s</w:t>
      </w:r>
      <w:r w:rsidRPr="000A001B">
        <w:rPr>
          <w:rFonts w:ascii="Arial" w:hAnsi="Arial" w:cs="Arial"/>
          <w:sz w:val="22"/>
        </w:rPr>
        <w:t xml:space="preserve"> of the request </w:t>
      </w:r>
    </w:p>
    <w:p w:rsidR="00EB4896" w:rsidRDefault="000A001B" w:rsidP="00B6450F">
      <w:pPr>
        <w:spacing w:after="0"/>
        <w:ind w:left="-900" w:right="-1350"/>
        <w:rPr>
          <w:rFonts w:ascii="Arial" w:hAnsi="Arial" w:cs="Arial"/>
        </w:rPr>
      </w:pPr>
      <w:r w:rsidRPr="000A001B">
        <w:rPr>
          <w:rFonts w:ascii="Arial" w:hAnsi="Arial" w:cs="Arial"/>
          <w:noProof/>
        </w:rPr>
        <w:drawing>
          <wp:inline distT="0" distB="0" distL="0" distR="0">
            <wp:extent cx="7220310" cy="2672819"/>
            <wp:effectExtent l="152400" t="152400" r="361950" b="356235"/>
            <wp:docPr id="11" name="Picture 11" descr="C:\Users\Momna Ali Shah\Desktop\LSDS CHANGES\swydftwd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mna Ali Shah\Desktop\LSDS CHANGES\swydftwd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7" b="11988"/>
                    <a:stretch/>
                  </pic:blipFill>
                  <pic:spPr bwMode="auto">
                    <a:xfrm>
                      <a:off x="0" y="0"/>
                      <a:ext cx="7242699" cy="26811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2B0" w:rsidRPr="00B6450F" w:rsidRDefault="009002B0" w:rsidP="00FE592A">
      <w:pPr>
        <w:pStyle w:val="F-FigureTitle"/>
        <w:spacing w:before="0"/>
        <w:ind w:left="270"/>
        <w:jc w:val="center"/>
      </w:pPr>
      <w:bookmarkStart w:id="129" w:name="_Toc527569426"/>
      <w:r w:rsidRPr="00B6450F">
        <w:t xml:space="preserve">Figure </w:t>
      </w:r>
      <w:r w:rsidRPr="00B6450F">
        <w:fldChar w:fldCharType="begin"/>
      </w:r>
      <w:r w:rsidRPr="00B6450F">
        <w:instrText xml:space="preserve"> SEQ Figure \* ARABIC </w:instrText>
      </w:r>
      <w:r w:rsidRPr="00B6450F">
        <w:fldChar w:fldCharType="separate"/>
      </w:r>
      <w:r w:rsidR="00A73C50">
        <w:rPr>
          <w:noProof/>
        </w:rPr>
        <w:t>5</w:t>
      </w:r>
      <w:r w:rsidRPr="00B6450F">
        <w:fldChar w:fldCharType="end"/>
      </w:r>
      <w:r w:rsidRPr="00B6450F">
        <w:t>-View Request Sections</w:t>
      </w:r>
      <w:bookmarkEnd w:id="129"/>
    </w:p>
    <w:p w:rsidR="00B6450F" w:rsidRDefault="00B6450F" w:rsidP="0085625B">
      <w:pPr>
        <w:rPr>
          <w:rFonts w:ascii="Arial" w:hAnsi="Arial" w:cs="Arial"/>
        </w:rPr>
      </w:pPr>
    </w:p>
    <w:p w:rsidR="00EB4896" w:rsidRDefault="00067445" w:rsidP="0085625B">
      <w:pPr>
        <w:rPr>
          <w:rFonts w:ascii="Arial" w:hAnsi="Arial" w:cs="Arial"/>
        </w:rPr>
      </w:pPr>
      <w:r>
        <w:rPr>
          <w:rFonts w:ascii="Arial" w:hAnsi="Arial" w:cs="Arial"/>
        </w:rPr>
        <w:t>Perform s</w:t>
      </w:r>
      <w:r w:rsidR="000A001B">
        <w:rPr>
          <w:rFonts w:ascii="Arial" w:hAnsi="Arial" w:cs="Arial"/>
        </w:rPr>
        <w:t xml:space="preserve">tep 4 to view all sections of the request </w:t>
      </w:r>
    </w:p>
    <w:p w:rsidR="000A001B" w:rsidRDefault="000A001B" w:rsidP="0085625B">
      <w:pPr>
        <w:rPr>
          <w:rFonts w:ascii="Arial" w:hAnsi="Arial" w:cs="Arial"/>
        </w:rPr>
      </w:pPr>
    </w:p>
    <w:p w:rsidR="000A001B" w:rsidRDefault="000A001B" w:rsidP="0085625B">
      <w:pPr>
        <w:rPr>
          <w:rFonts w:ascii="Arial" w:hAnsi="Arial" w:cs="Arial"/>
        </w:rPr>
      </w:pPr>
    </w:p>
    <w:p w:rsidR="000A001B" w:rsidRDefault="000A001B" w:rsidP="0085625B">
      <w:pPr>
        <w:rPr>
          <w:rFonts w:ascii="Arial" w:hAnsi="Arial" w:cs="Arial"/>
        </w:rPr>
      </w:pPr>
    </w:p>
    <w:p w:rsidR="000A001B" w:rsidRDefault="000A001B" w:rsidP="0085625B">
      <w:pPr>
        <w:rPr>
          <w:rFonts w:ascii="Arial" w:hAnsi="Arial" w:cs="Arial"/>
        </w:rPr>
      </w:pPr>
    </w:p>
    <w:p w:rsidR="000A001B" w:rsidRDefault="000A001B" w:rsidP="0085625B">
      <w:pPr>
        <w:rPr>
          <w:rFonts w:ascii="Arial" w:hAnsi="Arial" w:cs="Arial"/>
        </w:rPr>
      </w:pPr>
    </w:p>
    <w:p w:rsidR="000A001B" w:rsidRDefault="000A001B" w:rsidP="0085625B">
      <w:pPr>
        <w:rPr>
          <w:rFonts w:ascii="Arial" w:hAnsi="Arial" w:cs="Arial"/>
        </w:rPr>
      </w:pPr>
    </w:p>
    <w:p w:rsidR="000A001B" w:rsidRDefault="000A001B" w:rsidP="0085625B">
      <w:pPr>
        <w:rPr>
          <w:rFonts w:ascii="Arial" w:hAnsi="Arial" w:cs="Arial"/>
        </w:rPr>
      </w:pPr>
    </w:p>
    <w:p w:rsidR="000A001B" w:rsidRDefault="000A001B" w:rsidP="0085625B">
      <w:pPr>
        <w:rPr>
          <w:rFonts w:ascii="Arial" w:hAnsi="Arial" w:cs="Arial"/>
        </w:rPr>
      </w:pPr>
    </w:p>
    <w:p w:rsidR="002206A8" w:rsidRDefault="002206A8" w:rsidP="0085625B">
      <w:pPr>
        <w:rPr>
          <w:rFonts w:ascii="Arial" w:hAnsi="Arial" w:cs="Arial"/>
        </w:rPr>
      </w:pPr>
    </w:p>
    <w:p w:rsidR="000A001B" w:rsidRDefault="000A001B" w:rsidP="0085625B">
      <w:pPr>
        <w:rPr>
          <w:rFonts w:ascii="Arial" w:hAnsi="Arial" w:cs="Arial"/>
        </w:rPr>
      </w:pPr>
    </w:p>
    <w:p w:rsidR="00EB4896" w:rsidRDefault="000A001B" w:rsidP="000A001B">
      <w:pPr>
        <w:pStyle w:val="Heading1"/>
        <w:numPr>
          <w:ilvl w:val="2"/>
          <w:numId w:val="1"/>
        </w:numPr>
        <w:ind w:left="-270"/>
        <w:rPr>
          <w:rFonts w:ascii="Arial" w:hAnsi="Arial" w:cs="Arial"/>
          <w:b/>
          <w:color w:val="auto"/>
          <w:sz w:val="28"/>
          <w:szCs w:val="28"/>
        </w:rPr>
      </w:pPr>
      <w:bookmarkStart w:id="130" w:name="_Toc527569421"/>
      <w:r w:rsidRPr="000A001B">
        <w:rPr>
          <w:rFonts w:ascii="Arial" w:hAnsi="Arial" w:cs="Arial"/>
          <w:b/>
          <w:color w:val="auto"/>
          <w:sz w:val="28"/>
          <w:szCs w:val="28"/>
        </w:rPr>
        <w:lastRenderedPageBreak/>
        <w:t>Assign Request</w:t>
      </w:r>
      <w:bookmarkEnd w:id="130"/>
      <w:r w:rsidRPr="000A001B">
        <w:rPr>
          <w:rFonts w:ascii="Arial" w:hAnsi="Arial" w:cs="Arial"/>
          <w:b/>
          <w:color w:val="auto"/>
          <w:sz w:val="28"/>
          <w:szCs w:val="28"/>
        </w:rPr>
        <w:t xml:space="preserve"> </w:t>
      </w:r>
    </w:p>
    <w:p w:rsidR="00067445" w:rsidRPr="00067445" w:rsidRDefault="00067445" w:rsidP="00067445"/>
    <w:p w:rsidR="000A001B" w:rsidRPr="00D51F34" w:rsidRDefault="00067445" w:rsidP="00C24089">
      <w:pPr>
        <w:ind w:left="270"/>
        <w:rPr>
          <w:rFonts w:ascii="Arial" w:hAnsi="Arial" w:cs="Arial"/>
        </w:rPr>
      </w:pPr>
      <w:r>
        <w:rPr>
          <w:rFonts w:ascii="Arial" w:hAnsi="Arial" w:cs="Arial"/>
        </w:rPr>
        <w:t>Perform s</w:t>
      </w:r>
      <w:r w:rsidR="000A001B" w:rsidRPr="00D51F34">
        <w:rPr>
          <w:rFonts w:ascii="Arial" w:hAnsi="Arial" w:cs="Arial"/>
        </w:rPr>
        <w:t xml:space="preserve">teps 1-3 as per </w:t>
      </w:r>
      <w:hyperlink w:anchor="_Search_Request" w:history="1">
        <w:r w:rsidR="00D51F34">
          <w:rPr>
            <w:rStyle w:val="Hyperlink"/>
            <w:rFonts w:ascii="Arial" w:hAnsi="Arial" w:cs="Arial"/>
          </w:rPr>
          <w:t>s</w:t>
        </w:r>
        <w:r w:rsidR="000A001B" w:rsidRPr="00D51F34">
          <w:rPr>
            <w:rStyle w:val="Hyperlink"/>
            <w:rFonts w:ascii="Arial" w:hAnsi="Arial" w:cs="Arial"/>
          </w:rPr>
          <w:t>ection 3.3</w:t>
        </w:r>
      </w:hyperlink>
    </w:p>
    <w:p w:rsidR="007C2F5A" w:rsidRDefault="0085625B" w:rsidP="00C24089">
      <w:pPr>
        <w:ind w:left="270"/>
        <w:rPr>
          <w:rFonts w:ascii="Arial" w:hAnsi="Arial" w:cs="Arial"/>
        </w:rPr>
      </w:pPr>
      <w:r w:rsidRPr="005E54EF">
        <w:rPr>
          <w:rFonts w:ascii="Arial" w:hAnsi="Arial" w:cs="Arial"/>
        </w:rPr>
        <w:t>The</w:t>
      </w:r>
      <w:r w:rsidR="000A001B">
        <w:rPr>
          <w:rFonts w:ascii="Arial" w:hAnsi="Arial" w:cs="Arial"/>
        </w:rPr>
        <w:t xml:space="preserve"> “View”</w:t>
      </w:r>
      <w:r w:rsidRPr="005E54EF">
        <w:rPr>
          <w:rFonts w:ascii="Arial" w:hAnsi="Arial" w:cs="Arial"/>
        </w:rPr>
        <w:t xml:space="preserve"> l</w:t>
      </w:r>
      <w:r w:rsidR="002F41E9" w:rsidRPr="005E54EF">
        <w:rPr>
          <w:rFonts w:ascii="Arial" w:hAnsi="Arial" w:cs="Arial"/>
        </w:rPr>
        <w:t xml:space="preserve">ink will redirect </w:t>
      </w:r>
      <w:r w:rsidR="00BC1D47">
        <w:rPr>
          <w:rFonts w:ascii="Arial" w:hAnsi="Arial" w:cs="Arial"/>
        </w:rPr>
        <w:t xml:space="preserve">to the </w:t>
      </w:r>
      <w:r w:rsidR="002F41E9" w:rsidRPr="005E54EF">
        <w:rPr>
          <w:rFonts w:ascii="Arial" w:hAnsi="Arial" w:cs="Arial"/>
        </w:rPr>
        <w:t>request details page</w:t>
      </w:r>
      <w:r w:rsidR="007B1F68">
        <w:rPr>
          <w:rFonts w:ascii="Arial" w:hAnsi="Arial" w:cs="Arial"/>
        </w:rPr>
        <w:t xml:space="preserve"> </w:t>
      </w:r>
      <w:r w:rsidR="004C48AC">
        <w:rPr>
          <w:rFonts w:ascii="Arial" w:hAnsi="Arial" w:cs="Arial"/>
        </w:rPr>
        <w:t>while viewing the request</w:t>
      </w:r>
      <w:r w:rsidR="00BC1D47">
        <w:rPr>
          <w:rFonts w:ascii="Arial" w:hAnsi="Arial" w:cs="Arial"/>
        </w:rPr>
        <w:t>,</w:t>
      </w:r>
      <w:r w:rsidR="004C48AC">
        <w:rPr>
          <w:rFonts w:ascii="Arial" w:hAnsi="Arial" w:cs="Arial"/>
        </w:rPr>
        <w:t xml:space="preserve"> user</w:t>
      </w:r>
      <w:r w:rsidR="00B96219">
        <w:rPr>
          <w:rFonts w:ascii="Arial" w:hAnsi="Arial" w:cs="Arial"/>
        </w:rPr>
        <w:t xml:space="preserve"> can assign/</w:t>
      </w:r>
      <w:proofErr w:type="spellStart"/>
      <w:r w:rsidR="00B96219">
        <w:rPr>
          <w:rFonts w:ascii="Arial" w:hAnsi="Arial" w:cs="Arial"/>
        </w:rPr>
        <w:t>unassign</w:t>
      </w:r>
      <w:proofErr w:type="spellEnd"/>
      <w:r w:rsidR="004C48AC">
        <w:rPr>
          <w:rFonts w:ascii="Arial" w:hAnsi="Arial" w:cs="Arial"/>
        </w:rPr>
        <w:t xml:space="preserve"> the request with “Pending Review” status</w:t>
      </w:r>
      <w:r w:rsidR="004C48AC" w:rsidRPr="005E54EF">
        <w:rPr>
          <w:rFonts w:ascii="Arial" w:hAnsi="Arial" w:cs="Arial"/>
        </w:rPr>
        <w:t xml:space="preserve"> </w:t>
      </w:r>
    </w:p>
    <w:p w:rsidR="004C48AC" w:rsidRDefault="004C48AC" w:rsidP="00C24089">
      <w:pPr>
        <w:pStyle w:val="ListParagraph"/>
        <w:numPr>
          <w:ilvl w:val="0"/>
          <w:numId w:val="1"/>
        </w:numPr>
        <w:ind w:left="270" w:hanging="270"/>
        <w:rPr>
          <w:rFonts w:ascii="Arial" w:hAnsi="Arial" w:cs="Arial"/>
          <w:sz w:val="22"/>
        </w:rPr>
      </w:pPr>
      <w:r w:rsidRPr="000A001B">
        <w:rPr>
          <w:rFonts w:ascii="Arial" w:hAnsi="Arial" w:cs="Arial"/>
          <w:sz w:val="22"/>
        </w:rPr>
        <w:t xml:space="preserve">To assign the request, click on “Assign to me” button </w:t>
      </w:r>
    </w:p>
    <w:p w:rsidR="00067445" w:rsidRPr="000A001B" w:rsidRDefault="00067445" w:rsidP="00067445">
      <w:pPr>
        <w:pStyle w:val="ListParagraph"/>
        <w:ind w:left="360"/>
        <w:rPr>
          <w:rFonts w:ascii="Arial" w:hAnsi="Arial" w:cs="Arial"/>
          <w:sz w:val="22"/>
        </w:rPr>
      </w:pPr>
    </w:p>
    <w:p w:rsidR="00C65EA7" w:rsidRPr="00C65EA7" w:rsidRDefault="00C65EA7" w:rsidP="00B6450F">
      <w:pPr>
        <w:pStyle w:val="ListParagraph"/>
        <w:spacing w:after="0"/>
        <w:ind w:left="-1080" w:right="-1440"/>
        <w:rPr>
          <w:rFonts w:ascii="Arial" w:hAnsi="Arial" w:cs="Arial"/>
        </w:rPr>
      </w:pPr>
      <w:r w:rsidRPr="00C65EA7">
        <w:rPr>
          <w:rFonts w:ascii="Arial" w:hAnsi="Arial" w:cs="Arial"/>
          <w:noProof/>
        </w:rPr>
        <w:drawing>
          <wp:inline distT="0" distB="0" distL="0" distR="0">
            <wp:extent cx="7486650" cy="2832095"/>
            <wp:effectExtent l="152400" t="152400" r="361950" b="368935"/>
            <wp:docPr id="6" name="Picture 6" descr="C:\Users\Momna Ali Shah\Desktop\LSDS CHANGES\fhrjhjrhg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mna Ali Shah\Desktop\LSDS CHANGES\fhrjhjrhgj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97" b="10467"/>
                    <a:stretch/>
                  </pic:blipFill>
                  <pic:spPr bwMode="auto">
                    <a:xfrm>
                      <a:off x="0" y="0"/>
                      <a:ext cx="7510286" cy="28410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01B" w:rsidRPr="00B6450F" w:rsidRDefault="009002B0" w:rsidP="00FE592A">
      <w:pPr>
        <w:pStyle w:val="F-FigureTitle"/>
        <w:spacing w:before="0"/>
        <w:ind w:left="270"/>
        <w:jc w:val="center"/>
      </w:pPr>
      <w:bookmarkStart w:id="131" w:name="_Toc527569427"/>
      <w:r w:rsidRPr="00B6450F">
        <w:t xml:space="preserve">Figure </w:t>
      </w:r>
      <w:r w:rsidRPr="00B6450F">
        <w:fldChar w:fldCharType="begin"/>
      </w:r>
      <w:r w:rsidRPr="00B6450F">
        <w:instrText xml:space="preserve"> SEQ Figure \* ARABIC </w:instrText>
      </w:r>
      <w:r w:rsidRPr="00B6450F">
        <w:fldChar w:fldCharType="separate"/>
      </w:r>
      <w:r w:rsidR="00A73C50">
        <w:rPr>
          <w:noProof/>
        </w:rPr>
        <w:t>6</w:t>
      </w:r>
      <w:r w:rsidRPr="00B6450F">
        <w:fldChar w:fldCharType="end"/>
      </w:r>
      <w:r w:rsidRPr="00B6450F">
        <w:t>-Assign Request</w:t>
      </w:r>
      <w:bookmarkEnd w:id="131"/>
    </w:p>
    <w:p w:rsidR="000A001B" w:rsidRDefault="000A001B" w:rsidP="000A001B">
      <w:pPr>
        <w:pStyle w:val="ListParagraph"/>
        <w:ind w:left="360"/>
        <w:rPr>
          <w:rFonts w:ascii="Arial" w:hAnsi="Arial" w:cs="Arial"/>
          <w:sz w:val="22"/>
        </w:rPr>
      </w:pPr>
    </w:p>
    <w:p w:rsidR="000A001B" w:rsidRDefault="000A001B" w:rsidP="000A001B">
      <w:pPr>
        <w:pStyle w:val="ListParagraph"/>
        <w:ind w:left="360"/>
        <w:rPr>
          <w:rFonts w:ascii="Arial" w:hAnsi="Arial" w:cs="Arial"/>
          <w:sz w:val="22"/>
        </w:rPr>
      </w:pPr>
    </w:p>
    <w:p w:rsidR="000A001B" w:rsidRDefault="000A001B" w:rsidP="000A001B">
      <w:pPr>
        <w:pStyle w:val="ListParagraph"/>
        <w:ind w:left="360"/>
        <w:rPr>
          <w:rFonts w:ascii="Arial" w:hAnsi="Arial" w:cs="Arial"/>
          <w:sz w:val="22"/>
        </w:rPr>
      </w:pPr>
    </w:p>
    <w:p w:rsidR="000A001B" w:rsidRDefault="000A001B" w:rsidP="000A001B">
      <w:pPr>
        <w:pStyle w:val="ListParagraph"/>
        <w:ind w:left="360"/>
        <w:rPr>
          <w:rFonts w:ascii="Arial" w:hAnsi="Arial" w:cs="Arial"/>
          <w:sz w:val="22"/>
        </w:rPr>
      </w:pPr>
    </w:p>
    <w:p w:rsidR="000A001B" w:rsidRDefault="000A001B" w:rsidP="000A001B">
      <w:pPr>
        <w:pStyle w:val="ListParagraph"/>
        <w:ind w:left="360"/>
        <w:rPr>
          <w:rFonts w:ascii="Arial" w:hAnsi="Arial" w:cs="Arial"/>
          <w:sz w:val="22"/>
        </w:rPr>
      </w:pPr>
    </w:p>
    <w:p w:rsidR="000A001B" w:rsidRDefault="000A001B" w:rsidP="000A001B">
      <w:pPr>
        <w:pStyle w:val="ListParagraph"/>
        <w:ind w:left="360"/>
        <w:rPr>
          <w:rFonts w:ascii="Arial" w:hAnsi="Arial" w:cs="Arial"/>
          <w:sz w:val="22"/>
        </w:rPr>
      </w:pPr>
    </w:p>
    <w:p w:rsidR="000A001B" w:rsidRDefault="000A001B" w:rsidP="000A001B">
      <w:pPr>
        <w:pStyle w:val="ListParagraph"/>
        <w:ind w:left="360"/>
        <w:rPr>
          <w:rFonts w:ascii="Arial" w:hAnsi="Arial" w:cs="Arial"/>
          <w:sz w:val="22"/>
        </w:rPr>
      </w:pPr>
    </w:p>
    <w:p w:rsidR="000A001B" w:rsidRDefault="000A001B" w:rsidP="000A001B">
      <w:pPr>
        <w:pStyle w:val="ListParagraph"/>
        <w:ind w:left="360"/>
        <w:rPr>
          <w:rFonts w:ascii="Arial" w:hAnsi="Arial" w:cs="Arial"/>
          <w:sz w:val="22"/>
        </w:rPr>
      </w:pPr>
    </w:p>
    <w:p w:rsidR="000A001B" w:rsidRDefault="000A001B" w:rsidP="000A001B">
      <w:pPr>
        <w:pStyle w:val="ListParagraph"/>
        <w:ind w:left="360"/>
        <w:rPr>
          <w:rFonts w:ascii="Arial" w:hAnsi="Arial" w:cs="Arial"/>
          <w:sz w:val="22"/>
        </w:rPr>
      </w:pPr>
    </w:p>
    <w:p w:rsidR="000A001B" w:rsidRDefault="000A001B" w:rsidP="000A001B">
      <w:pPr>
        <w:pStyle w:val="ListParagraph"/>
        <w:ind w:left="360"/>
        <w:rPr>
          <w:rFonts w:ascii="Arial" w:hAnsi="Arial" w:cs="Arial"/>
          <w:sz w:val="22"/>
        </w:rPr>
      </w:pPr>
    </w:p>
    <w:p w:rsidR="000A001B" w:rsidRDefault="000A001B" w:rsidP="000A001B">
      <w:pPr>
        <w:pStyle w:val="ListParagraph"/>
        <w:ind w:left="360"/>
        <w:rPr>
          <w:rFonts w:ascii="Arial" w:hAnsi="Arial" w:cs="Arial"/>
          <w:sz w:val="22"/>
        </w:rPr>
      </w:pPr>
    </w:p>
    <w:p w:rsidR="000A001B" w:rsidRDefault="000A001B" w:rsidP="000A001B">
      <w:pPr>
        <w:pStyle w:val="ListParagraph"/>
        <w:ind w:left="360"/>
        <w:rPr>
          <w:rFonts w:ascii="Arial" w:hAnsi="Arial" w:cs="Arial"/>
          <w:sz w:val="22"/>
        </w:rPr>
      </w:pPr>
    </w:p>
    <w:p w:rsidR="000A001B" w:rsidRDefault="000A001B" w:rsidP="000A001B">
      <w:pPr>
        <w:pStyle w:val="ListParagraph"/>
        <w:ind w:left="360"/>
        <w:rPr>
          <w:rFonts w:ascii="Arial" w:hAnsi="Arial" w:cs="Arial"/>
          <w:sz w:val="22"/>
        </w:rPr>
      </w:pPr>
    </w:p>
    <w:p w:rsidR="000A001B" w:rsidRDefault="000A001B" w:rsidP="000A001B">
      <w:pPr>
        <w:pStyle w:val="ListParagraph"/>
        <w:ind w:left="360"/>
        <w:rPr>
          <w:rFonts w:ascii="Arial" w:hAnsi="Arial" w:cs="Arial"/>
          <w:sz w:val="22"/>
        </w:rPr>
      </w:pPr>
    </w:p>
    <w:p w:rsidR="000A001B" w:rsidRDefault="000A001B" w:rsidP="000A001B">
      <w:pPr>
        <w:pStyle w:val="ListParagraph"/>
        <w:ind w:left="360"/>
        <w:rPr>
          <w:rFonts w:ascii="Arial" w:hAnsi="Arial" w:cs="Arial"/>
          <w:sz w:val="22"/>
        </w:rPr>
      </w:pPr>
    </w:p>
    <w:p w:rsidR="000A001B" w:rsidRPr="00067445" w:rsidRDefault="000A001B" w:rsidP="00067445">
      <w:pPr>
        <w:rPr>
          <w:rFonts w:ascii="Arial" w:hAnsi="Arial" w:cs="Arial"/>
        </w:rPr>
      </w:pPr>
    </w:p>
    <w:p w:rsidR="009E62BC" w:rsidRPr="009E62BC" w:rsidRDefault="00E40F77" w:rsidP="000A001B">
      <w:pPr>
        <w:pStyle w:val="ListParagraph"/>
        <w:numPr>
          <w:ilvl w:val="0"/>
          <w:numId w:val="1"/>
        </w:numPr>
        <w:rPr>
          <w:rFonts w:ascii="Arial" w:hAnsi="Arial" w:cs="Arial"/>
          <w:sz w:val="22"/>
        </w:rPr>
      </w:pPr>
      <w:r w:rsidRPr="009E62BC">
        <w:rPr>
          <w:rFonts w:ascii="Arial" w:hAnsi="Arial" w:cs="Arial"/>
          <w:sz w:val="22"/>
        </w:rPr>
        <w:lastRenderedPageBreak/>
        <w:t>To change the status of the reviewed</w:t>
      </w:r>
      <w:r w:rsidR="009E62BC" w:rsidRPr="009E62BC">
        <w:rPr>
          <w:rFonts w:ascii="Arial" w:hAnsi="Arial" w:cs="Arial"/>
          <w:sz w:val="22"/>
        </w:rPr>
        <w:t xml:space="preserve"> section of the request, select the status (Approve, Information Requested, and Rejected) from</w:t>
      </w:r>
      <w:r w:rsidR="007B1F68">
        <w:rPr>
          <w:rFonts w:ascii="Arial" w:hAnsi="Arial" w:cs="Arial"/>
          <w:sz w:val="22"/>
        </w:rPr>
        <w:t xml:space="preserve"> the drop-down menu accordingly</w:t>
      </w:r>
    </w:p>
    <w:p w:rsidR="00E40F77" w:rsidRPr="009E62BC" w:rsidRDefault="00E40F77" w:rsidP="000A001B">
      <w:pPr>
        <w:pStyle w:val="ListParagraph"/>
        <w:numPr>
          <w:ilvl w:val="0"/>
          <w:numId w:val="1"/>
        </w:numPr>
        <w:rPr>
          <w:rFonts w:ascii="Arial" w:hAnsi="Arial" w:cs="Arial"/>
          <w:sz w:val="22"/>
        </w:rPr>
      </w:pPr>
      <w:r w:rsidRPr="009E62BC">
        <w:rPr>
          <w:rFonts w:ascii="Arial" w:hAnsi="Arial" w:cs="Arial"/>
          <w:sz w:val="22"/>
        </w:rPr>
        <w:t xml:space="preserve">Enter the feedback in the respective </w:t>
      </w:r>
      <w:r w:rsidR="00B96219">
        <w:rPr>
          <w:rFonts w:ascii="Arial" w:hAnsi="Arial" w:cs="Arial"/>
          <w:sz w:val="22"/>
        </w:rPr>
        <w:t>comment box</w:t>
      </w:r>
    </w:p>
    <w:p w:rsidR="009E62BC" w:rsidRDefault="009E62BC" w:rsidP="000A001B">
      <w:pPr>
        <w:pStyle w:val="ListParagraph"/>
        <w:numPr>
          <w:ilvl w:val="0"/>
          <w:numId w:val="1"/>
        </w:numPr>
        <w:rPr>
          <w:rFonts w:ascii="Arial" w:hAnsi="Arial" w:cs="Arial"/>
          <w:sz w:val="22"/>
        </w:rPr>
      </w:pPr>
      <w:r w:rsidRPr="009E62BC">
        <w:rPr>
          <w:rFonts w:ascii="Arial" w:hAnsi="Arial" w:cs="Arial"/>
          <w:sz w:val="22"/>
        </w:rPr>
        <w:t xml:space="preserve">Click on the Next button </w:t>
      </w:r>
    </w:p>
    <w:p w:rsidR="009E62BC" w:rsidRDefault="009E62BC" w:rsidP="009E62BC">
      <w:pPr>
        <w:pStyle w:val="ListParagraph"/>
        <w:ind w:left="360"/>
        <w:rPr>
          <w:rFonts w:ascii="Arial" w:hAnsi="Arial" w:cs="Arial"/>
          <w:sz w:val="22"/>
        </w:rPr>
      </w:pPr>
    </w:p>
    <w:p w:rsidR="00AA1216" w:rsidRDefault="009E62BC" w:rsidP="00B6450F">
      <w:pPr>
        <w:pStyle w:val="ListParagraph"/>
        <w:spacing w:after="0"/>
        <w:ind w:left="-900" w:right="-1440"/>
        <w:rPr>
          <w:rFonts w:ascii="Arial" w:hAnsi="Arial" w:cs="Arial"/>
          <w:sz w:val="22"/>
        </w:rPr>
      </w:pPr>
      <w:r w:rsidRPr="009E62BC">
        <w:rPr>
          <w:rFonts w:ascii="Arial" w:hAnsi="Arial" w:cs="Arial"/>
          <w:noProof/>
          <w:sz w:val="22"/>
        </w:rPr>
        <w:drawing>
          <wp:inline distT="0" distB="0" distL="0" distR="0">
            <wp:extent cx="7038975" cy="3936987"/>
            <wp:effectExtent l="152400" t="152400" r="352425" b="368935"/>
            <wp:docPr id="7" name="Picture 7" descr="C:\Users\Momna Ali Shah\Desktop\LSDS CHANGES\hfygfy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mna Ali Shah\Desktop\LSDS CHANGES\hfygfyf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80" b="6992"/>
                    <a:stretch/>
                  </pic:blipFill>
                  <pic:spPr bwMode="auto">
                    <a:xfrm>
                      <a:off x="0" y="0"/>
                      <a:ext cx="7058423" cy="3947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2B0" w:rsidRDefault="009002B0" w:rsidP="00FE592A">
      <w:pPr>
        <w:pStyle w:val="F-FigureTitle"/>
        <w:spacing w:before="0"/>
        <w:ind w:left="-180"/>
        <w:jc w:val="center"/>
      </w:pPr>
      <w:bookmarkStart w:id="132" w:name="_Toc527569428"/>
      <w:r w:rsidRPr="00B6450F">
        <w:t xml:space="preserve">Figure </w:t>
      </w:r>
      <w:r w:rsidRPr="00B6450F">
        <w:fldChar w:fldCharType="begin"/>
      </w:r>
      <w:r w:rsidRPr="00B6450F">
        <w:instrText xml:space="preserve"> SEQ Figure \* ARABIC </w:instrText>
      </w:r>
      <w:r w:rsidRPr="00B6450F">
        <w:fldChar w:fldCharType="separate"/>
      </w:r>
      <w:r w:rsidR="00A73C50">
        <w:rPr>
          <w:noProof/>
        </w:rPr>
        <w:t>7</w:t>
      </w:r>
      <w:r w:rsidRPr="00B6450F">
        <w:fldChar w:fldCharType="end"/>
      </w:r>
      <w:r w:rsidRPr="00B6450F">
        <w:t>-Review Status</w:t>
      </w:r>
      <w:bookmarkEnd w:id="132"/>
    </w:p>
    <w:p w:rsidR="00B6450F" w:rsidRPr="00B6450F" w:rsidRDefault="00B6450F" w:rsidP="00B6450F"/>
    <w:p w:rsidR="00AA1216" w:rsidRDefault="00AA1216" w:rsidP="00AA1216">
      <w:pPr>
        <w:ind w:left="-270"/>
        <w:rPr>
          <w:rFonts w:ascii="Arial" w:hAnsi="Arial" w:cs="Arial"/>
        </w:rPr>
      </w:pPr>
      <w:r w:rsidRPr="00AA1216">
        <w:rPr>
          <w:rFonts w:ascii="Arial" w:hAnsi="Arial" w:cs="Arial"/>
        </w:rPr>
        <w:t>To change the status</w:t>
      </w:r>
      <w:r w:rsidR="00B73E08">
        <w:rPr>
          <w:rFonts w:ascii="Arial" w:hAnsi="Arial" w:cs="Arial"/>
        </w:rPr>
        <w:t xml:space="preserve"> accordingly </w:t>
      </w:r>
      <w:r w:rsidRPr="00AA1216">
        <w:rPr>
          <w:rFonts w:ascii="Arial" w:hAnsi="Arial" w:cs="Arial"/>
        </w:rPr>
        <w:t>for every reviewed section of the request perform the steps 5 -7</w:t>
      </w:r>
    </w:p>
    <w:p w:rsidR="000A001B" w:rsidRDefault="000A001B" w:rsidP="00AA1216">
      <w:pPr>
        <w:rPr>
          <w:rFonts w:ascii="Arial" w:hAnsi="Arial" w:cs="Arial"/>
        </w:rPr>
      </w:pPr>
    </w:p>
    <w:p w:rsidR="000A001B" w:rsidRDefault="000A001B" w:rsidP="00AA1216">
      <w:pPr>
        <w:rPr>
          <w:rFonts w:ascii="Arial" w:hAnsi="Arial" w:cs="Arial"/>
        </w:rPr>
      </w:pPr>
    </w:p>
    <w:p w:rsidR="000A001B" w:rsidRDefault="000A001B" w:rsidP="00AA1216">
      <w:pPr>
        <w:rPr>
          <w:rFonts w:ascii="Arial" w:hAnsi="Arial" w:cs="Arial"/>
        </w:rPr>
      </w:pPr>
    </w:p>
    <w:p w:rsidR="000A001B" w:rsidRDefault="000A001B" w:rsidP="00AA1216">
      <w:pPr>
        <w:rPr>
          <w:rFonts w:ascii="Arial" w:hAnsi="Arial" w:cs="Arial"/>
        </w:rPr>
      </w:pPr>
    </w:p>
    <w:p w:rsidR="000A001B" w:rsidRDefault="000A001B" w:rsidP="00AA1216">
      <w:pPr>
        <w:rPr>
          <w:rFonts w:ascii="Arial" w:hAnsi="Arial" w:cs="Arial"/>
        </w:rPr>
      </w:pPr>
    </w:p>
    <w:p w:rsidR="000A001B" w:rsidRDefault="000A001B" w:rsidP="00AA1216">
      <w:pPr>
        <w:rPr>
          <w:rFonts w:ascii="Arial" w:hAnsi="Arial" w:cs="Arial"/>
        </w:rPr>
      </w:pPr>
    </w:p>
    <w:p w:rsidR="000A001B" w:rsidRDefault="000A001B" w:rsidP="00AA1216">
      <w:pPr>
        <w:rPr>
          <w:rFonts w:ascii="Arial" w:hAnsi="Arial" w:cs="Arial"/>
        </w:rPr>
      </w:pPr>
    </w:p>
    <w:p w:rsidR="00AA1216" w:rsidRPr="00D51F34" w:rsidRDefault="00B73E08" w:rsidP="000A001B">
      <w:pPr>
        <w:pStyle w:val="ListParagraph"/>
        <w:numPr>
          <w:ilvl w:val="0"/>
          <w:numId w:val="1"/>
        </w:numPr>
        <w:ind w:left="270"/>
        <w:rPr>
          <w:rFonts w:ascii="Arial" w:hAnsi="Arial" w:cs="Arial"/>
          <w:sz w:val="22"/>
        </w:rPr>
      </w:pPr>
      <w:r w:rsidRPr="00D51F34">
        <w:rPr>
          <w:rFonts w:ascii="Arial" w:hAnsi="Arial" w:cs="Arial"/>
          <w:sz w:val="22"/>
        </w:rPr>
        <w:lastRenderedPageBreak/>
        <w:t>After changing the status of the last reviewed section (i.e. Appr</w:t>
      </w:r>
      <w:r w:rsidR="00B96219">
        <w:rPr>
          <w:rFonts w:ascii="Arial" w:hAnsi="Arial" w:cs="Arial"/>
          <w:sz w:val="22"/>
        </w:rPr>
        <w:t xml:space="preserve">oval Documents) of the request, </w:t>
      </w:r>
      <w:r w:rsidR="00AA1216" w:rsidRPr="00D51F34">
        <w:rPr>
          <w:rFonts w:ascii="Arial" w:hAnsi="Arial" w:cs="Arial"/>
          <w:sz w:val="22"/>
        </w:rPr>
        <w:t xml:space="preserve">click on the “Finish” button   </w:t>
      </w:r>
    </w:p>
    <w:p w:rsidR="00B73E08" w:rsidRPr="00B73E08" w:rsidRDefault="00B73E08" w:rsidP="00B6450F">
      <w:pPr>
        <w:pStyle w:val="ListParagraph"/>
        <w:spacing w:after="0"/>
        <w:ind w:left="-810"/>
        <w:rPr>
          <w:rFonts w:ascii="Arial" w:hAnsi="Arial" w:cs="Arial"/>
        </w:rPr>
      </w:pPr>
      <w:r w:rsidRPr="00B73E08">
        <w:rPr>
          <w:rFonts w:ascii="Arial" w:hAnsi="Arial" w:cs="Arial"/>
          <w:noProof/>
        </w:rPr>
        <w:drawing>
          <wp:inline distT="0" distB="0" distL="0" distR="0">
            <wp:extent cx="6953250" cy="3543862"/>
            <wp:effectExtent l="152400" t="152400" r="361950" b="361950"/>
            <wp:docPr id="9" name="Picture 9" descr="C:\Users\Momna Ali Shah\Desktop\LSDS CHANGES\dygdft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mna Ali Shah\Desktop\LSDS CHANGES\dygdft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3" b="8405"/>
                    <a:stretch/>
                  </pic:blipFill>
                  <pic:spPr bwMode="auto">
                    <a:xfrm>
                      <a:off x="0" y="0"/>
                      <a:ext cx="6975851" cy="35553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F34" w:rsidRPr="00B6450F" w:rsidRDefault="009002B0" w:rsidP="00FE592A">
      <w:pPr>
        <w:pStyle w:val="F-FigureTitle"/>
        <w:spacing w:before="0"/>
        <w:ind w:left="-180"/>
        <w:jc w:val="center"/>
      </w:pPr>
      <w:bookmarkStart w:id="133" w:name="_Toc527569429"/>
      <w:r w:rsidRPr="00B6450F">
        <w:t xml:space="preserve">Figure </w:t>
      </w:r>
      <w:r w:rsidRPr="00B6450F">
        <w:fldChar w:fldCharType="begin"/>
      </w:r>
      <w:r w:rsidRPr="00B6450F">
        <w:instrText xml:space="preserve"> SEQ Figure \* ARABIC </w:instrText>
      </w:r>
      <w:r w:rsidRPr="00B6450F">
        <w:fldChar w:fldCharType="separate"/>
      </w:r>
      <w:r w:rsidR="00A73C50">
        <w:rPr>
          <w:noProof/>
        </w:rPr>
        <w:t>8</w:t>
      </w:r>
      <w:r w:rsidRPr="00B6450F">
        <w:fldChar w:fldCharType="end"/>
      </w:r>
      <w:r w:rsidR="00B6450F" w:rsidRPr="00B6450F">
        <w:t>-Review Status 2</w:t>
      </w:r>
      <w:bookmarkEnd w:id="133"/>
    </w:p>
    <w:p w:rsidR="00D51F34" w:rsidRDefault="00D51F34" w:rsidP="00B6450F">
      <w:pPr>
        <w:pStyle w:val="ListParagraph"/>
        <w:tabs>
          <w:tab w:val="left" w:pos="450"/>
        </w:tabs>
        <w:spacing w:after="0" w:line="276" w:lineRule="auto"/>
        <w:ind w:left="270"/>
        <w:rPr>
          <w:rFonts w:ascii="Arial" w:hAnsi="Arial" w:cs="Arial"/>
          <w:sz w:val="22"/>
        </w:rPr>
      </w:pPr>
    </w:p>
    <w:p w:rsidR="00D51F34" w:rsidRDefault="00D51F34" w:rsidP="00D51F34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D51F34" w:rsidRDefault="00D51F34" w:rsidP="00D51F34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D51F34" w:rsidRDefault="00D51F34" w:rsidP="00D51F34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D51F34" w:rsidRDefault="00D51F34" w:rsidP="00D51F34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D51F34" w:rsidRDefault="00D51F34" w:rsidP="00D51F34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D51F34" w:rsidRDefault="00D51F34" w:rsidP="00D51F34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D51F34" w:rsidRDefault="00D51F34" w:rsidP="00D51F34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D51F34" w:rsidRDefault="00D51F34" w:rsidP="00D51F34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D51F34" w:rsidRDefault="00D51F34" w:rsidP="00D51F34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D51F34" w:rsidRDefault="00D51F34" w:rsidP="00D51F34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D51F34" w:rsidRDefault="00D51F34" w:rsidP="00D51F34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D51F34" w:rsidRDefault="00D51F34" w:rsidP="00D51F34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D51F34" w:rsidRDefault="00D51F34" w:rsidP="00D51F34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D51F34" w:rsidRDefault="00D51F34" w:rsidP="00D51F34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D51F34" w:rsidRDefault="00D51F34" w:rsidP="00D51F34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D51F34" w:rsidRDefault="00D51F34" w:rsidP="00D51F34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D51F34" w:rsidRDefault="00D51F34" w:rsidP="00D51F34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B73E08" w:rsidRDefault="00B73E08" w:rsidP="00CD2E7C">
      <w:pPr>
        <w:pStyle w:val="ListParagraph"/>
        <w:numPr>
          <w:ilvl w:val="0"/>
          <w:numId w:val="1"/>
        </w:numPr>
        <w:ind w:left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>To search the particular request e</w:t>
      </w:r>
      <w:r w:rsidR="00B96219">
        <w:rPr>
          <w:rFonts w:ascii="Arial" w:hAnsi="Arial" w:cs="Arial"/>
          <w:sz w:val="22"/>
        </w:rPr>
        <w:t xml:space="preserve">nter </w:t>
      </w:r>
      <w:r>
        <w:rPr>
          <w:rFonts w:ascii="Arial" w:hAnsi="Arial" w:cs="Arial"/>
          <w:sz w:val="22"/>
        </w:rPr>
        <w:t>any</w:t>
      </w:r>
      <w:r w:rsidRPr="00C01E0F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>known information (i.e. Request ID, Request</w:t>
      </w:r>
      <w:r w:rsidRPr="00C01E0F">
        <w:rPr>
          <w:rFonts w:ascii="Arial" w:hAnsi="Arial" w:cs="Arial"/>
          <w:sz w:val="22"/>
        </w:rPr>
        <w:t xml:space="preserve"> Status</w:t>
      </w:r>
      <w:r>
        <w:rPr>
          <w:rFonts w:ascii="Arial" w:hAnsi="Arial" w:cs="Arial"/>
          <w:sz w:val="22"/>
        </w:rPr>
        <w:t>, Device IME</w:t>
      </w:r>
      <w:r w:rsidR="00585C8D">
        <w:rPr>
          <w:rFonts w:ascii="Arial" w:hAnsi="Arial" w:cs="Arial"/>
          <w:sz w:val="22"/>
        </w:rPr>
        <w:t>I</w:t>
      </w:r>
      <w:r>
        <w:rPr>
          <w:rFonts w:ascii="Arial" w:hAnsi="Arial" w:cs="Arial"/>
          <w:sz w:val="22"/>
        </w:rPr>
        <w:t xml:space="preserve">s </w:t>
      </w:r>
      <w:r w:rsidRPr="00C01E0F">
        <w:rPr>
          <w:rFonts w:ascii="Arial" w:hAnsi="Arial" w:cs="Arial"/>
          <w:sz w:val="22"/>
        </w:rPr>
        <w:t>etc.)</w:t>
      </w:r>
      <w:r w:rsidR="00AF1443">
        <w:rPr>
          <w:rFonts w:ascii="Arial" w:hAnsi="Arial" w:cs="Arial"/>
          <w:sz w:val="22"/>
        </w:rPr>
        <w:t>.F</w:t>
      </w:r>
      <w:r>
        <w:rPr>
          <w:rFonts w:ascii="Arial" w:hAnsi="Arial" w:cs="Arial"/>
          <w:sz w:val="22"/>
        </w:rPr>
        <w:t>or more search filters click on “Show More Filters” button and enter known information related to the request</w:t>
      </w:r>
    </w:p>
    <w:p w:rsidR="00B73E08" w:rsidRPr="00B96219" w:rsidRDefault="00B96219" w:rsidP="00CD2E7C">
      <w:pPr>
        <w:pStyle w:val="ListParagraph"/>
        <w:numPr>
          <w:ilvl w:val="0"/>
          <w:numId w:val="1"/>
        </w:numPr>
        <w:ind w:left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Click on “Search Requests” button</w:t>
      </w:r>
    </w:p>
    <w:p w:rsidR="00B6450F" w:rsidRDefault="00B96219" w:rsidP="00B96219">
      <w:pPr>
        <w:tabs>
          <w:tab w:val="left" w:pos="180"/>
        </w:tabs>
        <w:spacing w:after="0"/>
        <w:ind w:left="-900"/>
        <w:rPr>
          <w:rFonts w:ascii="Arial" w:hAnsi="Arial" w:cs="Arial"/>
        </w:rPr>
      </w:pPr>
      <w:r w:rsidRPr="00B96219">
        <w:rPr>
          <w:rFonts w:ascii="Arial" w:hAnsi="Arial" w:cs="Arial"/>
          <w:noProof/>
        </w:rPr>
        <w:drawing>
          <wp:inline distT="0" distB="0" distL="0" distR="0">
            <wp:extent cx="7349706" cy="2557833"/>
            <wp:effectExtent l="152400" t="152400" r="365760" b="356870"/>
            <wp:docPr id="13" name="Picture 13" descr="C:\Users\Momna Ali Shah\Desktop\LSDS CHANGES\asgdgdg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mna Ali Shah\Desktop\LSDS CHANGES\asgdgdg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75" b="6311"/>
                    <a:stretch/>
                  </pic:blipFill>
                  <pic:spPr bwMode="auto">
                    <a:xfrm>
                      <a:off x="0" y="0"/>
                      <a:ext cx="7376583" cy="25671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2BC" w:rsidRPr="00B6450F" w:rsidRDefault="00B6450F" w:rsidP="00FE592A">
      <w:pPr>
        <w:pStyle w:val="F-FigureTitle"/>
        <w:spacing w:before="0"/>
        <w:ind w:left="-180"/>
        <w:jc w:val="center"/>
      </w:pPr>
      <w:bookmarkStart w:id="134" w:name="_Toc527569430"/>
      <w:r w:rsidRPr="00B6450F">
        <w:t xml:space="preserve">Figure </w:t>
      </w:r>
      <w:r w:rsidRPr="00B6450F">
        <w:fldChar w:fldCharType="begin"/>
      </w:r>
      <w:r w:rsidRPr="00B6450F">
        <w:instrText xml:space="preserve"> SEQ Figure \* ARABIC </w:instrText>
      </w:r>
      <w:r w:rsidRPr="00B6450F">
        <w:fldChar w:fldCharType="separate"/>
      </w:r>
      <w:r w:rsidR="00A73C50">
        <w:rPr>
          <w:noProof/>
        </w:rPr>
        <w:t>9</w:t>
      </w:r>
      <w:r w:rsidRPr="00B6450F">
        <w:fldChar w:fldCharType="end"/>
      </w:r>
      <w:r w:rsidRPr="00B6450F">
        <w:t>-Search Filters</w:t>
      </w:r>
      <w:bookmarkEnd w:id="134"/>
    </w:p>
    <w:sectPr w:rsidR="009E62BC" w:rsidRPr="00B6450F" w:rsidSect="00B6450F">
      <w:headerReference w:type="default" r:id="rId20"/>
      <w:pgSz w:w="12240" w:h="15840"/>
      <w:pgMar w:top="1440" w:right="144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6333" w:rsidRDefault="00E46333" w:rsidP="00B6450F">
      <w:pPr>
        <w:spacing w:after="0" w:line="240" w:lineRule="auto"/>
      </w:pPr>
      <w:r>
        <w:separator/>
      </w:r>
    </w:p>
  </w:endnote>
  <w:endnote w:type="continuationSeparator" w:id="0">
    <w:p w:rsidR="00E46333" w:rsidRDefault="00E46333" w:rsidP="00B645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09DD" w:rsidRDefault="007A09DD" w:rsidP="00B6450F">
    <w:pPr>
      <w:pStyle w:val="zFooter"/>
      <w:pBdr>
        <w:top w:val="single" w:sz="4" w:space="0" w:color="auto"/>
      </w:pBdr>
      <w:jc w:val="left"/>
      <w:rPr>
        <w:ins w:id="9" w:author="momna ali" w:date="2018-09-26T15:04:00Z"/>
      </w:rPr>
    </w:pPr>
    <w:ins w:id="10" w:author="momna ali" w:date="2018-09-26T15:04:00Z">
      <w:r>
        <w:t xml:space="preserve">                                                                Copyright © 2018  Qualcomm Technologies, Inc.</w:t>
      </w:r>
      <w:r>
        <w:tab/>
      </w:r>
      <w:r>
        <w:fldChar w:fldCharType="begin"/>
      </w:r>
      <w:r>
        <w:instrText xml:space="preserve"> PAGE  \* MERGEFORMAT </w:instrText>
      </w:r>
      <w:r>
        <w:fldChar w:fldCharType="separate"/>
      </w:r>
    </w:ins>
    <w:r w:rsidR="00A73C50">
      <w:t>6</w:t>
    </w:r>
    <w:ins w:id="11" w:author="momna ali" w:date="2018-09-26T15:04:00Z">
      <w:r>
        <w:fldChar w:fldCharType="end"/>
      </w:r>
    </w:ins>
  </w:p>
  <w:p w:rsidR="007A09DD" w:rsidRPr="000E096C" w:rsidRDefault="007A09DD" w:rsidP="000E096C">
    <w:pPr>
      <w:pStyle w:val="Footer"/>
      <w:ind w:left="270"/>
      <w:rPr>
        <w:rFonts w:ascii="Arial" w:hAnsi="Arial" w:cs="Arial"/>
        <w:b/>
        <w:sz w:val="18"/>
        <w:szCs w:val="18"/>
      </w:rPr>
    </w:pPr>
    <w:r w:rsidRPr="000E096C">
      <w:rPr>
        <w:rFonts w:ascii="Arial" w:hAnsi="Arial" w:cs="Arial"/>
        <w:b/>
        <w:sz w:val="18"/>
        <w:szCs w:val="18"/>
      </w:rPr>
      <w:t>This work is licensed under a Creative Commons Attribution-</w:t>
    </w:r>
    <w:proofErr w:type="spellStart"/>
    <w:r w:rsidRPr="000E096C">
      <w:rPr>
        <w:rFonts w:ascii="Arial" w:hAnsi="Arial" w:cs="Arial"/>
        <w:b/>
        <w:sz w:val="18"/>
        <w:szCs w:val="18"/>
      </w:rPr>
      <w:t>NoDerivatives</w:t>
    </w:r>
    <w:proofErr w:type="spellEnd"/>
    <w:r w:rsidRPr="000E096C">
      <w:rPr>
        <w:rFonts w:ascii="Arial" w:hAnsi="Arial" w:cs="Arial"/>
        <w:b/>
        <w:sz w:val="18"/>
        <w:szCs w:val="18"/>
      </w:rPr>
      <w:t xml:space="preserve"> 4.0 International License.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09DD" w:rsidRDefault="007A09DD" w:rsidP="00067445">
    <w:pPr>
      <w:pStyle w:val="zFooter"/>
      <w:pBdr>
        <w:top w:val="single" w:sz="4" w:space="0" w:color="auto"/>
      </w:pBdr>
      <w:jc w:val="left"/>
      <w:rPr>
        <w:ins w:id="12" w:author="momna ali" w:date="2018-09-26T15:04:00Z"/>
      </w:rPr>
    </w:pPr>
    <w:ins w:id="13" w:author="momna ali" w:date="2018-09-26T15:04:00Z">
      <w:r>
        <w:t xml:space="preserve">                                                                Copyright © 2018  Qualcomm Technologies, Inc.</w:t>
      </w:r>
      <w:r>
        <w:tab/>
      </w:r>
    </w:ins>
  </w:p>
  <w:p w:rsidR="007A09DD" w:rsidRPr="00385702" w:rsidRDefault="007A09DD" w:rsidP="00385702">
    <w:pPr>
      <w:pStyle w:val="Footer"/>
      <w:ind w:left="450"/>
      <w:rPr>
        <w:rFonts w:ascii="Arial" w:hAnsi="Arial" w:cs="Arial"/>
        <w:b/>
        <w:sz w:val="18"/>
        <w:szCs w:val="18"/>
      </w:rPr>
    </w:pPr>
    <w:r w:rsidRPr="00385702">
      <w:rPr>
        <w:rFonts w:ascii="Arial" w:hAnsi="Arial" w:cs="Arial"/>
        <w:b/>
        <w:sz w:val="18"/>
        <w:szCs w:val="18"/>
      </w:rPr>
      <w:t>This work is licensed under a Creative Commons Attribution-</w:t>
    </w:r>
    <w:proofErr w:type="spellStart"/>
    <w:r w:rsidRPr="00385702">
      <w:rPr>
        <w:rFonts w:ascii="Arial" w:hAnsi="Arial" w:cs="Arial"/>
        <w:b/>
        <w:sz w:val="18"/>
        <w:szCs w:val="18"/>
      </w:rPr>
      <w:t>NoDerivatives</w:t>
    </w:r>
    <w:proofErr w:type="spellEnd"/>
    <w:r w:rsidRPr="00385702">
      <w:rPr>
        <w:rFonts w:ascii="Arial" w:hAnsi="Arial" w:cs="Arial"/>
        <w:b/>
        <w:sz w:val="18"/>
        <w:szCs w:val="18"/>
      </w:rPr>
      <w:t xml:space="preserve"> 4.0 International License.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6333" w:rsidRDefault="00E46333" w:rsidP="00B6450F">
      <w:pPr>
        <w:spacing w:after="0" w:line="240" w:lineRule="auto"/>
      </w:pPr>
      <w:r>
        <w:separator/>
      </w:r>
    </w:p>
  </w:footnote>
  <w:footnote w:type="continuationSeparator" w:id="0">
    <w:p w:rsidR="00E46333" w:rsidRDefault="00E46333" w:rsidP="00B645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09DD" w:rsidRDefault="007A09DD" w:rsidP="00067445">
    <w:pPr>
      <w:pStyle w:val="Header"/>
    </w:pPr>
    <w:r>
      <w:rPr>
        <w:noProof/>
      </w:rPr>
      <w:drawing>
        <wp:inline distT="0" distB="0" distL="0" distR="0" wp14:anchorId="68527716" wp14:editId="3EAF7F7A">
          <wp:extent cx="1896110" cy="419100"/>
          <wp:effectExtent l="0" t="0" r="8890" b="0"/>
          <wp:docPr id="20" name="Picture 20" descr="C:\Users\schoudhu\AppData\Local\Microsoft\Windows\INetCache\Content.Word\qc_logo_flt_rgb_blu_po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schoudhu\AppData\Local\Microsoft\Windows\INetCache\Content.Word\qc_logo_flt_rgb_blu_pos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122" t="27273" r="10859" b="31061"/>
                  <a:stretch/>
                </pic:blipFill>
                <pic:spPr bwMode="auto">
                  <a:xfrm>
                    <a:off x="0" y="0"/>
                    <a:ext cx="1896110" cy="4191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DBA4827" wp14:editId="1E6F0265">
              <wp:simplePos x="0" y="0"/>
              <wp:positionH relativeFrom="margin">
                <wp:posOffset>0</wp:posOffset>
              </wp:positionH>
              <wp:positionV relativeFrom="paragraph">
                <wp:posOffset>-635</wp:posOffset>
              </wp:positionV>
              <wp:extent cx="6244270" cy="1430826"/>
              <wp:effectExtent l="0" t="0" r="23495" b="0"/>
              <wp:wrapNone/>
              <wp:docPr id="214" name="Group 2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4270" cy="1430826"/>
                        <a:chOff x="4131" y="564184"/>
                        <a:chExt cx="6210300" cy="1430826"/>
                      </a:xfrm>
                    </wpg:grpSpPr>
                    <wps:wsp>
                      <wps:cNvPr id="215" name="Straight Connector 215"/>
                      <wps:cNvCnPr/>
                      <wps:spPr>
                        <a:xfrm flipH="1">
                          <a:off x="4131" y="954709"/>
                          <a:ext cx="544830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7F7F7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  <wpg:grpSp>
                      <wpg:cNvPr id="216" name="Group 216"/>
                      <wpg:cNvGrpSpPr/>
                      <wpg:grpSpPr>
                        <a:xfrm>
                          <a:off x="5452431" y="564184"/>
                          <a:ext cx="762000" cy="762000"/>
                          <a:chOff x="5452431" y="564184"/>
                          <a:chExt cx="762000" cy="762000"/>
                        </a:xfrm>
                      </wpg:grpSpPr>
                      <wps:wsp>
                        <wps:cNvPr id="217" name="Oval 217"/>
                        <wps:cNvSpPr/>
                        <wps:spPr>
                          <a:xfrm>
                            <a:off x="5452431" y="564184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Rounded Rectangle 218"/>
                        <wps:cNvSpPr/>
                        <wps:spPr>
                          <a:xfrm rot="21155986">
                            <a:off x="5882386" y="879352"/>
                            <a:ext cx="124359" cy="42834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Rounded Rectangle 219"/>
                        <wps:cNvSpPr/>
                        <wps:spPr>
                          <a:xfrm rot="18804054">
                            <a:off x="5818032" y="817795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Rounded Rectangle 220"/>
                        <wps:cNvSpPr/>
                        <wps:spPr>
                          <a:xfrm rot="16200000">
                            <a:off x="5724425" y="814479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Rounded Rectangle 221"/>
                        <wps:cNvSpPr/>
                        <wps:spPr>
                          <a:xfrm rot="13531193">
                            <a:off x="5656359" y="887240"/>
                            <a:ext cx="124360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Rounded Rectangle 222"/>
                        <wps:cNvSpPr/>
                        <wps:spPr>
                          <a:xfrm rot="13422697">
                            <a:off x="5884887" y="973270"/>
                            <a:ext cx="124359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Rounded Rectangle 223"/>
                        <wps:cNvSpPr/>
                        <wps:spPr>
                          <a:xfrm rot="16486796">
                            <a:off x="5818550" y="1036114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Rounded Rectangle 224"/>
                        <wps:cNvSpPr/>
                        <wps:spPr>
                          <a:xfrm rot="18880232">
                            <a:off x="5728330" y="1042462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Rounded Rectangle 225"/>
                        <wps:cNvSpPr/>
                        <wps:spPr>
                          <a:xfrm rot="21415589">
                            <a:off x="5662760" y="980906"/>
                            <a:ext cx="124359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226" name="Group 226"/>
                      <wpg:cNvGrpSpPr/>
                      <wpg:grpSpPr>
                        <a:xfrm>
                          <a:off x="4788974" y="1166666"/>
                          <a:ext cx="692536" cy="686632"/>
                          <a:chOff x="4788974" y="1166666"/>
                          <a:chExt cx="692536" cy="686632"/>
                        </a:xfrm>
                      </wpg:grpSpPr>
                      <wps:wsp>
                        <wps:cNvPr id="227" name="Oval 227"/>
                        <wps:cNvSpPr/>
                        <wps:spPr>
                          <a:xfrm rot="14809238">
                            <a:off x="4881082" y="1256662"/>
                            <a:ext cx="519909" cy="519907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Arc 228"/>
                        <wps:cNvSpPr/>
                        <wps:spPr>
                          <a:xfrm rot="12798698">
                            <a:off x="4788974" y="1166666"/>
                            <a:ext cx="692536" cy="686632"/>
                          </a:xfrm>
                          <a:prstGeom prst="arc">
                            <a:avLst>
                              <a:gd name="adj1" fmla="val 16200000"/>
                              <a:gd name="adj2" fmla="val 6521816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F7911E"/>
                            </a:solidFill>
                            <a:prstDash val="sysDash"/>
                            <a:miter lim="800000"/>
                            <a:tailEnd type="triangle" w="sm" len="sm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Rounded Rectangle 229"/>
                        <wps:cNvSpPr/>
                        <wps:spPr>
                          <a:xfrm rot="21155986">
                            <a:off x="5169919" y="1471123"/>
                            <a:ext cx="80507" cy="27717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Rounded Rectangle 230"/>
                        <wps:cNvSpPr/>
                        <wps:spPr>
                          <a:xfrm rot="18804054">
                            <a:off x="5128277" y="1431285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Rounded Rectangle 231"/>
                        <wps:cNvSpPr/>
                        <wps:spPr>
                          <a:xfrm rot="16200000">
                            <a:off x="5067678" y="1429139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Rounded Rectangle 232"/>
                        <wps:cNvSpPr/>
                        <wps:spPr>
                          <a:xfrm rot="13531193">
                            <a:off x="5023614" y="1476220"/>
                            <a:ext cx="80469" cy="2772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Rounded Rectangle 233"/>
                        <wps:cNvSpPr/>
                        <wps:spPr>
                          <a:xfrm rot="13422697">
                            <a:off x="5171538" y="1531895"/>
                            <a:ext cx="80507" cy="2770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Rounded Rectangle 234"/>
                        <wps:cNvSpPr/>
                        <wps:spPr>
                          <a:xfrm rot="16486796">
                            <a:off x="5128612" y="1572553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Rounded Rectangle 235"/>
                        <wps:cNvSpPr/>
                        <wps:spPr>
                          <a:xfrm rot="18880232">
                            <a:off x="5070206" y="1576660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Rounded Rectangle 236"/>
                        <wps:cNvSpPr/>
                        <wps:spPr>
                          <a:xfrm rot="21415589">
                            <a:off x="5027739" y="1536836"/>
                            <a:ext cx="80507" cy="2770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237" name="Group 237"/>
                      <wpg:cNvGrpSpPr/>
                      <wpg:grpSpPr>
                        <a:xfrm>
                          <a:off x="5592030" y="1505431"/>
                          <a:ext cx="485537" cy="489579"/>
                          <a:chOff x="5592030" y="1505431"/>
                          <a:chExt cx="485537" cy="489579"/>
                        </a:xfrm>
                      </wpg:grpSpPr>
                      <wps:wsp>
                        <wps:cNvPr id="238" name="Oval 238"/>
                        <wps:cNvSpPr/>
                        <wps:spPr>
                          <a:xfrm rot="18618547">
                            <a:off x="5653106" y="1571148"/>
                            <a:ext cx="362911" cy="363006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Arc 239"/>
                        <wps:cNvSpPr/>
                        <wps:spPr>
                          <a:xfrm rot="16608007">
                            <a:off x="5590009" y="1507452"/>
                            <a:ext cx="489579" cy="485537"/>
                          </a:xfrm>
                          <a:prstGeom prst="arc">
                            <a:avLst>
                              <a:gd name="adj1" fmla="val 16200000"/>
                              <a:gd name="adj2" fmla="val 6521816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F7911E"/>
                            </a:solidFill>
                            <a:prstDash val="sysDash"/>
                            <a:miter lim="800000"/>
                            <a:tailEnd type="triangle" w="sm" len="sm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Rounded Rectangle 240"/>
                        <wps:cNvSpPr/>
                        <wps:spPr>
                          <a:xfrm rot="21155986">
                            <a:off x="5856691" y="1721316"/>
                            <a:ext cx="58117" cy="2001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Rounded Rectangle 241"/>
                        <wps:cNvSpPr/>
                        <wps:spPr>
                          <a:xfrm rot="18804054">
                            <a:off x="5826617" y="1692549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Rounded Rectangle 242"/>
                        <wps:cNvSpPr/>
                        <wps:spPr>
                          <a:xfrm rot="16200000">
                            <a:off x="5782871" y="1690999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Rounded Rectangle 243"/>
                        <wps:cNvSpPr/>
                        <wps:spPr>
                          <a:xfrm rot="13531193">
                            <a:off x="5751062" y="1725002"/>
                            <a:ext cx="58117" cy="200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Rounded Rectangle 244"/>
                        <wps:cNvSpPr/>
                        <wps:spPr>
                          <a:xfrm rot="13422697">
                            <a:off x="5857860" y="1765207"/>
                            <a:ext cx="58117" cy="2001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Rounded Rectangle 245"/>
                        <wps:cNvSpPr/>
                        <wps:spPr>
                          <a:xfrm rot="16486796">
                            <a:off x="5826859" y="1794576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Rounded Rectangle 246"/>
                        <wps:cNvSpPr/>
                        <wps:spPr>
                          <a:xfrm rot="18880232">
                            <a:off x="5784696" y="1797543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Rounded Rectangle 247"/>
                        <wps:cNvSpPr/>
                        <wps:spPr>
                          <a:xfrm rot="21415589">
                            <a:off x="5754053" y="1768776"/>
                            <a:ext cx="58117" cy="2001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5F8D2613" id="Group 214" o:spid="_x0000_s1026" style="position:absolute;margin-left:0;margin-top:-.05pt;width:491.65pt;height:112.65pt;z-index:251659264;mso-position-horizontal-relative:margin" coordorigin="41,5641" coordsize="62103,14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">
              <v:line id="Straight Connector 215" o:spid="_x0000_s1027" style="position:absolute;flip:x;visibility:visible;mso-wrap-style:square" from="41,9547" to="54524,9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+ussMAAADcAAAADwAAAGRycy9kb3ducmV2LnhtbESP3YrCMBSE7xd8h3AE79bUn5WlGkUE&#10;QbxYWbsPcGyObbE5qUnU9u03guDlMDPfMItVa2pxJ+crywpGwwQEcW51xYWCv2z7+Q3CB2SNtWVS&#10;0JGH1bL3scBU2wf/0v0YChEh7FNUUIbQpFL6vCSDfmgb4uidrTMYonSF1A4fEW5qOU6SmTRYcVwo&#10;saFNSfnleDMKMjy019lhSvL0c850t3eTSXdSatBv13MQgdrwDr/aO61gPPqC55l4BO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rfrrLDAAAA3AAAAA8AAAAAAAAAAAAA&#10;AAAAoQIAAGRycy9kb3ducmV2LnhtbFBLBQYAAAAABAAEAPkAAACRAwAAAAA=&#10;" strokecolor="#7f7f7f" strokeweight="1pt">
                <v:stroke joinstyle="miter"/>
              </v:line>
              <v:group id="Group 216" o:spid="_x0000_s1028" style="position:absolute;left:54524;top:5641;width:7620;height:7620" coordorigin="54524,5641" coordsize="7620,7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1QE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xewv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Z1QEsQAAADcAAAA&#10;DwAAAAAAAAAAAAAAAACqAgAAZHJzL2Rvd25yZXYueG1sUEsFBgAAAAAEAAQA+gAAAJsDAAAAAA==&#10;">
                <v:oval id="Oval 217" o:spid="_x0000_s1029" style="position:absolute;left:54524;top:5641;width:7620;height:7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rbbMYA&#10;AADcAAAADwAAAGRycy9kb3ducmV2LnhtbESPT2vCQBTE70K/w/IKvenGFGqIbqRVKoJUqOnF22v2&#10;5Q/Nvg3ZrYnfvlsQPA4z8xtmtR5NKy7Uu8aygvksAkFcWN1wpeArf58mIJxH1thaJgVXcrDOHiYr&#10;TLUd+JMuJ1+JAGGXooLa+y6V0hU1GXQz2xEHr7S9QR9kX0nd4xDgppVxFL1Igw2HhRo72tRU/Jx+&#10;jQLcDW/XPDpSPByS80eZH+z2+Vupp8fxdQnC0+jv4Vt7rxXE8wX8nwlHQG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DrbbMYAAADcAAAADwAAAAAAAAAAAAAAAACYAgAAZHJz&#10;L2Rvd25yZXYueG1sUEsFBgAAAAAEAAQA9QAAAIsDAAAAAA==&#10;" filled="f" strokecolor="#3167a9" strokeweight="1.5pt">
                  <v:stroke joinstyle="miter"/>
                </v:oval>
                <v:roundrect id="Rounded Rectangle 218" o:spid="_x0000_s1030" style="position:absolute;left:58823;top:8793;width:1244;height:428;rotation:-4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Tj3sUA&#10;AADcAAAADwAAAGRycy9kb3ducmV2LnhtbESPTW/CMAyG70j8h8hI3EYKEvvoCAhtTNp1ME07uo2X&#10;djROlQTo9uvnwySO1uv3sZ/VZvCdOlNMbWAD81kBirgOtmVn4P3wcnMPKmVki11gMvBDCTbr8WiF&#10;pQ0XfqPzPjslEE4lGmhy7kutU92QxzQLPbFkXyF6zDJGp23Ei8B9pxdFcas9tiwXGuzpqaH6uD95&#10;oSzvfqvj866oPquPh+ii+3Z6a8x0MmwfQWUa8nX5v/1qDSzm8q3IiAjo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lOPexQAAANwAAAAPAAAAAAAAAAAAAAAAAJgCAABkcnMv&#10;ZG93bnJldi54bWxQSwUGAAAAAAQABAD1AAAAigMAAAAA&#10;" fillcolor="#ffb500" stroked="f" strokeweight="1pt">
                  <v:stroke joinstyle="miter"/>
                </v:roundrect>
                <v:roundrect id="Rounded Rectangle 219" o:spid="_x0000_s1031" style="position:absolute;left:58180;top:8178;width:1243;height:428;rotation:-305391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GMuMMA&#10;AADcAAAADwAAAGRycy9kb3ducmV2LnhtbESPQWsCMRSE74L/ITyhN83qQdbVKCpWeivaHjw+Ns/N&#10;4uZl3aSa/fdNoeBxmJlvmNUm2kY8qPO1YwXTSQaCuHS65krB99f7OAfhA7LGxjEp6MnDZj0crLDQ&#10;7sknepxDJRKEfYEKTAhtIaUvDVn0E9cSJ+/qOoshya6SusNngttGzrJsLi3WnBYMtrQ3VN7OP1ZB&#10;vlsc+n2+MzpeIm/7T38PR6/U2yhulyACxfAK/7c/tILZdAF/Z9IR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GMu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20" o:spid="_x0000_s1032" style="position:absolute;left:57244;top:8144;width:1244;height:428;rotation:-90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tPLMAA&#10;AADcAAAADwAAAGRycy9kb3ducmV2LnhtbERP3WrCMBS+H/gO4Qy8m+kqlFKNojJBBAerfYCz5qwp&#10;NielyWx9e3Mx2OXH97/eTrYTdxp861jB+yIBQVw73XKjoLoe33IQPiBr7ByTggd52G5mL2sstBv5&#10;i+5laEQMYV+gAhNCX0jpa0MW/cL1xJH7cYPFEOHQSD3gGMNtJ9MkyaTFlmODwZ4Ohupb+WsVLL/3&#10;Y3W+7D6bzH5QSHVuptErNX+ddisQgabwL/5zn7SCNI3z45l4BO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YtPLMAAAADcAAAADwAAAAAAAAAAAAAAAACYAgAAZHJzL2Rvd25y&#10;ZXYueG1sUEsFBgAAAAAEAAQA9QAAAIUDAAAAAA==&#10;" fillcolor="#ffb500" stroked="f" strokeweight="1pt">
                  <v:stroke joinstyle="miter"/>
                </v:roundrect>
                <v:roundrect id="Rounded Rectangle 221" o:spid="_x0000_s1033" style="position:absolute;left:56563;top:8872;width:1244;height:428;rotation:-881328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LsG8QA&#10;AADcAAAADwAAAGRycy9kb3ducmV2LnhtbESPQWvCQBSE70L/w/IEb2ZjCkWiqxRBag8isSl4fGRf&#10;k+Du25BdNfn3bqHQ4zAz3zDr7WCNuFPvW8cKFkkKgrhyuuVaQfm1ny9B+ICs0TgmBSN52G5eJmvM&#10;tXtwQfdzqEWEsM9RQRNCl0vpq4Ys+sR1xNH7cb3FEGVfS93jI8KtkVmavkmLLceFBjvaNVRdzzer&#10;4NJ2x++Uq4/s9GrGzyWaa1nslZpNh/cViEBD+A//tQ9aQZYt4PdMPAJy8w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i7Bv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22" o:spid="_x0000_s1034" style="position:absolute;left:58848;top:9732;width:1244;height:428;rotation:-8931795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4YsMA&#10;AADcAAAADwAAAGRycy9kb3ducmV2LnhtbESPQUsDMRSE7wX/Q3iCtzZrClXWpkUFwYOX1kLx9ti8&#10;bhaTl5jEdv33plDocZiZb5jlevROHCnlIbCG+1kDgrgLZuBew+7zbfoIIhdkgy4wafijDOvVzWSJ&#10;rQkn3tBxW3pRIZxb1GBLia2UubPkMc9CJK7eISSPpcrUS5PwVOHeSdU0C+lx4LpgMdKrpe57++s1&#10;fHxlN5+nvf1xSh1UjBt+UC9a392Oz08gCo3lGr60340GpRScz9Qj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24Ys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23" o:spid="_x0000_s1035" style="position:absolute;left:58185;top:10361;width:1244;height:428;rotation:-55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9rhMMA&#10;AADcAAAADwAAAGRycy9kb3ducmV2LnhtbESP3YrCMBSE74V9h3AWvNN0KyulGmUVFsQLwZ8HODTH&#10;ttqclCSr8e3NguDlMDPfMPNlNJ24kfOtZQVf4wwEcWV1y7WC0/F3VIDwAVljZ5kUPMjDcvExmGOp&#10;7Z33dDuEWiQI+xIVNCH0pZS+asigH9ueOHln6wyGJF0ttcN7gptO5lk2lQZbTgsN9rRuqLoe/oyC&#10;C65c7PaF3O528Xs6uVax3hRKDT/jzwxEoBje4Vd7oxXk+QT+z6Qj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59rh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24" o:spid="_x0000_s1036" style="position:absolute;left:57283;top:10424;width:1244;height:428;rotation:-297071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b8QMQA&#10;AADcAAAADwAAAGRycy9kb3ducmV2LnhtbESPwWrDMBBE74X+g9hCb40cN5TgRjahpOCLD3b8AYu1&#10;tU2slZEUx+3XV4VAj8PMvGEOxWomsZDzo2UF200CgrizeuReQXv+fNmD8AFZ42SZFHyThyJ/fDhg&#10;pu2Na1qa0IsIYZ+hgiGEOZPSdwMZ9Bs7E0fvyzqDIUrXS+3wFuFmkmmSvEmDI8eFAWf6GKi7NFej&#10;oOx/luT0mp64sufqOh1d29VOqeen9fgOItAa/sP3dqkVpOkO/s7EI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2/ED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25" o:spid="_x0000_s1037" style="position:absolute;left:56627;top:9809;width:1244;height:428;rotation:-201426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2ZJcQA&#10;AADcAAAADwAAAGRycy9kb3ducmV2LnhtbESPQUvDQBSE74L/YXmCl9BuGlGamE0RodCb2Ap6fGSf&#10;2Wj2bcg+2/TfdwXB4zAz3zD1ZvaDOtIU+8AGVsscFHEbbM+dgbfDdrEGFQXZ4hCYDJwpwqa5vqqx&#10;suHEr3TcS6cShGOFBpzIWGkdW0ce4zKMxMn7DJNHSXLqtJ3wlOB+0EWeP2iPPacFhyM9O2q/9z/e&#10;wIwv/vzRyl1Wfr1vs1VWlm4UY25v5qdHUEKz/If/2jtroCju4fdMOgK6u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NmSXEAAAA3AAAAA8AAAAAAAAAAAAAAAAAmAIAAGRycy9k&#10;b3ducmV2LnhtbFBLBQYAAAAABAAEAPUAAACJAwAAAAA=&#10;" fillcolor="#ffb500" stroked="f" strokeweight="1pt">
                  <v:stroke joinstyle="miter"/>
                </v:roundrect>
              </v:group>
              <v:group id="Group 226" o:spid="_x0000_s1038" style="position:absolute;left:47889;top:11666;width:6926;height:6866" coordorigin="47889,11666" coordsize="6925,6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<v:oval id="Oval 227" o:spid="_x0000_s1039" style="position:absolute;left:48810;top:12566;width:5199;height:5199;rotation:-741732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/XsUA&#10;AADcAAAADwAAAGRycy9kb3ducmV2LnhtbESP3WrCQBSE7wu+w3IEb4puDKVqdBVRCoJF8Af08pA9&#10;JsHs2ZBdk/Ttu0Khl8PMfMMsVp0pRUO1KywrGI8iEMSp1QVnCi7nr+EUhPPIGkvLpOCHHKyWvbcF&#10;Jtq2fKTm5DMRIOwSVJB7XyVSujQng25kK+Lg3W1t0AdZZ1LX2Aa4KWUcRZ/SYMFhIceKNjmlj9PT&#10;KGh32WHvGzfj9+uzvX1vP5pybJUa9Lv1HISnzv+H/9o7rSCOJ/A6E4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Kr9exQAAANwAAAAPAAAAAAAAAAAAAAAAAJgCAABkcnMv&#10;ZG93bnJldi54bWxQSwUGAAAAAAQABAD1AAAAigMAAAAA&#10;" fillcolor="window" strokecolor="#3167a9" strokeweight="1.5pt">
                  <v:stroke joinstyle="miter"/>
                </v:oval>
                <v:shape id="Arc 228" o:spid="_x0000_s1040" style="position:absolute;left:47889;top:11666;width:6926;height:6866;rotation:-9613369fd;visibility:visible;mso-wrap-style:square;v-text-anchor:middle" coordsize="692536,686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WVIsQA&#10;AADcAAAADwAAAGRycy9kb3ducmV2LnhtbERPTU/CQBC9m/AfNmPihcDWEsBUFmKMgMqJwsHj2B3b&#10;hu5s012h/HvmYOLx5X0vVr1r1Jm6UHs28DhOQBEX3tZcGjge1qMnUCEiW2w8k4ErBVgtB3cLzKy/&#10;8J7OeSyVhHDI0EAVY5tpHYqKHIaxb4mF+/GdwyiwK7Xt8CLhrtFpksy0w5qlocKWXisqTvmvk97P&#10;+fexGQ6/6nw92SVv2+nHZjs15uG+f3kGFamP/+I/97s1kKayVs7IEd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FlSLEAAAA3AAAAA8AAAAAAAAAAAAAAAAAmAIAAGRycy9k&#10;b3ducmV2LnhtbFBLBQYAAAAABAAEAPUAAACJAwAAAAA=&#10;" path="m346268,nsc483138,,607165,79935,662724,203955v56100,125227,31723,271537,-62016,372224c508186,675558,365439,711821,236117,668799l346268,343316,346268,xem346268,nfc483138,,607165,79935,662724,203955v56100,125227,31723,271537,-62016,372224c508186,675558,365439,711821,236117,668799e" filled="f" strokecolor="#f7911e" strokeweight="1pt">
                  <v:stroke dashstyle="3 1" endarrow="block" endarrowwidth="narrow" endarrowlength="short" joinstyle="miter"/>
                  <v:path arrowok="t" o:connecttype="custom" o:connectlocs="346268,0;662724,203955;600708,576179;236117,668799" o:connectangles="0,0,0,0"/>
                </v:shape>
                <v:roundrect id="Rounded Rectangle 229" o:spid="_x0000_s1041" style="position:absolute;left:51699;top:14711;width:805;height:277;rotation:-4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SM+MQA&#10;AADcAAAADwAAAGRycy9kb3ducmV2LnhtbESPQWsCMRSE7wX/Q3hCbzXrglZXo4i10GttEY9vN8/s&#10;6uZlSVLd+uubQqHHYWa+YZbr3rbiSj40jhWMRxkI4srpho2Cz4/XpxmIEJE1to5JwTcFWK8GD0ss&#10;tLvxO1330YgE4VCggjrGrpAyVDVZDCPXESfv5LzFmKQ3Unu8JbhtZZ5lU2mx4bRQY0fbmqrL/ssm&#10;yuT5Xl5edll5LA9zb7w5G7lR6nHYbxYgIvXxP/zXftMK8nwOv2fSEZ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0jPj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30" o:spid="_x0000_s1042" style="position:absolute;left:51282;top:14312;width:805;height:277;rotation:-305391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55RcEA&#10;AADcAAAADwAAAGRycy9kb3ducmV2LnhtbERPz2vCMBS+D/wfwhO8rekURu0aRUXHbmPqweOjeWvK&#10;mpfaRE3/++Uw2PHj+12to+3EnQbfOlbwkuUgiGunW24UnE+H5wKED8gaO8ekYCQP69XkqcJSuwd/&#10;0f0YGpFC2JeowITQl1L62pBFn7meOHHfbrAYEhwaqQd8pHDbyXmev0qLLacGgz3tDNU/x5tVUGyX&#10;+3FXbI2Ol8ib8dNfw7tXajaNmzcQgWL4F/+5P7SC+SLNT2fSEZC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keeUXBAAAA3AAAAA8AAAAAAAAAAAAAAAAAmAIAAGRycy9kb3du&#10;cmV2LnhtbFBLBQYAAAAABAAEAPUAAACGAwAAAAA=&#10;" fillcolor="#ffb500" stroked="f" strokeweight="1pt">
                  <v:stroke joinstyle="miter"/>
                </v:roundrect>
                <v:roundrect id="Rounded Rectangle 231" o:spid="_x0000_s1043" style="position:absolute;left:50676;top:14291;width:805;height:277;rotation:-90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58asIA&#10;AADcAAAADwAAAGRycy9kb3ducmV2LnhtbESP0YrCMBRE34X9h3AXfNPUCiJdo7iLC4ugYPUD7jbX&#10;ptjclCba+vdGEHwcZuYMs1j1thY3an3lWMFknIAgLpyuuFRwOv6O5iB8QNZYOyYFd/KwWn4MFphp&#10;1/GBbnkoRYSwz1CBCaHJpPSFIYt+7Bri6J1dazFE2ZZSt9hFuK1lmiQzabHiuGCwoR9DxSW/WgXT&#10;/+/utN2t9+XMbiikem76zis1/OzXXyAC9eEdfrX/tIJ0OoHnmX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HnxqwgAAANwAAAAPAAAAAAAAAAAAAAAAAJgCAABkcnMvZG93&#10;bnJldi54bWxQSwUGAAAAAAQABAD1AAAAhwMAAAAA&#10;" fillcolor="#ffb500" stroked="f" strokeweight="1pt">
                  <v:stroke joinstyle="miter"/>
                </v:roundrect>
                <v:roundrect id="Rounded Rectangle 232" o:spid="_x0000_s1044" style="position:absolute;left:50235;top:14762;width:805;height:278;rotation:-881328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nkscUA&#10;AADcAAAADwAAAGRycy9kb3ducmV2LnhtbESPwWrDMBBE74X8g9hAb7VcG0pwo5hQCGkPJSR1ocfF&#10;2tjG0spYSuz8fVQo9DjMzBtmXc7WiCuNvnOs4DlJQRDXTnfcKKi+dk8rED4gazSOScGNPJSbxcMa&#10;C+0mPtL1FBoRIewLVNCGMBRS+roliz5xA3H0zm60GKIcG6lHnCLcGpml6Yu02HFcaHGgt5bq/nSx&#10;Cn664fM75XqfHXJz+1ih6avjTqnH5bx9BRFoDv/hv/a7VpDlGfyeiUdAb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KeSxxQAAANwAAAAPAAAAAAAAAAAAAAAAAJgCAABkcnMv&#10;ZG93bnJldi54bWxQSwUGAAAAAAQABAD1AAAAigMAAAAA&#10;" fillcolor="#ffb500" stroked="f" strokeweight="1pt">
                  <v:stroke joinstyle="miter"/>
                </v:roundrect>
                <v:roundrect id="Rounded Rectangle 233" o:spid="_x0000_s1045" style="position:absolute;left:51715;top:15318;width:805;height:278;rotation:-8931795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iLJMMA&#10;AADcAAAADwAAAGRycy9kb3ducmV2LnhtbESPQUsDMRSE70L/Q3gFbzbbLKisTUsrCB68tAri7bF5&#10;3SwmL2kS2/XfG0HwOMzMN8xqM3knzpTyGFjDctGAIO6DGXnQ8Pb6dHMPIhdkgy4wafimDJv17GqF&#10;nQkX3tP5UAZRIZw71GBLiZ2UubfkMS9CJK7eMSSPpco0SJPwUuHeSdU0t9LjyHXBYqRHS/3n4ctr&#10;ePnIrm3Tuz05pY4qxj3fqZ3W1/Np+wCi0FT+w3/tZ6NBtS38nqlHQK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iLJ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34" o:spid="_x0000_s1046" style="position:absolute;left:51285;top:15725;width:805;height:278;rotation:-55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9lLcQA&#10;AADcAAAADwAAAGRycy9kb3ducmV2LnhtbESP0WoCMRRE3wv+Q7iCbzVbbWXZGkUFQfogaPsBl+R2&#10;d+vmZknibvr3TaHQx2FmzjDrbbKdGMiH1rGCp3kBglg703Kt4OP9+FiCCBHZYOeYFHxTgO1m8rDG&#10;yriRLzRcYy0yhEOFCpoY+0rKoBuyGOauJ87ep/MWY5a+lsbjmOG2k4uiWEmLLeeFBns6NKRv17tV&#10;8IV7n7pLKd/O5/SyWt50qk+lUrNp2r2CiJTif/ivfTIKFstn+D2Tj4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vZS3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35" o:spid="_x0000_s1047" style="position:absolute;left:50701;top:15766;width:805;height:278;rotation:-297071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PPBsMA&#10;AADcAAAADwAAAGRycy9kb3ducmV2LnhtbESPQYvCMBSE78L+h/AWvGm6FRfpmhZZFLx4UPsDHs2z&#10;Ldu8lCTW6q83grDHYWa+YdbFaDoxkPOtZQVf8wQEcWV1y7WC8rybrUD4gKyxs0wK7uShyD8ma8y0&#10;vfGRhlOoRYSwz1BBE0KfSemrhgz6ue2Jo3exzmCI0tVSO7xFuOlkmiTf0mDLcaHBnn4bqv5OV6Ng&#10;Xz+GZLtIt3yw58O127iyOjqlpp/j5gdEoDH8h9/tvVaQLpbwOhOPgMy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KPPBs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36" o:spid="_x0000_s1048" style="position:absolute;left:50277;top:15368;width:805;height:277;rotation:-201426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aRj8QA&#10;AADcAAAADwAAAGRycy9kb3ducmV2LnhtbESPQWvCQBSE74X+h+UVvATdqCBNdJVSELyVWsEeH9ln&#10;Njb7NmRfNf77bkHwOMzMN8xqM/hWXaiPTWAD00kOirgKtuHawOFrO34FFQXZYhuYDNwowmb9/LTC&#10;0oYrf9JlL7VKEI4lGnAiXal1rBx5jJPQESfvFHqPkmRfa9vjNcF9q2d5vtAeG04LDjt6d1T97H+9&#10;gQE//O27knlWnI/bbJoVhevEmNHL8LYEJTTII3xv76yB2XwB/2fSEd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GkY/EAAAA3AAAAA8AAAAAAAAAAAAAAAAAmAIAAGRycy9k&#10;b3ducmV2LnhtbFBLBQYAAAAABAAEAPUAAACJAwAAAAA=&#10;" fillcolor="#ffb500" stroked="f" strokeweight="1pt">
                  <v:stroke joinstyle="miter"/>
                </v:roundrect>
              </v:group>
              <v:group id="Group 237" o:spid="_x0000_s1049" style="position:absolute;left:55920;top:15054;width:4855;height:4896" coordorigin="55920,15054" coordsize="4855,48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Sp6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SV/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ZKnpxgAAANwA&#10;AAAPAAAAAAAAAAAAAAAAAKoCAABkcnMvZG93bnJldi54bWxQSwUGAAAAAAQABAD6AAAAnQMAAAAA&#10;">
                <v:oval id="Oval 238" o:spid="_x0000_s1050" style="position:absolute;left:56530;top:15711;width:3630;height:3630;rotation:-325654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J9lMIA&#10;AADcAAAADwAAAGRycy9kb3ducmV2LnhtbERPTU/CQBC9m/AfNkPCTbZWA6ayECGSKDfQmHgbukNb&#10;7c42uwvUf88cSDi+vO/ZonetOlGIjWcDD+MMFHHpbcOVga/P9f0zqJiQLbaeycA/RVjMB3czLKw/&#10;85ZOu1QpCeFYoIE6pa7QOpY1OYxj3xELd/DBYRIYKm0DniXctTrPsol22LA01NjRqqbyb3d0BvLl&#10;h//5nZb58Wm/fatcHr4Pm70xo2H/+gIqUZ9u4qv73YrvUdbKGTkCe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wn2UwgAAANwAAAAPAAAAAAAAAAAAAAAAAJgCAABkcnMvZG93&#10;bnJldi54bWxQSwUGAAAAAAQABAD1AAAAhwMAAAAA&#10;" fillcolor="window" strokecolor="#3167a9" strokeweight="1.5pt">
                  <v:stroke joinstyle="miter"/>
                </v:oval>
                <v:shape id="Arc 239" o:spid="_x0000_s1051" style="position:absolute;left:55900;top:15074;width:4896;height:4855;rotation:-5452588fd;visibility:visible;mso-wrap-style:square;v-text-anchor:middle" coordsize="489579,4855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EPwcYA&#10;AADcAAAADwAAAGRycy9kb3ducmV2LnhtbESPQWvCQBSE7wX/w/KE3upGi6VGVxFBWixUahSvj+wz&#10;CWbfxt3VxP76bqHQ4zAz3zCzRWdqcSPnK8sKhoMEBHFudcWFgn22fnoF4QOyxtoyKbiTh8W89zDD&#10;VNuWv+i2C4WIEPYpKihDaFIpfV6SQT+wDXH0TtYZDFG6QmqHbYSbWo6S5EUarDgulNjQqqT8vLsa&#10;BdcNnj+bllf3zI+z78vxY/t2cEo99rvlFESgLvyH/9rvWsHoeQK/Z+IRk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EPwcYAAADcAAAADwAAAAAAAAAAAAAAAACYAgAAZHJz&#10;L2Rvd25yZXYueG1sUEsFBgAAAAAEAAQA9QAAAIsDAAAAAA==&#10;" path="m244789,nsc341557,,429242,56535,468514,144245v39642,88537,22415,191972,-43829,263164c359274,477705,258339,503357,166901,472921l244790,242769v,-80923,-1,-161846,-1,-242769xem244789,nfc341557,,429242,56535,468514,144245v39642,88537,22415,191972,-43829,263164c359274,477705,258339,503357,166901,472921e" filled="f" strokecolor="#f7911e" strokeweight="1pt">
                  <v:stroke dashstyle="3 1" endarrow="block" endarrowwidth="narrow" endarrowlength="short" joinstyle="miter"/>
                  <v:path arrowok="t" o:connecttype="custom" o:connectlocs="244789,0;468514,144245;424685,407409;166901,472921" o:connectangles="0,0,0,0"/>
                </v:shape>
                <v:roundrect id="Rounded Rectangle 240" o:spid="_x0000_s1052" style="position:absolute;left:58566;top:17213;width:582;height:200;rotation:-4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HAxcQA&#10;AADcAAAADwAAAGRycy9kb3ducmV2LnhtbESPwU4CMRCG7ya8QzMm3qQrUdGVQghq4lUgxOPsdugu&#10;bKebtsLq0zsHE46Tf/5v5pstBt+pE8XUBjZwNy5AEdfBtuwMbDfvt0+gUka22AUmAz+UYDEfXc2w&#10;tOHMn3RaZ6cEwqlEA03Ofal1qhvymMahJ5ZsH6LHLGN02kY8C9x3elIUj9pjy3KhwZ5WDdXH9bcX&#10;ysP0tzq+vhXVV7V7ji66g9NLY26uh+ULqExDviz/tz+sgcm9vC8yIgJ6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RwMX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41" o:spid="_x0000_s1053" style="position:absolute;left:58265;top:16925;width:582;height:200;rotation:-305391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Svo8QA&#10;AADcAAAADwAAAGRycy9kb3ducmV2LnhtbESPQWvCQBSE7wX/w/IK3uomIiVG16BSpbdS7aHHR/aZ&#10;Dc2+jdmtbv59t1DocZiZb5h1FW0nbjT41rGCfJaBIK6dbrlR8HE+PBUgfEDW2DkmBSN5qDaThzWW&#10;2t35nW6n0IgEYV+iAhNCX0rpa0MW/cz1xMm7uMFiSHJopB7wnuC2k/Mse5YWW04LBnvaG6q/Tt9W&#10;QbFbvoz7Ymd0/Iy8Hd/8NRy9UtPHuF2BCBTDf/iv/aoVzBc5/J5JR0B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Ur6P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42" o:spid="_x0000_s1054" style="position:absolute;left:57828;top:16910;width:581;height:200;rotation:-90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qRYMMA&#10;AADcAAAADwAAAGRycy9kb3ducmV2LnhtbESP3YrCMBSE7wXfIRzBO02ti0jXKCoKIqzgzwOcbc42&#10;ZZuT0kRb394sLHg5zMw3zGLV2Uo8qPGlYwWTcQKCOHe65ELB7bofzUH4gKyxckwKnuRhtez3Fphp&#10;1/KZHpdQiAhhn6ECE0KdSelzQxb92NXE0ftxjcUQZVNI3WAb4baSaZLMpMWS44LBmraG8t/L3SqY&#10;fm/a2/FrfSpmdkch1XPTtV6p4aBbf4II1IV3+L990ArSjxT+zsQjIJ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8qRY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43" o:spid="_x0000_s1055" style="position:absolute;left:57510;top:17250;width:581;height:200;rotation:-881328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MyV8UA&#10;AADcAAAADwAAAGRycy9kb3ducmV2LnhtbESPzWrDMBCE74W8g9hAbo1cp5TgRDElYNIcSskf5LhY&#10;G9tEWhlLje23rwqFHoeZ+YZZ54M14kGdbxwreJknIIhLpxuuFJxPxfMShA/IGo1jUjCSh3wzeVpj&#10;pl3PB3ocQyUihH2GCuoQ2kxKX9Zk0c9dSxy9m+sshii7SuoO+wi3RqZJ8iYtNhwXamxpW1N5P35b&#10;Bdem/bwkXO7Sr4UZ90s09/OhUGo2Hd5XIAIN4T/81/7QCtLXBfyeiUdA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YzJXxQAAANwAAAAPAAAAAAAAAAAAAAAAAJgCAABkcnMv&#10;ZG93bnJldi54bWxQSwUGAAAAAAQABAD1AAAAigMAAAAA&#10;" fillcolor="#ffb500" stroked="f" strokeweight="1pt">
                  <v:stroke joinstyle="miter"/>
                </v:roundrect>
                <v:roundrect id="Rounded Rectangle 244" o:spid="_x0000_s1056" style="position:absolute;left:58578;top:17652;width:581;height:200;rotation:-8931795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dgLcMA&#10;AADcAAAADwAAAGRycy9kb3ducmV2LnhtbESPQUsDMRSE70L/Q3hCbzZrWlS2TUsVCh68tAri7bF5&#10;3SxNXmIS2/XfG0HwOMzMN8xqM3onzpTyEFjD7awBQdwFM3Cv4e11d/MAIhdkgy4wafimDJv15GqF&#10;rQkX3tP5UHpRIZxb1GBLia2UubPkMc9CJK7eMSSPpcrUS5PwUuHeSdU0d9LjwHXBYqQnS93p8OU1&#10;vHxkN5+nd/vplDqqGPd8rx61nl6P2yWIQmP5D/+1n40GtVjA75l6BO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dgLc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45" o:spid="_x0000_s1057" style="position:absolute;left:58268;top:17946;width:581;height:200;rotation:-55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Wzy8QA&#10;AADcAAAADwAAAGRycy9kb3ducmV2LnhtbESP0WoCMRRE34X+Q7iFvmlWW2VZjdIWCuKDoO0HXJLr&#10;7urmZknS3fTvTaHQx2FmzjCbXbKdGMiH1rGC+awAQaydablW8PX5MS1BhIhssHNMCn4owG77MNlg&#10;ZdzIJxrOsRYZwqFCBU2MfSVl0A1ZDDPXE2fv4rzFmKWvpfE4Zrjt5KIoVtJiy3mhwZ7eG9K387dV&#10;cMU3n7pTKQ/HY1qunm861ftSqafH9LoGESnF//Bfe28ULF6W8HsmHwG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ls8v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46" o:spid="_x0000_s1058" style="position:absolute;left:57846;top:17975;width:582;height:200;rotation:-297071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ciDMMA&#10;AADcAAAADwAAAGRycy9kb3ducmV2LnhtbESPQYvCMBSE78L+h/AEb5paF1m6pkUWBS8e1P6AR/O2&#10;Ldu8lCTW6q83grDHYWa+YTbFaDoxkPOtZQXLRQKCuLK65VpBednPv0D4gKyxs0wK7uShyD8mG8y0&#10;vfGJhnOoRYSwz1BBE0KfSemrhgz6he2Jo/drncEQpauldniLcNPJNEnW0mDLcaHBnn4aqv7OV6Pg&#10;UD+GZLdKd3y0l+O127qyOjmlZtNx+w0i0Bj+w+/2QStIP9fwOhOPgMy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ciD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47" o:spid="_x0000_s1059" style="position:absolute;left:57540;top:17687;width:581;height:200;rotation:-201426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xHacUA&#10;AADcAAAADwAAAGRycy9kb3ducmV2LnhtbESPQWvCQBSE7wX/w/IKvQTdqKWa1FWkIPRWagt6fGSf&#10;2bTZtyH7qvHfu4VCj8PMfMOsNoNv1Zn62AQ2MJ3koIirYBuuDXx+7MZLUFGQLbaBycCVImzWo7sV&#10;ljZc+J3Oe6lVgnAs0YAT6UqtY+XIY5yEjjh5p9B7lCT7WtseLwnuWz3L8yftseG04LCjF0fV9/7H&#10;GxjwzV+Plcyz4uuwy6ZZUbhOjHm4H7bPoIQG+Q//tV+tgdnjAn7PpCO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EdpxQAAANwAAAAPAAAAAAAAAAAAAAAAAJgCAABkcnMv&#10;ZG93bnJldi54bWxQSwUGAAAAAAQABAD1AAAAigMAAAAA&#10;" fillcolor="#ffb500" stroked="f" strokeweight="1pt">
                  <v:stroke joinstyle="miter"/>
                </v:roundrect>
              </v:group>
              <w10:wrap anchorx="margin"/>
            </v:group>
          </w:pict>
        </mc:Fallback>
      </mc:AlternateContent>
    </w:r>
  </w:p>
  <w:p w:rsidR="007A09DD" w:rsidRDefault="007A09DD" w:rsidP="00067445">
    <w:pPr>
      <w:pStyle w:val="zBrandingOwner"/>
    </w:pPr>
    <w:sdt>
      <w:sdtPr>
        <w:alias w:val="Doc Entity"/>
        <w:tag w:val="Doc Entity"/>
        <w:id w:val="420841696"/>
        <w:placeholder>
          <w:docPart w:val="8E45DB2F1F08496DA7A72D4D4CBDB591"/>
        </w:placeholder>
        <w15:color w:val="000000"/>
        <w15:appearance w15:val="hidden"/>
        <w:text w:multiLine="1"/>
      </w:sdtPr>
      <w:sdtContent>
        <w:r>
          <w:t>Qualcomm Technologies, Inc.</w:t>
        </w:r>
      </w:sdtContent>
    </w:sdt>
  </w:p>
  <w:p w:rsidR="007A09DD" w:rsidRDefault="007A09D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09DD" w:rsidRDefault="007A09DD">
    <w:pPr>
      <w:pStyle w:val="Header"/>
    </w:pPr>
    <w:r w:rsidRPr="008B47EE">
      <w:rPr>
        <w:rFonts w:ascii="Arial" w:hAnsi="Arial" w:cs="Arial"/>
        <w:i/>
        <w:sz w:val="18"/>
        <w:szCs w:val="18"/>
      </w:rPr>
      <w:fldChar w:fldCharType="begin"/>
    </w:r>
    <w:r w:rsidRPr="008B47EE">
      <w:rPr>
        <w:rFonts w:ascii="Arial" w:hAnsi="Arial" w:cs="Arial"/>
        <w:i/>
        <w:sz w:val="18"/>
        <w:szCs w:val="18"/>
      </w:rPr>
      <w:instrText xml:space="preserve"> STYLEREF "ProductName" \* MERGEFORMAT </w:instrText>
    </w:r>
    <w:r w:rsidRPr="008B47EE">
      <w:rPr>
        <w:rFonts w:ascii="Arial" w:hAnsi="Arial" w:cs="Arial"/>
        <w:i/>
        <w:sz w:val="18"/>
        <w:szCs w:val="18"/>
      </w:rPr>
      <w:fldChar w:fldCharType="separate"/>
    </w:r>
    <w:r w:rsidR="00A73C50" w:rsidRPr="00A73C50">
      <w:rPr>
        <w:rFonts w:ascii="Arial" w:hAnsi="Arial" w:cs="Arial"/>
        <w:bCs/>
        <w:i/>
        <w:noProof/>
        <w:sz w:val="18"/>
        <w:szCs w:val="18"/>
      </w:rPr>
      <w:t>Device Registration Subsystem 1.0.0</w:t>
    </w:r>
    <w:r w:rsidRPr="008B47EE">
      <w:rPr>
        <w:rFonts w:ascii="Arial" w:hAnsi="Arial" w:cs="Arial"/>
        <w:i/>
        <w:noProof/>
        <w:sz w:val="18"/>
        <w:szCs w:val="18"/>
      </w:rPr>
      <w:fldChar w:fldCharType="end"/>
    </w:r>
    <w:r w:rsidRPr="008B47EE">
      <w:rPr>
        <w:rFonts w:ascii="Arial" w:hAnsi="Arial" w:cs="Arial"/>
        <w:i/>
        <w:sz w:val="18"/>
        <w:szCs w:val="18"/>
      </w:rPr>
      <w:t xml:space="preserve"> </w:t>
    </w:r>
    <w:r w:rsidRPr="008B47EE">
      <w:rPr>
        <w:rFonts w:ascii="Arial" w:hAnsi="Arial" w:cs="Arial"/>
        <w:i/>
        <w:noProof/>
        <w:sz w:val="18"/>
        <w:szCs w:val="18"/>
      </w:rPr>
      <w:fldChar w:fldCharType="begin"/>
    </w:r>
    <w:r w:rsidRPr="008B47EE">
      <w:rPr>
        <w:rFonts w:ascii="Arial" w:hAnsi="Arial" w:cs="Arial"/>
        <w:i/>
        <w:noProof/>
        <w:sz w:val="18"/>
        <w:szCs w:val="18"/>
      </w:rPr>
      <w:instrText xml:space="preserve"> STYLEREF "DocumentType" \* MERGEFORMAT </w:instrText>
    </w:r>
    <w:r w:rsidRPr="008B47EE">
      <w:rPr>
        <w:rFonts w:ascii="Arial" w:hAnsi="Arial" w:cs="Arial"/>
        <w:i/>
        <w:noProof/>
        <w:sz w:val="18"/>
        <w:szCs w:val="18"/>
      </w:rPr>
      <w:fldChar w:fldCharType="separate"/>
    </w:r>
    <w:r w:rsidR="00A73C50" w:rsidRPr="00A73C50">
      <w:rPr>
        <w:rFonts w:ascii="Arial" w:hAnsi="Arial" w:cs="Arial"/>
        <w:bCs/>
        <w:i/>
        <w:noProof/>
        <w:sz w:val="18"/>
        <w:szCs w:val="18"/>
      </w:rPr>
      <w:t>User Guide</w:t>
    </w:r>
    <w:r w:rsidR="00A73C50">
      <w:rPr>
        <w:rFonts w:ascii="Arial" w:hAnsi="Arial" w:cs="Arial"/>
        <w:i/>
        <w:noProof/>
        <w:sz w:val="18"/>
        <w:szCs w:val="18"/>
      </w:rPr>
      <w:t xml:space="preserve"> (Authority)</w:t>
    </w:r>
    <w:r w:rsidRPr="008B47EE">
      <w:rPr>
        <w:rFonts w:ascii="Arial" w:hAnsi="Arial" w:cs="Arial"/>
        <w:i/>
        <w:noProof/>
        <w:sz w:val="18"/>
        <w:szCs w:val="18"/>
      </w:rPr>
      <w:fldChar w:fldCharType="end"/>
    </w:r>
    <w:r w:rsidRPr="008B47EE">
      <w:rPr>
        <w:rFonts w:ascii="Arial" w:hAnsi="Arial" w:cs="Arial"/>
        <w:i/>
        <w:sz w:val="18"/>
        <w:szCs w:val="18"/>
      </w:rPr>
      <w:t xml:space="preserve">                            </w:t>
    </w:r>
    <w:r>
      <w:rPr>
        <w:rFonts w:ascii="Arial" w:hAnsi="Arial" w:cs="Arial"/>
        <w:i/>
        <w:sz w:val="18"/>
        <w:szCs w:val="18"/>
      </w:rPr>
      <w:t xml:space="preserve">                              </w:t>
    </w:r>
    <w:r w:rsidRPr="008B47EE">
      <w:rPr>
        <w:rFonts w:ascii="Arial" w:hAnsi="Arial" w:cs="Arial"/>
        <w:i/>
        <w:sz w:val="18"/>
        <w:szCs w:val="18"/>
      </w:rPr>
      <w:t xml:space="preserve">    </w:t>
    </w:r>
    <w:r w:rsidRPr="008B47EE">
      <w:rPr>
        <w:rFonts w:ascii="Arial" w:hAnsi="Arial" w:cs="Arial"/>
        <w:i/>
        <w:noProof/>
        <w:sz w:val="18"/>
        <w:szCs w:val="18"/>
      </w:rPr>
      <w:fldChar w:fldCharType="begin"/>
    </w:r>
    <w:r w:rsidRPr="008B47EE">
      <w:rPr>
        <w:rFonts w:ascii="Arial" w:hAnsi="Arial" w:cs="Arial"/>
        <w:i/>
        <w:noProof/>
        <w:sz w:val="18"/>
        <w:szCs w:val="18"/>
      </w:rPr>
      <w:instrText xml:space="preserve"> STYLEREF "Heading 1" \* MERGEFORMAT </w:instrText>
    </w:r>
    <w:r w:rsidRPr="008B47EE">
      <w:rPr>
        <w:rFonts w:ascii="Arial" w:hAnsi="Arial" w:cs="Arial"/>
        <w:i/>
        <w:noProof/>
        <w:sz w:val="18"/>
        <w:szCs w:val="18"/>
      </w:rPr>
      <w:fldChar w:fldCharType="separate"/>
    </w:r>
    <w:r w:rsidR="00A73C50">
      <w:rPr>
        <w:rFonts w:ascii="Arial" w:hAnsi="Arial" w:cs="Arial"/>
        <w:i/>
        <w:noProof/>
        <w:sz w:val="18"/>
        <w:szCs w:val="18"/>
      </w:rPr>
      <w:t>System Description</w:t>
    </w:r>
    <w:r w:rsidRPr="008B47EE">
      <w:rPr>
        <w:rFonts w:ascii="Arial" w:hAnsi="Arial" w:cs="Arial"/>
        <w:i/>
        <w:noProof/>
        <w:sz w:val="18"/>
        <w:szCs w:val="18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95F44"/>
    <w:multiLevelType w:val="multilevel"/>
    <w:tmpl w:val="69EAD18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8B115C"/>
    <w:multiLevelType w:val="hybridMultilevel"/>
    <w:tmpl w:val="441EA552"/>
    <w:lvl w:ilvl="0" w:tplc="04090001">
      <w:start w:val="1"/>
      <w:numFmt w:val="bullet"/>
      <w:lvlText w:val=""/>
      <w:lvlJc w:val="left"/>
      <w:pPr>
        <w:ind w:left="9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4" w:hanging="360"/>
      </w:pPr>
      <w:rPr>
        <w:rFonts w:ascii="Wingdings" w:hAnsi="Wingdings" w:hint="default"/>
      </w:rPr>
    </w:lvl>
  </w:abstractNum>
  <w:abstractNum w:abstractNumId="2" w15:restartNumberingAfterBreak="0">
    <w:nsid w:val="18B504DB"/>
    <w:multiLevelType w:val="hybridMultilevel"/>
    <w:tmpl w:val="3E90998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" w15:restartNumberingAfterBreak="0">
    <w:nsid w:val="276E5274"/>
    <w:multiLevelType w:val="multilevel"/>
    <w:tmpl w:val="B8F2CDE8"/>
    <w:name w:val="Table Bullets5"/>
    <w:lvl w:ilvl="0">
      <w:start w:val="1"/>
      <w:numFmt w:val="bullet"/>
      <w:lvlRestart w:val="0"/>
      <w:pStyle w:val="TU-TableBullet"/>
      <w:lvlText w:val=""/>
      <w:lvlJc w:val="left"/>
      <w:pPr>
        <w:tabs>
          <w:tab w:val="num" w:pos="216"/>
        </w:tabs>
        <w:ind w:left="216" w:hanging="216"/>
      </w:pPr>
      <w:rPr>
        <w:rFonts w:ascii="Wingdings" w:hAnsi="Wingdings" w:hint="default"/>
      </w:rPr>
    </w:lvl>
    <w:lvl w:ilvl="1">
      <w:start w:val="1"/>
      <w:numFmt w:val="bullet"/>
      <w:pStyle w:val="TU2-TableBullet2"/>
      <w:lvlText w:val=""/>
      <w:lvlJc w:val="left"/>
      <w:pPr>
        <w:tabs>
          <w:tab w:val="num" w:pos="504"/>
        </w:tabs>
        <w:ind w:left="504" w:hanging="216"/>
      </w:pPr>
      <w:rPr>
        <w:rFonts w:ascii="Wingdings" w:hAnsi="Wingdings" w:hint="default"/>
        <w:sz w:val="20"/>
      </w:rPr>
    </w:lvl>
    <w:lvl w:ilvl="2">
      <w:start w:val="1"/>
      <w:numFmt w:val="none"/>
      <w:pStyle w:val="TU3-TableBullet3"/>
      <w:lvlText w:val="–"/>
      <w:lvlJc w:val="left"/>
      <w:pPr>
        <w:tabs>
          <w:tab w:val="num" w:pos="806"/>
        </w:tabs>
        <w:ind w:left="806" w:hanging="244"/>
      </w:pPr>
      <w:rPr>
        <w:rFonts w:ascii="Arial" w:hAnsi="Arial" w:cs="Arial"/>
      </w:rPr>
    </w:lvl>
    <w:lvl w:ilvl="3">
      <w:start w:val="1"/>
      <w:numFmt w:val="bullet"/>
      <w:pStyle w:val="TU4-TableBullet4"/>
      <w:lvlText w:val=""/>
      <w:lvlJc w:val="left"/>
      <w:pPr>
        <w:tabs>
          <w:tab w:val="num" w:pos="1080"/>
        </w:tabs>
        <w:ind w:left="1080" w:hanging="216"/>
      </w:pPr>
      <w:rPr>
        <w:rFonts w:ascii="Symbol" w:hAnsi="Symbol" w:hint="default"/>
        <w:sz w:val="16"/>
      </w:r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4" w15:restartNumberingAfterBreak="0">
    <w:nsid w:val="30C40162"/>
    <w:multiLevelType w:val="multilevel"/>
    <w:tmpl w:val="33D24AB6"/>
    <w:lvl w:ilvl="0">
      <w:start w:val="1"/>
      <w:numFmt w:val="bullet"/>
      <w:lvlRestart w:val="0"/>
      <w:pStyle w:val="U-Bullet"/>
      <w:lvlText w:val="■"/>
      <w:lvlJc w:val="left"/>
      <w:pPr>
        <w:tabs>
          <w:tab w:val="num" w:pos="1080"/>
        </w:tabs>
        <w:ind w:left="1080" w:hanging="288"/>
      </w:pPr>
      <w:rPr>
        <w:rFonts w:ascii="Times New Roman" w:hAnsi="Times New Roman" w:cs="Times New Roman" w:hint="default"/>
        <w:b w:val="0"/>
        <w:i w:val="0"/>
        <w:sz w:val="18"/>
      </w:rPr>
    </w:lvl>
    <w:lvl w:ilvl="1">
      <w:start w:val="1"/>
      <w:numFmt w:val="bullet"/>
      <w:pStyle w:val="U2-Bullet2"/>
      <w:lvlText w:val="□"/>
      <w:lvlJc w:val="left"/>
      <w:pPr>
        <w:tabs>
          <w:tab w:val="num" w:pos="1440"/>
        </w:tabs>
        <w:ind w:left="1440" w:hanging="288"/>
      </w:pPr>
      <w:rPr>
        <w:rFonts w:ascii="Times New Roman" w:hAnsi="Times New Roman" w:cs="Times New Roman" w:hint="default"/>
        <w:b w:val="0"/>
        <w:i w:val="0"/>
        <w:sz w:val="20"/>
      </w:rPr>
    </w:lvl>
    <w:lvl w:ilvl="2">
      <w:start w:val="1"/>
      <w:numFmt w:val="bullet"/>
      <w:pStyle w:val="U3-Bullet3"/>
      <w:lvlText w:val="●"/>
      <w:lvlJc w:val="left"/>
      <w:pPr>
        <w:tabs>
          <w:tab w:val="num" w:pos="1699"/>
        </w:tabs>
        <w:ind w:left="1699" w:hanging="259"/>
      </w:pPr>
      <w:rPr>
        <w:rFonts w:ascii="Times New Roman" w:hAnsi="Times New Roman" w:cs="Times New Roman" w:hint="default"/>
        <w:b w:val="0"/>
        <w:i w:val="0"/>
        <w:sz w:val="18"/>
      </w:rPr>
    </w:lvl>
    <w:lvl w:ilvl="3">
      <w:start w:val="1"/>
      <w:numFmt w:val="bullet"/>
      <w:pStyle w:val="U4-Bullet4"/>
      <w:lvlText w:val="–"/>
      <w:lvlJc w:val="left"/>
      <w:pPr>
        <w:tabs>
          <w:tab w:val="num" w:pos="2016"/>
        </w:tabs>
        <w:ind w:left="2016" w:hanging="216"/>
      </w:pPr>
      <w:rPr>
        <w:rFonts w:ascii="Times New Roman" w:hAnsi="Times New Roman" w:cs="Times New Roman" w:hint="default"/>
        <w:b w:val="0"/>
        <w:i w:val="0"/>
        <w:sz w:val="18"/>
      </w:rPr>
    </w:lvl>
    <w:lvl w:ilvl="4">
      <w:start w:val="1"/>
      <w:numFmt w:val="bullet"/>
      <w:lvlText w:val="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326D3497"/>
    <w:multiLevelType w:val="multilevel"/>
    <w:tmpl w:val="958A5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E83752F"/>
    <w:multiLevelType w:val="hybridMultilevel"/>
    <w:tmpl w:val="14CAE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776A2F"/>
    <w:multiLevelType w:val="hybridMultilevel"/>
    <w:tmpl w:val="CE041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445CAC"/>
    <w:multiLevelType w:val="hybridMultilevel"/>
    <w:tmpl w:val="759C7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0B58F7"/>
    <w:multiLevelType w:val="hybridMultilevel"/>
    <w:tmpl w:val="84088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754C8F"/>
    <w:multiLevelType w:val="hybridMultilevel"/>
    <w:tmpl w:val="BA501D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9637925"/>
    <w:multiLevelType w:val="hybridMultilevel"/>
    <w:tmpl w:val="64081014"/>
    <w:lvl w:ilvl="0" w:tplc="42E0F8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D36382"/>
    <w:multiLevelType w:val="multilevel"/>
    <w:tmpl w:val="6A329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31723E0"/>
    <w:multiLevelType w:val="hybridMultilevel"/>
    <w:tmpl w:val="653E7DBA"/>
    <w:lvl w:ilvl="0" w:tplc="D30C165A">
      <w:start w:val="1"/>
      <w:numFmt w:val="decimal"/>
      <w:lvlText w:val="%1."/>
      <w:lvlJc w:val="left"/>
      <w:pPr>
        <w:ind w:left="90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66FF062E"/>
    <w:multiLevelType w:val="hybridMultilevel"/>
    <w:tmpl w:val="758267DC"/>
    <w:lvl w:ilvl="0" w:tplc="04090001">
      <w:start w:val="1"/>
      <w:numFmt w:val="bullet"/>
      <w:lvlText w:val=""/>
      <w:lvlJc w:val="left"/>
      <w:pPr>
        <w:ind w:left="8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abstractNum w:abstractNumId="15" w15:restartNumberingAfterBreak="0">
    <w:nsid w:val="68140963"/>
    <w:multiLevelType w:val="hybridMultilevel"/>
    <w:tmpl w:val="B5C03240"/>
    <w:lvl w:ilvl="0" w:tplc="C22A69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B826F48"/>
    <w:multiLevelType w:val="multilevel"/>
    <w:tmpl w:val="DC065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B8C0334"/>
    <w:multiLevelType w:val="multilevel"/>
    <w:tmpl w:val="0EBED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7"/>
  </w:num>
  <w:num w:numId="6">
    <w:abstractNumId w:val="14"/>
  </w:num>
  <w:num w:numId="7">
    <w:abstractNumId w:val="8"/>
  </w:num>
  <w:num w:numId="8">
    <w:abstractNumId w:val="6"/>
  </w:num>
  <w:num w:numId="9">
    <w:abstractNumId w:val="11"/>
  </w:num>
  <w:num w:numId="10">
    <w:abstractNumId w:val="13"/>
  </w:num>
  <w:num w:numId="11">
    <w:abstractNumId w:val="15"/>
  </w:num>
  <w:num w:numId="12">
    <w:abstractNumId w:val="5"/>
  </w:num>
  <w:num w:numId="13">
    <w:abstractNumId w:val="10"/>
  </w:num>
  <w:num w:numId="14">
    <w:abstractNumId w:val="12"/>
  </w:num>
  <w:num w:numId="15">
    <w:abstractNumId w:val="16"/>
  </w:num>
  <w:num w:numId="16">
    <w:abstractNumId w:val="1"/>
  </w:num>
  <w:num w:numId="17">
    <w:abstractNumId w:val="9"/>
  </w:num>
  <w:num w:numId="18">
    <w:abstractNumId w:val="1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omna ali">
    <w15:presenceInfo w15:providerId="Windows Live" w15:userId="9caa7c7a94a6c9e2"/>
  </w15:person>
  <w15:person w15:author="Fozia Zafar">
    <w15:presenceInfo w15:providerId="Windows Live" w15:userId="dba6b92eb5949a1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992"/>
    <w:rsid w:val="00067445"/>
    <w:rsid w:val="000A001B"/>
    <w:rsid w:val="000A299D"/>
    <w:rsid w:val="000E096C"/>
    <w:rsid w:val="00132089"/>
    <w:rsid w:val="00162033"/>
    <w:rsid w:val="001673B8"/>
    <w:rsid w:val="001C4A36"/>
    <w:rsid w:val="002206A8"/>
    <w:rsid w:val="00222CDB"/>
    <w:rsid w:val="002E30BC"/>
    <w:rsid w:val="002F41E9"/>
    <w:rsid w:val="00370046"/>
    <w:rsid w:val="00382F54"/>
    <w:rsid w:val="003831DA"/>
    <w:rsid w:val="00385702"/>
    <w:rsid w:val="003909D9"/>
    <w:rsid w:val="003E3474"/>
    <w:rsid w:val="0042154F"/>
    <w:rsid w:val="00433574"/>
    <w:rsid w:val="00453CD0"/>
    <w:rsid w:val="0048726B"/>
    <w:rsid w:val="004A75FC"/>
    <w:rsid w:val="004C48AC"/>
    <w:rsid w:val="004C60B6"/>
    <w:rsid w:val="00552E58"/>
    <w:rsid w:val="00555FE3"/>
    <w:rsid w:val="00585C8D"/>
    <w:rsid w:val="005D243C"/>
    <w:rsid w:val="005E1F24"/>
    <w:rsid w:val="005E54EF"/>
    <w:rsid w:val="0061695D"/>
    <w:rsid w:val="0066553A"/>
    <w:rsid w:val="00671335"/>
    <w:rsid w:val="00690784"/>
    <w:rsid w:val="006E17AE"/>
    <w:rsid w:val="006F6F78"/>
    <w:rsid w:val="00742669"/>
    <w:rsid w:val="007A09DD"/>
    <w:rsid w:val="007A7B6C"/>
    <w:rsid w:val="007B1F68"/>
    <w:rsid w:val="007C2F5A"/>
    <w:rsid w:val="00826E13"/>
    <w:rsid w:val="008514DF"/>
    <w:rsid w:val="00853464"/>
    <w:rsid w:val="0085625B"/>
    <w:rsid w:val="008711DC"/>
    <w:rsid w:val="008B7DFE"/>
    <w:rsid w:val="009002B0"/>
    <w:rsid w:val="009661CB"/>
    <w:rsid w:val="00976F71"/>
    <w:rsid w:val="009D5072"/>
    <w:rsid w:val="009E62BC"/>
    <w:rsid w:val="00A42399"/>
    <w:rsid w:val="00A651FE"/>
    <w:rsid w:val="00A73C50"/>
    <w:rsid w:val="00AA1216"/>
    <w:rsid w:val="00AF1443"/>
    <w:rsid w:val="00B33BAC"/>
    <w:rsid w:val="00B6450F"/>
    <w:rsid w:val="00B73E08"/>
    <w:rsid w:val="00B87E48"/>
    <w:rsid w:val="00B96219"/>
    <w:rsid w:val="00BC1D47"/>
    <w:rsid w:val="00C24089"/>
    <w:rsid w:val="00C6229B"/>
    <w:rsid w:val="00C65EA7"/>
    <w:rsid w:val="00CD2E7C"/>
    <w:rsid w:val="00D51F34"/>
    <w:rsid w:val="00D53962"/>
    <w:rsid w:val="00D8468B"/>
    <w:rsid w:val="00DF45D5"/>
    <w:rsid w:val="00DF7613"/>
    <w:rsid w:val="00E40F77"/>
    <w:rsid w:val="00E46333"/>
    <w:rsid w:val="00E62E4C"/>
    <w:rsid w:val="00EA5BDD"/>
    <w:rsid w:val="00EB4896"/>
    <w:rsid w:val="00F55E8F"/>
    <w:rsid w:val="00FE592A"/>
    <w:rsid w:val="00FF0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08C0D9B-11E4-4647-829C-44DEF9615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5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0992"/>
  </w:style>
  <w:style w:type="paragraph" w:styleId="Heading1">
    <w:name w:val="heading 1"/>
    <w:basedOn w:val="Normal"/>
    <w:next w:val="Normal"/>
    <w:link w:val="Heading1Char"/>
    <w:uiPriority w:val="50"/>
    <w:qFormat/>
    <w:rsid w:val="00FF09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09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roductName">
    <w:name w:val="ProductName"/>
    <w:next w:val="Normal"/>
    <w:link w:val="ProductNameChar"/>
    <w:qFormat/>
    <w:rsid w:val="00FF0992"/>
    <w:pPr>
      <w:suppressLineNumbers/>
      <w:adjustRightInd w:val="0"/>
      <w:snapToGrid w:val="0"/>
      <w:spacing w:after="240" w:line="280" w:lineRule="atLeast"/>
    </w:pPr>
    <w:rPr>
      <w:rFonts w:ascii="Arial" w:eastAsia="SimHei" w:hAnsi="Arial" w:cs="Arial"/>
      <w:b/>
      <w:iCs/>
      <w:kern w:val="40"/>
      <w:sz w:val="44"/>
      <w:szCs w:val="20"/>
      <w:lang w:eastAsia="ja-JP"/>
      <w14:ligatures w14:val="standard"/>
      <w14:numSpacing w14:val="proportional"/>
    </w:rPr>
  </w:style>
  <w:style w:type="character" w:customStyle="1" w:styleId="ProductNameChar">
    <w:name w:val="ProductName Char"/>
    <w:basedOn w:val="DefaultParagraphFont"/>
    <w:link w:val="ProductName"/>
    <w:rsid w:val="00FF0992"/>
    <w:rPr>
      <w:rFonts w:ascii="Arial" w:eastAsia="SimHei" w:hAnsi="Arial" w:cs="Arial"/>
      <w:b/>
      <w:iCs/>
      <w:kern w:val="40"/>
      <w:sz w:val="44"/>
      <w:szCs w:val="20"/>
      <w:lang w:eastAsia="ja-JP"/>
      <w14:ligatures w14:val="standard"/>
      <w14:numSpacing w14:val="proportional"/>
    </w:rPr>
  </w:style>
  <w:style w:type="paragraph" w:customStyle="1" w:styleId="DocumentType">
    <w:name w:val="DocumentType"/>
    <w:link w:val="DocumentTypeChar"/>
    <w:qFormat/>
    <w:locked/>
    <w:rsid w:val="00FF0992"/>
    <w:pPr>
      <w:suppressLineNumbers/>
      <w:spacing w:before="200" w:after="240" w:line="240" w:lineRule="auto"/>
    </w:pPr>
    <w:rPr>
      <w:rFonts w:ascii="Arial" w:eastAsia="Times New Roman" w:hAnsi="Arial" w:cs="Times New Roman"/>
      <w:iCs/>
      <w:sz w:val="36"/>
      <w:szCs w:val="20"/>
    </w:rPr>
  </w:style>
  <w:style w:type="character" w:customStyle="1" w:styleId="DocumentTypeChar">
    <w:name w:val="DocumentType Char"/>
    <w:basedOn w:val="DefaultParagraphFont"/>
    <w:link w:val="DocumentType"/>
    <w:rsid w:val="00FF0992"/>
    <w:rPr>
      <w:rFonts w:ascii="Arial" w:eastAsia="Times New Roman" w:hAnsi="Arial" w:cs="Times New Roman"/>
      <w:iCs/>
      <w:sz w:val="36"/>
      <w:szCs w:val="20"/>
    </w:rPr>
  </w:style>
  <w:style w:type="paragraph" w:customStyle="1" w:styleId="docDate">
    <w:name w:val="docDate"/>
    <w:link w:val="docDateChar"/>
    <w:uiPriority w:val="14"/>
    <w:unhideWhenUsed/>
    <w:qFormat/>
    <w:rsid w:val="00FF0992"/>
    <w:pPr>
      <w:spacing w:before="120" w:after="0" w:line="240" w:lineRule="auto"/>
    </w:pPr>
    <w:rPr>
      <w:rFonts w:ascii="Arial" w:eastAsia="MS Mincho" w:hAnsi="Arial" w:cs="Times New Roman"/>
      <w:color w:val="000000"/>
      <w:sz w:val="24"/>
      <w:szCs w:val="20"/>
      <w:lang w:eastAsia="ja-JP"/>
    </w:rPr>
  </w:style>
  <w:style w:type="character" w:customStyle="1" w:styleId="docDateChar">
    <w:name w:val="docDate Char"/>
    <w:basedOn w:val="DefaultParagraphFont"/>
    <w:link w:val="docDate"/>
    <w:uiPriority w:val="14"/>
    <w:rsid w:val="00FF0992"/>
    <w:rPr>
      <w:rFonts w:ascii="Arial" w:eastAsia="MS Mincho" w:hAnsi="Arial" w:cs="Times New Roman"/>
      <w:color w:val="000000"/>
      <w:sz w:val="24"/>
      <w:szCs w:val="20"/>
      <w:lang w:eastAsia="ja-JP"/>
    </w:rPr>
  </w:style>
  <w:style w:type="paragraph" w:customStyle="1" w:styleId="docDCN">
    <w:name w:val="docDCN"/>
    <w:link w:val="docDCNChar"/>
    <w:qFormat/>
    <w:rsid w:val="00FF0992"/>
    <w:pPr>
      <w:spacing w:before="360" w:after="180" w:line="240" w:lineRule="auto"/>
    </w:pPr>
    <w:rPr>
      <w:rFonts w:ascii="Arial" w:eastAsia="Times New Roman" w:hAnsi="Arial" w:cs="Times New Roman"/>
      <w:sz w:val="24"/>
      <w:szCs w:val="20"/>
    </w:rPr>
  </w:style>
  <w:style w:type="character" w:customStyle="1" w:styleId="docDCNChar">
    <w:name w:val="docDCN Char"/>
    <w:link w:val="docDCN"/>
    <w:rsid w:val="00FF0992"/>
    <w:rPr>
      <w:rFonts w:ascii="Arial" w:eastAsia="Times New Roman" w:hAnsi="Arial" w:cs="Times New Roman"/>
      <w:sz w:val="24"/>
      <w:szCs w:val="20"/>
    </w:rPr>
  </w:style>
  <w:style w:type="character" w:customStyle="1" w:styleId="Heading1Char">
    <w:name w:val="Heading 1 Char"/>
    <w:basedOn w:val="DefaultParagraphFont"/>
    <w:link w:val="Heading1"/>
    <w:uiPriority w:val="50"/>
    <w:rsid w:val="00FF099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F099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qFormat/>
    <w:rsid w:val="00FF0992"/>
    <w:rPr>
      <w:b/>
      <w:bCs/>
    </w:rPr>
  </w:style>
  <w:style w:type="paragraph" w:customStyle="1" w:styleId="TB-TableBody">
    <w:name w:val="TB-Table Body"/>
    <w:qFormat/>
    <w:rsid w:val="00FF0992"/>
    <w:pPr>
      <w:spacing w:before="40" w:after="40" w:line="180" w:lineRule="atLeast"/>
    </w:pPr>
    <w:rPr>
      <w:rFonts w:ascii="Arial" w:eastAsia="Times New Roman" w:hAnsi="Arial" w:cs="Arial"/>
      <w:sz w:val="18"/>
      <w:szCs w:val="20"/>
    </w:rPr>
  </w:style>
  <w:style w:type="paragraph" w:customStyle="1" w:styleId="TH-TableHeading">
    <w:name w:val="TH-Table Heading"/>
    <w:qFormat/>
    <w:rsid w:val="00FF0992"/>
    <w:pPr>
      <w:keepNext/>
      <w:spacing w:before="60" w:after="60" w:line="240" w:lineRule="atLeast"/>
      <w:jc w:val="center"/>
    </w:pPr>
    <w:rPr>
      <w:rFonts w:ascii="Arial" w:eastAsia="Times New Roman" w:hAnsi="Arial" w:cs="Arial"/>
      <w:b/>
      <w:sz w:val="18"/>
      <w:szCs w:val="20"/>
    </w:rPr>
  </w:style>
  <w:style w:type="table" w:customStyle="1" w:styleId="FormatA">
    <w:name w:val="Format A"/>
    <w:rsid w:val="00FF0992"/>
    <w:pPr>
      <w:spacing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Ind w:w="83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shd w:val="clear" w:color="auto" w:fill="auto"/>
    </w:tcPr>
    <w:tblStylePr w:type="firstRow">
      <w:tblPr/>
      <w:trPr>
        <w:cantSplit w:val="0"/>
        <w:tblHeader/>
      </w:trPr>
      <w:tcPr>
        <w:tcBorders>
          <w:bottom w:val="single" w:sz="12" w:space="0" w:color="auto"/>
        </w:tcBorders>
        <w:vAlign w:val="center"/>
      </w:tcPr>
    </w:tblStylePr>
  </w:style>
  <w:style w:type="paragraph" w:customStyle="1" w:styleId="B-Body">
    <w:name w:val="B-Body"/>
    <w:link w:val="B-BodyChar"/>
    <w:uiPriority w:val="30"/>
    <w:qFormat/>
    <w:rsid w:val="00FF0992"/>
    <w:pPr>
      <w:tabs>
        <w:tab w:val="left" w:pos="2160"/>
      </w:tabs>
      <w:spacing w:before="120" w:after="40" w:line="240" w:lineRule="auto"/>
      <w:ind w:left="720"/>
    </w:pPr>
    <w:rPr>
      <w:rFonts w:ascii="Times New Roman" w:eastAsia="SimSun" w:hAnsi="Times New Roman" w:cs="Times New Roman"/>
      <w:szCs w:val="20"/>
    </w:rPr>
  </w:style>
  <w:style w:type="character" w:customStyle="1" w:styleId="B-BodyChar">
    <w:name w:val="B-Body Char"/>
    <w:basedOn w:val="DefaultParagraphFont"/>
    <w:link w:val="B-Body"/>
    <w:uiPriority w:val="30"/>
    <w:rsid w:val="00FF0992"/>
    <w:rPr>
      <w:rFonts w:ascii="Times New Roman" w:eastAsia="SimSun" w:hAnsi="Times New Roman" w:cs="Times New Roman"/>
      <w:szCs w:val="20"/>
    </w:rPr>
  </w:style>
  <w:style w:type="paragraph" w:customStyle="1" w:styleId="U-Bullet">
    <w:name w:val="U-Bullet"/>
    <w:basedOn w:val="B-Body"/>
    <w:qFormat/>
    <w:rsid w:val="00FF0992"/>
    <w:pPr>
      <w:numPr>
        <w:numId w:val="2"/>
      </w:numPr>
      <w:tabs>
        <w:tab w:val="clear" w:pos="2160"/>
      </w:tabs>
    </w:pPr>
  </w:style>
  <w:style w:type="paragraph" w:customStyle="1" w:styleId="U2-Bullet2">
    <w:name w:val="U2-Bullet 2"/>
    <w:basedOn w:val="U-Bullet"/>
    <w:rsid w:val="00FF0992"/>
    <w:pPr>
      <w:numPr>
        <w:ilvl w:val="1"/>
      </w:numPr>
      <w:tabs>
        <w:tab w:val="clear" w:pos="1440"/>
        <w:tab w:val="num" w:pos="360"/>
        <w:tab w:val="left" w:pos="2160"/>
      </w:tabs>
    </w:pPr>
  </w:style>
  <w:style w:type="paragraph" w:customStyle="1" w:styleId="U3-Bullet3">
    <w:name w:val="U3-Bullet 3"/>
    <w:basedOn w:val="U2-Bullet2"/>
    <w:rsid w:val="00FF0992"/>
    <w:pPr>
      <w:numPr>
        <w:ilvl w:val="2"/>
      </w:numPr>
      <w:tabs>
        <w:tab w:val="clear" w:pos="1699"/>
        <w:tab w:val="num" w:pos="360"/>
      </w:tabs>
    </w:pPr>
    <w:rPr>
      <w:rFonts w:eastAsia="MS Mincho"/>
      <w:lang w:eastAsia="ja-JP"/>
    </w:rPr>
  </w:style>
  <w:style w:type="paragraph" w:customStyle="1" w:styleId="U4-Bullet4">
    <w:name w:val="U4-Bullet 4"/>
    <w:basedOn w:val="U3-Bullet3"/>
    <w:rsid w:val="00FF0992"/>
    <w:pPr>
      <w:numPr>
        <w:ilvl w:val="3"/>
      </w:numPr>
      <w:tabs>
        <w:tab w:val="clear" w:pos="2016"/>
        <w:tab w:val="num" w:pos="360"/>
      </w:tabs>
    </w:pPr>
    <w:rPr>
      <w:szCs w:val="24"/>
    </w:rPr>
  </w:style>
  <w:style w:type="paragraph" w:styleId="NormalWeb">
    <w:name w:val="Normal (Web)"/>
    <w:basedOn w:val="Normal"/>
    <w:uiPriority w:val="99"/>
    <w:unhideWhenUsed/>
    <w:rsid w:val="00FF09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U-TableBullet">
    <w:name w:val="TU-Table Bullet"/>
    <w:basedOn w:val="TB-TableBody"/>
    <w:qFormat/>
    <w:rsid w:val="00FF0992"/>
    <w:pPr>
      <w:numPr>
        <w:numId w:val="3"/>
      </w:numPr>
      <w:spacing w:line="200" w:lineRule="atLeast"/>
    </w:pPr>
    <w:rPr>
      <w:rFonts w:eastAsia="SimSun"/>
    </w:rPr>
  </w:style>
  <w:style w:type="paragraph" w:customStyle="1" w:styleId="TU2-TableBullet2">
    <w:name w:val="TU2-Table Bullet 2"/>
    <w:basedOn w:val="TU-TableBullet"/>
    <w:rsid w:val="00FF0992"/>
    <w:pPr>
      <w:numPr>
        <w:ilvl w:val="1"/>
      </w:numPr>
    </w:pPr>
  </w:style>
  <w:style w:type="paragraph" w:customStyle="1" w:styleId="TU3-TableBullet3">
    <w:name w:val="TU3-Table Bullet 3"/>
    <w:basedOn w:val="TU2-TableBullet2"/>
    <w:rsid w:val="00FF0992"/>
    <w:pPr>
      <w:numPr>
        <w:ilvl w:val="2"/>
      </w:numPr>
    </w:pPr>
    <w:rPr>
      <w:lang w:eastAsia="ja-JP"/>
    </w:rPr>
  </w:style>
  <w:style w:type="paragraph" w:customStyle="1" w:styleId="TU4-TableBullet4">
    <w:name w:val="TU4-Table Bullet 4"/>
    <w:basedOn w:val="TU3-TableBullet3"/>
    <w:qFormat/>
    <w:rsid w:val="00FF0992"/>
    <w:pPr>
      <w:numPr>
        <w:ilvl w:val="3"/>
      </w:numPr>
      <w:tabs>
        <w:tab w:val="left" w:pos="1116"/>
      </w:tabs>
    </w:pPr>
  </w:style>
  <w:style w:type="paragraph" w:styleId="Caption">
    <w:name w:val="caption"/>
    <w:basedOn w:val="Normal"/>
    <w:next w:val="Normal"/>
    <w:uiPriority w:val="35"/>
    <w:unhideWhenUsed/>
    <w:qFormat/>
    <w:rsid w:val="00FF09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0A29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A299D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66553A"/>
    <w:pPr>
      <w:ind w:left="720"/>
      <w:contextualSpacing/>
    </w:pPr>
    <w:rPr>
      <w:sz w:val="24"/>
    </w:rPr>
  </w:style>
  <w:style w:type="table" w:styleId="TableGrid">
    <w:name w:val="Table Grid"/>
    <w:basedOn w:val="TableNormal"/>
    <w:uiPriority w:val="39"/>
    <w:rsid w:val="00552E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1F3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51F34"/>
    <w:rPr>
      <w:color w:val="954F72" w:themeColor="followedHyperlink"/>
      <w:u w:val="single"/>
    </w:rPr>
  </w:style>
  <w:style w:type="paragraph" w:customStyle="1" w:styleId="xFMHead2">
    <w:name w:val="xFM Head 2"/>
    <w:rsid w:val="00B6450F"/>
    <w:pPr>
      <w:spacing w:after="360" w:line="276" w:lineRule="auto"/>
    </w:pPr>
    <w:rPr>
      <w:rFonts w:ascii="Arial" w:eastAsia="SimHei" w:hAnsi="Arial" w:cs="Arial"/>
      <w:b/>
      <w:sz w:val="32"/>
      <w:szCs w:val="28"/>
      <w:lang w:eastAsia="ja-JP"/>
    </w:rPr>
  </w:style>
  <w:style w:type="paragraph" w:customStyle="1" w:styleId="TC-TableBodyCenter">
    <w:name w:val="TC-Table Body_Center"/>
    <w:basedOn w:val="TB-TableBody"/>
    <w:uiPriority w:val="49"/>
    <w:qFormat/>
    <w:rsid w:val="00B6450F"/>
    <w:pPr>
      <w:jc w:val="center"/>
    </w:pPr>
  </w:style>
  <w:style w:type="paragraph" w:styleId="Header">
    <w:name w:val="header"/>
    <w:basedOn w:val="Normal"/>
    <w:link w:val="HeaderChar"/>
    <w:uiPriority w:val="99"/>
    <w:unhideWhenUsed/>
    <w:rsid w:val="00B645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450F"/>
  </w:style>
  <w:style w:type="paragraph" w:styleId="Footer">
    <w:name w:val="footer"/>
    <w:basedOn w:val="Normal"/>
    <w:link w:val="FooterChar"/>
    <w:uiPriority w:val="99"/>
    <w:unhideWhenUsed/>
    <w:rsid w:val="00B645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450F"/>
  </w:style>
  <w:style w:type="character" w:customStyle="1" w:styleId="FooterBold">
    <w:name w:val="FooterBold"/>
    <w:uiPriority w:val="1"/>
    <w:rsid w:val="00B6450F"/>
    <w:rPr>
      <w:b/>
    </w:rPr>
  </w:style>
  <w:style w:type="paragraph" w:customStyle="1" w:styleId="zFooter">
    <w:name w:val="zFooter"/>
    <w:link w:val="zFooterChar"/>
    <w:uiPriority w:val="2"/>
    <w:rsid w:val="00B6450F"/>
    <w:pPr>
      <w:widowControl w:val="0"/>
      <w:pBdr>
        <w:top w:val="single" w:sz="4" w:space="1" w:color="auto"/>
      </w:pBdr>
      <w:tabs>
        <w:tab w:val="center" w:pos="4680"/>
        <w:tab w:val="right" w:pos="10080"/>
      </w:tabs>
      <w:spacing w:after="0" w:line="240" w:lineRule="atLeast"/>
      <w:ind w:left="-720" w:right="-720"/>
      <w:jc w:val="center"/>
    </w:pPr>
    <w:rPr>
      <w:rFonts w:ascii="Arial" w:eastAsia="SimSun" w:hAnsi="Arial" w:cs="Arial"/>
      <w:noProof/>
      <w:sz w:val="18"/>
      <w:szCs w:val="16"/>
      <w:lang w:eastAsia="ja-JP"/>
    </w:rPr>
  </w:style>
  <w:style w:type="character" w:customStyle="1" w:styleId="zFooterChar">
    <w:name w:val="zFooter Char"/>
    <w:basedOn w:val="FooterChar"/>
    <w:link w:val="zFooter"/>
    <w:uiPriority w:val="2"/>
    <w:rsid w:val="00B6450F"/>
    <w:rPr>
      <w:rFonts w:ascii="Arial" w:eastAsia="SimSun" w:hAnsi="Arial" w:cs="Arial"/>
      <w:noProof/>
      <w:sz w:val="18"/>
      <w:szCs w:val="16"/>
      <w:lang w:eastAsia="ja-JP"/>
    </w:rPr>
  </w:style>
  <w:style w:type="paragraph" w:customStyle="1" w:styleId="zBrandingOwner">
    <w:name w:val="zBrandingOwner"/>
    <w:link w:val="zBrandingOwnerChar"/>
    <w:uiPriority w:val="2"/>
    <w:rsid w:val="00B6450F"/>
    <w:pPr>
      <w:adjustRightInd w:val="0"/>
      <w:snapToGrid w:val="0"/>
      <w:spacing w:after="0" w:line="560" w:lineRule="exact"/>
    </w:pPr>
    <w:rPr>
      <w:rFonts w:ascii="Arial" w:eastAsia="SimHei" w:hAnsi="Arial" w:cs="Arial"/>
      <w:sz w:val="28"/>
      <w:szCs w:val="20"/>
    </w:rPr>
  </w:style>
  <w:style w:type="character" w:customStyle="1" w:styleId="zBrandingOwnerChar">
    <w:name w:val="zBrandingOwner Char"/>
    <w:basedOn w:val="DefaultParagraphFont"/>
    <w:link w:val="zBrandingOwner"/>
    <w:uiPriority w:val="2"/>
    <w:rsid w:val="00B6450F"/>
    <w:rPr>
      <w:rFonts w:ascii="Arial" w:eastAsia="SimHei" w:hAnsi="Arial" w:cs="Arial"/>
      <w:sz w:val="28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06744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F45D5"/>
    <w:pPr>
      <w:tabs>
        <w:tab w:val="left" w:pos="440"/>
        <w:tab w:val="right" w:leader="dot" w:pos="9710"/>
      </w:tabs>
      <w:spacing w:after="0"/>
      <w:ind w:left="180"/>
    </w:pPr>
    <w:rPr>
      <w:rFonts w:ascii="Arial" w:hAnsi="Arial" w:cs="Arial"/>
      <w:b/>
      <w:noProof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DF45D5"/>
    <w:pPr>
      <w:tabs>
        <w:tab w:val="left" w:pos="880"/>
        <w:tab w:val="right" w:leader="dot" w:pos="9000"/>
      </w:tabs>
      <w:spacing w:after="100"/>
      <w:ind w:left="450"/>
    </w:pPr>
  </w:style>
  <w:style w:type="paragraph" w:styleId="TableofFigures">
    <w:name w:val="table of figures"/>
    <w:basedOn w:val="Normal"/>
    <w:next w:val="Normal"/>
    <w:uiPriority w:val="99"/>
    <w:unhideWhenUsed/>
    <w:rsid w:val="00067445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87E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7E48"/>
    <w:rPr>
      <w:rFonts w:ascii="Segoe UI" w:hAnsi="Segoe UI" w:cs="Segoe UI"/>
      <w:sz w:val="18"/>
      <w:szCs w:val="18"/>
    </w:rPr>
  </w:style>
  <w:style w:type="paragraph" w:customStyle="1" w:styleId="T-TableTitle">
    <w:name w:val="T-Table Title"/>
    <w:qFormat/>
    <w:rsid w:val="007A09DD"/>
    <w:pPr>
      <w:keepNext/>
      <w:spacing w:before="240" w:after="120" w:line="240" w:lineRule="auto"/>
      <w:ind w:left="720"/>
    </w:pPr>
    <w:rPr>
      <w:rFonts w:ascii="Arial" w:eastAsia="Times New Roman" w:hAnsi="Arial" w:cs="Arial"/>
      <w:b/>
      <w:szCs w:val="20"/>
    </w:rPr>
  </w:style>
  <w:style w:type="paragraph" w:customStyle="1" w:styleId="F-FigureTitle">
    <w:name w:val="F-Figure Title"/>
    <w:link w:val="F-FigureTitleChar"/>
    <w:qFormat/>
    <w:rsid w:val="00FE592A"/>
    <w:pPr>
      <w:spacing w:before="120" w:after="240" w:line="240" w:lineRule="auto"/>
      <w:ind w:left="720"/>
    </w:pPr>
    <w:rPr>
      <w:rFonts w:ascii="Arial" w:eastAsia="SimHei" w:hAnsi="Arial" w:cs="Arial"/>
      <w:b/>
      <w:szCs w:val="20"/>
    </w:rPr>
  </w:style>
  <w:style w:type="character" w:customStyle="1" w:styleId="F-FigureTitleChar">
    <w:name w:val="F-Figure Title Char"/>
    <w:basedOn w:val="DefaultParagraphFont"/>
    <w:link w:val="F-FigureTitle"/>
    <w:rsid w:val="00FE592A"/>
    <w:rPr>
      <w:rFonts w:ascii="Arial" w:eastAsia="SimHei" w:hAnsi="Arial" w:cs="Arial"/>
      <w:b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8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5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0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7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7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6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0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4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8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6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0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0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4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3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2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5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8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1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6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1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7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25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8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1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7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5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9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9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2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4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1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5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4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E45DB2F1F08496DA7A72D4D4CBDB5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AD1A48-713F-46DE-8B98-4F5C17A6BD7E}"/>
      </w:docPartPr>
      <w:docPartBody>
        <w:p w:rsidR="002F7B64" w:rsidRDefault="002F7B64" w:rsidP="002F7B64">
          <w:pPr>
            <w:pStyle w:val="8E45DB2F1F08496DA7A72D4D4CBDB591"/>
          </w:pPr>
          <w:r>
            <w:t xml:space="preserve">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B64"/>
    <w:rsid w:val="0027655E"/>
    <w:rsid w:val="002F7B64"/>
    <w:rsid w:val="00373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2C2211EA3D345C2B4BAE61E595E40E5">
    <w:name w:val="42C2211EA3D345C2B4BAE61E595E40E5"/>
    <w:rsid w:val="002F7B64"/>
  </w:style>
  <w:style w:type="paragraph" w:customStyle="1" w:styleId="8E45DB2F1F08496DA7A72D4D4CBDB591">
    <w:name w:val="8E45DB2F1F08496DA7A72D4D4CBDB591"/>
    <w:rsid w:val="002F7B6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7EDA49-CE0E-4308-A103-9A8FDA6B2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19</Pages>
  <Words>1854</Words>
  <Characters>10572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momna ali</dc:creator>
  <cp:keywords/>
  <dc:description/>
  <cp:lastModifiedBy>momna ali</cp:lastModifiedBy>
  <cp:revision>5</cp:revision>
  <cp:lastPrinted>2018-11-07T07:42:00Z</cp:lastPrinted>
  <dcterms:created xsi:type="dcterms:W3CDTF">2018-11-07T07:35:00Z</dcterms:created>
  <dcterms:modified xsi:type="dcterms:W3CDTF">2018-11-07T08:03:00Z</dcterms:modified>
</cp:coreProperties>
</file>