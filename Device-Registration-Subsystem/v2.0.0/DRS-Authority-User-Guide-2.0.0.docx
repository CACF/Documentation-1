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6959F" w14:textId="77777777" w:rsidR="00FF0992" w:rsidRDefault="00FF0992" w:rsidP="00FF0992"/>
    <w:p w14:paraId="0576B3DB" w14:textId="77777777" w:rsidR="00FF0992" w:rsidRDefault="00FF0992" w:rsidP="00FF0992"/>
    <w:p w14:paraId="35DE89CA" w14:textId="77777777" w:rsidR="00067445" w:rsidRDefault="00067445" w:rsidP="00FF0992"/>
    <w:p w14:paraId="3558CAD2" w14:textId="77777777" w:rsidR="00067445" w:rsidRDefault="00067445" w:rsidP="00FF0992"/>
    <w:p w14:paraId="2A69BC39" w14:textId="77777777" w:rsidR="00067445" w:rsidRDefault="00067445" w:rsidP="00FF0992"/>
    <w:p w14:paraId="356699B2" w14:textId="77777777" w:rsidR="00067445" w:rsidRDefault="00067445" w:rsidP="00FF0992"/>
    <w:p w14:paraId="3C2303FA" w14:textId="77777777" w:rsidR="00067445" w:rsidRDefault="00067445" w:rsidP="00FF0992"/>
    <w:p w14:paraId="265C5E25" w14:textId="77777777" w:rsidR="00067445" w:rsidRDefault="00067445" w:rsidP="00FF0992"/>
    <w:p w14:paraId="4094807E" w14:textId="77777777" w:rsidR="00067445" w:rsidRDefault="00067445" w:rsidP="00FF0992"/>
    <w:p w14:paraId="1C122D74" w14:textId="77777777" w:rsidR="00067445" w:rsidRDefault="00067445" w:rsidP="00FF0992"/>
    <w:p w14:paraId="00668027" w14:textId="77777777" w:rsidR="00FF0992" w:rsidRPr="00A774DB" w:rsidRDefault="00FF0992" w:rsidP="00FF0992">
      <w:pPr>
        <w:pStyle w:val="ProductName"/>
        <w:spacing w:before="240"/>
      </w:pPr>
      <w:r>
        <w:t xml:space="preserve">Device Registration Subsystem </w:t>
      </w:r>
      <w:r w:rsidR="00850FF1">
        <w:t>2</w:t>
      </w:r>
      <w:r>
        <w:t>.0.0</w:t>
      </w:r>
    </w:p>
    <w:p w14:paraId="774F16CE" w14:textId="77777777" w:rsidR="00FF0992" w:rsidRPr="00724C7D" w:rsidRDefault="00FF0992" w:rsidP="00FF0992">
      <w:pPr>
        <w:pStyle w:val="DocumentType"/>
        <w:spacing w:before="240"/>
      </w:pPr>
      <w:r>
        <w:t xml:space="preserve">User </w:t>
      </w:r>
      <w:r w:rsidRPr="00724C7D">
        <w:t>Guide</w:t>
      </w:r>
      <w:r w:rsidR="00B6450F">
        <w:t xml:space="preserve"> (Authority</w:t>
      </w:r>
      <w:r>
        <w:t>)</w:t>
      </w:r>
    </w:p>
    <w:p w14:paraId="302AD759" w14:textId="77777777" w:rsidR="00FF0992" w:rsidRPr="00724C7D" w:rsidRDefault="00FF0992" w:rsidP="00FF0992">
      <w:pPr>
        <w:pStyle w:val="docDCN"/>
        <w:spacing w:before="240" w:after="240"/>
      </w:pPr>
      <w:r>
        <w:rPr>
          <w:rStyle w:val="docDCNChar"/>
        </w:rPr>
        <w:t>DRS-User-</w:t>
      </w:r>
      <w:r w:rsidRPr="00724C7D">
        <w:rPr>
          <w:rStyle w:val="docDCNChar"/>
        </w:rPr>
        <w:t>Guide</w:t>
      </w:r>
      <w:r w:rsidR="00067445">
        <w:rPr>
          <w:rStyle w:val="docDCNChar"/>
        </w:rPr>
        <w:t>-Authority</w:t>
      </w:r>
      <w:r>
        <w:rPr>
          <w:rStyle w:val="docDCNChar"/>
        </w:rPr>
        <w:t>-</w:t>
      </w:r>
      <w:r w:rsidR="00850FF1">
        <w:rPr>
          <w:rStyle w:val="docDCNChar"/>
        </w:rPr>
        <w:t>2</w:t>
      </w:r>
      <w:r>
        <w:rPr>
          <w:rStyle w:val="docDCNChar"/>
        </w:rPr>
        <w:t>.0.0</w:t>
      </w:r>
    </w:p>
    <w:p w14:paraId="76943297" w14:textId="77777777" w:rsidR="00FF0992" w:rsidRPr="00724C7D" w:rsidRDefault="00850FF1" w:rsidP="00FF0992">
      <w:pPr>
        <w:pStyle w:val="docDate"/>
        <w:spacing w:before="240" w:after="240"/>
        <w:rPr>
          <w:color w:val="auto"/>
        </w:rPr>
      </w:pPr>
      <w:r>
        <w:rPr>
          <w:color w:val="auto"/>
        </w:rPr>
        <w:t>March</w:t>
      </w:r>
      <w:r w:rsidR="00FF0992" w:rsidRPr="00724C7D">
        <w:rPr>
          <w:color w:val="auto"/>
        </w:rPr>
        <w:t xml:space="preserve"> 1</w:t>
      </w:r>
      <w:r>
        <w:rPr>
          <w:color w:val="auto"/>
        </w:rPr>
        <w:t>6</w:t>
      </w:r>
      <w:r w:rsidR="00FF0992" w:rsidRPr="00724C7D">
        <w:rPr>
          <w:color w:val="auto"/>
        </w:rPr>
        <w:t>, 201</w:t>
      </w:r>
      <w:r>
        <w:rPr>
          <w:color w:val="auto"/>
        </w:rPr>
        <w:t>9</w:t>
      </w:r>
    </w:p>
    <w:p w14:paraId="2E65D314" w14:textId="77777777" w:rsidR="00FF0992" w:rsidRDefault="00FF0992" w:rsidP="00FF0992"/>
    <w:p w14:paraId="135F6270" w14:textId="77777777" w:rsidR="0061695D" w:rsidRDefault="0061695D"/>
    <w:p w14:paraId="4D5010B1" w14:textId="77777777" w:rsidR="00FF0992" w:rsidRDefault="00FF0992"/>
    <w:p w14:paraId="139D4460" w14:textId="77777777" w:rsidR="00FF0992" w:rsidRDefault="00FF0992"/>
    <w:p w14:paraId="1354C3D6" w14:textId="77777777" w:rsidR="00FF0992" w:rsidRDefault="00FF0992"/>
    <w:p w14:paraId="35E99B9F" w14:textId="77777777" w:rsidR="00FF0992" w:rsidRDefault="00FF0992"/>
    <w:p w14:paraId="5E03E30C" w14:textId="77777777" w:rsidR="00FF0992" w:rsidRDefault="00FF0992"/>
    <w:p w14:paraId="562A3DB7" w14:textId="77777777" w:rsidR="00FF0992" w:rsidRDefault="00FF0992"/>
    <w:p w14:paraId="2D8E8713" w14:textId="77777777" w:rsidR="00FF0992" w:rsidRDefault="00FF0992"/>
    <w:p w14:paraId="4FE0A577" w14:textId="77777777" w:rsidR="00FF0992" w:rsidRDefault="00FF0992"/>
    <w:p w14:paraId="78389D98" w14:textId="77777777" w:rsidR="00B6450F" w:rsidRDefault="00B6450F"/>
    <w:p w14:paraId="2F02C87B" w14:textId="77777777" w:rsidR="00B6450F" w:rsidRDefault="00B6450F"/>
    <w:p w14:paraId="18D1DEB1" w14:textId="77777777" w:rsidR="00B6450F" w:rsidRDefault="00B6450F"/>
    <w:p w14:paraId="4658F522" w14:textId="77777777" w:rsidR="00B6450F" w:rsidRPr="0030148A" w:rsidRDefault="00B6450F" w:rsidP="00B6450F">
      <w:pPr>
        <w:pStyle w:val="xFMHead2"/>
      </w:pPr>
      <w:r w:rsidRPr="0030148A">
        <w:t>Revision history</w:t>
      </w:r>
    </w:p>
    <w:tbl>
      <w:tblPr>
        <w:tblStyle w:val="FormatA"/>
        <w:tblW w:w="9228" w:type="dxa"/>
        <w:tblInd w:w="175" w:type="dxa"/>
        <w:tblLook w:val="04A0" w:firstRow="1" w:lastRow="0" w:firstColumn="1" w:lastColumn="0" w:noHBand="0" w:noVBand="1"/>
        <w:tblPrChange w:id="0" w:author="momna ali" w:date="2018-10-04T08:43:00Z">
          <w:tblPr>
            <w:tblStyle w:val="FormatA"/>
            <w:tblW w:w="8640" w:type="dxa"/>
            <w:tblInd w:w="763" w:type="dxa"/>
            <w:tblLook w:val="04A0" w:firstRow="1" w:lastRow="0" w:firstColumn="1" w:lastColumn="0" w:noHBand="0" w:noVBand="1"/>
          </w:tblPr>
        </w:tblPrChange>
      </w:tblPr>
      <w:tblGrid>
        <w:gridCol w:w="3420"/>
        <w:gridCol w:w="2904"/>
        <w:gridCol w:w="2904"/>
        <w:tblGridChange w:id="1">
          <w:tblGrid>
            <w:gridCol w:w="1433"/>
            <w:gridCol w:w="1890"/>
            <w:gridCol w:w="5317"/>
          </w:tblGrid>
        </w:tblGridChange>
      </w:tblGrid>
      <w:tr w:rsidR="00B6450F" w:rsidRPr="0030148A" w14:paraId="365BD554" w14:textId="77777777" w:rsidTr="00457FA9">
        <w:trPr>
          <w:cnfStyle w:val="100000000000" w:firstRow="1" w:lastRow="0" w:firstColumn="0" w:lastColumn="0" w:oddVBand="0" w:evenVBand="0" w:oddHBand="0" w:evenHBand="0" w:firstRowFirstColumn="0" w:firstRowLastColumn="0" w:lastRowFirstColumn="0" w:lastRowLastColumn="0"/>
          <w:cantSplit/>
          <w:trPrChange w:id="2" w:author="momna ali" w:date="2018-10-04T08:43:00Z">
            <w:trPr>
              <w:cantSplit/>
            </w:trPr>
          </w:trPrChange>
        </w:trPr>
        <w:tc>
          <w:tcPr>
            <w:tcW w:w="3420" w:type="dxa"/>
            <w:tcPrChange w:id="3" w:author="momna ali" w:date="2018-10-04T08:43:00Z">
              <w:tcPr>
                <w:tcW w:w="1433" w:type="dxa"/>
              </w:tcPr>
            </w:tcPrChange>
          </w:tcPr>
          <w:p w14:paraId="5DC0E21B" w14:textId="77777777" w:rsidR="00B6450F" w:rsidRPr="0030148A" w:rsidRDefault="00B6450F" w:rsidP="00B96219">
            <w:pPr>
              <w:pStyle w:val="TH-TableHeading"/>
              <w:cnfStyle w:val="100000000000" w:firstRow="1" w:lastRow="0" w:firstColumn="0" w:lastColumn="0" w:oddVBand="0" w:evenVBand="0" w:oddHBand="0" w:evenHBand="0" w:firstRowFirstColumn="0" w:firstRowLastColumn="0" w:lastRowFirstColumn="0" w:lastRowLastColumn="0"/>
            </w:pPr>
            <w:r w:rsidRPr="0030148A">
              <w:t>Revision</w:t>
            </w:r>
          </w:p>
        </w:tc>
        <w:tc>
          <w:tcPr>
            <w:tcW w:w="2904" w:type="dxa"/>
            <w:tcPrChange w:id="4" w:author="momna ali" w:date="2018-10-04T08:43:00Z">
              <w:tcPr>
                <w:tcW w:w="1890" w:type="dxa"/>
              </w:tcPr>
            </w:tcPrChange>
          </w:tcPr>
          <w:p w14:paraId="4BAF0DF5" w14:textId="77777777" w:rsidR="00B6450F" w:rsidRPr="0030148A" w:rsidRDefault="00B6450F" w:rsidP="00B96219">
            <w:pPr>
              <w:pStyle w:val="TH-TableHeading"/>
              <w:cnfStyle w:val="100000000000" w:firstRow="1" w:lastRow="0" w:firstColumn="0" w:lastColumn="0" w:oddVBand="0" w:evenVBand="0" w:oddHBand="0" w:evenHBand="0" w:firstRowFirstColumn="0" w:firstRowLastColumn="0" w:lastRowFirstColumn="0" w:lastRowLastColumn="0"/>
            </w:pPr>
            <w:r w:rsidRPr="0030148A">
              <w:t>Date</w:t>
            </w:r>
          </w:p>
        </w:tc>
        <w:tc>
          <w:tcPr>
            <w:tcW w:w="2904" w:type="dxa"/>
            <w:tcPrChange w:id="5" w:author="momna ali" w:date="2018-10-04T08:43:00Z">
              <w:tcPr>
                <w:tcW w:w="5317" w:type="dxa"/>
              </w:tcPr>
            </w:tcPrChange>
          </w:tcPr>
          <w:p w14:paraId="15B75C47" w14:textId="77777777" w:rsidR="00B6450F" w:rsidRPr="0030148A" w:rsidRDefault="00B6450F" w:rsidP="00B96219">
            <w:pPr>
              <w:pStyle w:val="TH-TableHeading"/>
              <w:cnfStyle w:val="100000000000" w:firstRow="1" w:lastRow="0" w:firstColumn="0" w:lastColumn="0" w:oddVBand="0" w:evenVBand="0" w:oddHBand="0" w:evenHBand="0" w:firstRowFirstColumn="0" w:firstRowLastColumn="0" w:lastRowFirstColumn="0" w:lastRowLastColumn="0"/>
            </w:pPr>
            <w:r w:rsidRPr="0030148A">
              <w:t>Description</w:t>
            </w:r>
          </w:p>
        </w:tc>
      </w:tr>
      <w:tr w:rsidR="00B6450F" w:rsidRPr="0030148A" w14:paraId="2D5FFCB3" w14:textId="77777777" w:rsidTr="00457FA9">
        <w:tc>
          <w:tcPr>
            <w:tcW w:w="3420" w:type="dxa"/>
            <w:tcPrChange w:id="6" w:author="momna ali" w:date="2018-10-04T08:43:00Z">
              <w:tcPr>
                <w:tcW w:w="1433" w:type="dxa"/>
              </w:tcPr>
            </w:tcPrChange>
          </w:tcPr>
          <w:p w14:paraId="7C13C091" w14:textId="77777777" w:rsidR="00B6450F" w:rsidRPr="0030148A" w:rsidRDefault="00B6450F" w:rsidP="00B96219">
            <w:pPr>
              <w:pStyle w:val="TC-TableBodyCenter"/>
            </w:pPr>
            <w:r w:rsidRPr="0030148A">
              <w:t>A</w:t>
            </w:r>
          </w:p>
        </w:tc>
        <w:tc>
          <w:tcPr>
            <w:tcW w:w="2904" w:type="dxa"/>
            <w:tcPrChange w:id="7" w:author="momna ali" w:date="2018-10-04T08:43:00Z">
              <w:tcPr>
                <w:tcW w:w="1890" w:type="dxa"/>
              </w:tcPr>
            </w:tcPrChange>
          </w:tcPr>
          <w:p w14:paraId="1CCF7EB4" w14:textId="77777777" w:rsidR="00B6450F" w:rsidRPr="0030148A" w:rsidRDefault="00B6450F" w:rsidP="00B96219">
            <w:pPr>
              <w:pStyle w:val="TC-TableBodyCenter"/>
            </w:pPr>
          </w:p>
        </w:tc>
        <w:tc>
          <w:tcPr>
            <w:tcW w:w="2904" w:type="dxa"/>
            <w:tcPrChange w:id="8" w:author="momna ali" w:date="2018-10-04T08:43:00Z">
              <w:tcPr>
                <w:tcW w:w="5317" w:type="dxa"/>
              </w:tcPr>
            </w:tcPrChange>
          </w:tcPr>
          <w:p w14:paraId="5F3C74F6" w14:textId="77777777" w:rsidR="00B6450F" w:rsidRPr="0030148A" w:rsidRDefault="00DD34DC" w:rsidP="00B96219">
            <w:pPr>
              <w:pStyle w:val="TB-TableBody"/>
            </w:pPr>
            <w:r>
              <w:t>Second</w:t>
            </w:r>
            <w:r w:rsidR="00B6450F" w:rsidRPr="0030148A">
              <w:t xml:space="preserve"> </w:t>
            </w:r>
            <w:r>
              <w:t>R</w:t>
            </w:r>
            <w:r w:rsidR="00B6450F" w:rsidRPr="0030148A">
              <w:t>elease</w:t>
            </w:r>
          </w:p>
        </w:tc>
      </w:tr>
    </w:tbl>
    <w:p w14:paraId="566E381E" w14:textId="77777777" w:rsidR="00B6450F" w:rsidRDefault="00B6450F"/>
    <w:p w14:paraId="5D6BAF9D" w14:textId="77777777" w:rsidR="00FF0992" w:rsidRDefault="00FF0992"/>
    <w:p w14:paraId="073CF647" w14:textId="77777777" w:rsidR="00FF0992" w:rsidRDefault="00FF0992"/>
    <w:p w14:paraId="48C0A5E8" w14:textId="77777777" w:rsidR="00FF0992" w:rsidRDefault="00FF0992"/>
    <w:p w14:paraId="21A9A441" w14:textId="77777777" w:rsidR="00FF0992" w:rsidRDefault="00FF0992"/>
    <w:p w14:paraId="040F0578" w14:textId="77777777" w:rsidR="00FF0992" w:rsidRDefault="00FF0992"/>
    <w:p w14:paraId="4F517461" w14:textId="77777777" w:rsidR="00067445" w:rsidRDefault="00067445"/>
    <w:p w14:paraId="02EA9864" w14:textId="77777777" w:rsidR="00067445" w:rsidRDefault="00067445"/>
    <w:p w14:paraId="7CE4DE0F" w14:textId="77777777" w:rsidR="00067445" w:rsidRDefault="00067445"/>
    <w:p w14:paraId="7327EC52" w14:textId="77777777" w:rsidR="00067445" w:rsidRDefault="00067445"/>
    <w:p w14:paraId="5DA1F4E8" w14:textId="77777777" w:rsidR="00067445" w:rsidRDefault="00067445"/>
    <w:p w14:paraId="293D5082" w14:textId="77777777" w:rsidR="00067445" w:rsidRDefault="00067445"/>
    <w:p w14:paraId="3046581B" w14:textId="77777777" w:rsidR="00067445" w:rsidRDefault="00067445"/>
    <w:p w14:paraId="15AEC539" w14:textId="77777777" w:rsidR="00067445" w:rsidRDefault="00067445"/>
    <w:p w14:paraId="6CD0E522" w14:textId="77777777" w:rsidR="00067445" w:rsidRDefault="00067445"/>
    <w:p w14:paraId="24F349DB" w14:textId="77777777" w:rsidR="00067445" w:rsidRDefault="00067445"/>
    <w:p w14:paraId="24651DD1" w14:textId="77777777" w:rsidR="00067445" w:rsidRDefault="00067445"/>
    <w:p w14:paraId="5635AACC" w14:textId="77777777" w:rsidR="00067445" w:rsidRDefault="00067445"/>
    <w:p w14:paraId="63E64613" w14:textId="77777777" w:rsidR="00067445" w:rsidRDefault="00067445"/>
    <w:p w14:paraId="141B2B4F" w14:textId="77777777" w:rsidR="00067445" w:rsidRDefault="00067445"/>
    <w:p w14:paraId="71593875" w14:textId="77777777" w:rsidR="00067445" w:rsidRDefault="00067445"/>
    <w:p w14:paraId="06D7DAA4" w14:textId="77777777" w:rsidR="00067445" w:rsidRDefault="00067445"/>
    <w:p w14:paraId="21EB7C0E" w14:textId="77777777" w:rsidR="00067445" w:rsidRDefault="00067445"/>
    <w:bookmarkStart w:id="9" w:name="_Toc3801058" w:displacedByCustomXml="next"/>
    <w:bookmarkStart w:id="10" w:name="_Toc3969725" w:displacedByCustomXml="next"/>
    <w:sdt>
      <w:sdtPr>
        <w:rPr>
          <w:rFonts w:asciiTheme="minorHAnsi" w:eastAsiaTheme="minorHAnsi" w:hAnsiTheme="minorHAnsi" w:cstheme="minorBidi"/>
          <w:color w:val="auto"/>
          <w:sz w:val="22"/>
          <w:szCs w:val="22"/>
        </w:rPr>
        <w:id w:val="1276290975"/>
        <w:docPartObj>
          <w:docPartGallery w:val="Table of Contents"/>
          <w:docPartUnique/>
        </w:docPartObj>
      </w:sdtPr>
      <w:sdtEndPr>
        <w:rPr>
          <w:b/>
          <w:bCs/>
          <w:noProof/>
        </w:rPr>
      </w:sdtEndPr>
      <w:sdtContent>
        <w:p w14:paraId="6202DA95" w14:textId="77777777" w:rsidR="00067445" w:rsidRDefault="00067445" w:rsidP="00DF45D5">
          <w:pPr>
            <w:pStyle w:val="Heading1"/>
            <w:pBdr>
              <w:bottom w:val="single" w:sz="18" w:space="5" w:color="3167A9"/>
            </w:pBdr>
            <w:spacing w:before="480" w:line="240" w:lineRule="auto"/>
            <w:rPr>
              <w:rFonts w:ascii="Arial" w:hAnsi="Arial" w:cs="Arial"/>
              <w:b/>
              <w:color w:val="auto"/>
              <w:sz w:val="48"/>
              <w:szCs w:val="48"/>
            </w:rPr>
          </w:pPr>
          <w:r w:rsidRPr="00067445">
            <w:rPr>
              <w:rFonts w:ascii="Arial" w:hAnsi="Arial" w:cs="Arial"/>
              <w:b/>
              <w:color w:val="auto"/>
              <w:sz w:val="48"/>
              <w:szCs w:val="48"/>
            </w:rPr>
            <w:t>Contents</w:t>
          </w:r>
          <w:bookmarkEnd w:id="10"/>
          <w:bookmarkEnd w:id="9"/>
        </w:p>
        <w:p w14:paraId="22887A7F" w14:textId="77777777" w:rsidR="00AD4BF8" w:rsidRDefault="00067445" w:rsidP="00AD4BF8">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p>
        <w:p w14:paraId="68D010FB" w14:textId="2E7CC532" w:rsidR="00AD4BF8" w:rsidRPr="00AD4BF8" w:rsidRDefault="00C82902" w:rsidP="00AD4BF8">
          <w:pPr>
            <w:pStyle w:val="TOC1"/>
            <w:ind w:left="270"/>
            <w:rPr>
              <w:rFonts w:eastAsiaTheme="minorEastAsia"/>
            </w:rPr>
          </w:pPr>
          <w:hyperlink w:anchor="_Toc3969726" w:history="1">
            <w:r w:rsidR="00AD4BF8" w:rsidRPr="00AD4BF8">
              <w:rPr>
                <w:rStyle w:val="Hyperlink"/>
              </w:rPr>
              <w:t>1.</w:t>
            </w:r>
            <w:r w:rsidR="00AD4BF8" w:rsidRPr="00AD4BF8">
              <w:rPr>
                <w:rFonts w:eastAsiaTheme="minorEastAsia"/>
              </w:rPr>
              <w:tab/>
            </w:r>
            <w:r w:rsidR="00AD4BF8" w:rsidRPr="00AD4BF8">
              <w:rPr>
                <w:rStyle w:val="Hyperlink"/>
              </w:rPr>
              <w:t>Introduction</w:t>
            </w:r>
            <w:r w:rsidR="00AD4BF8" w:rsidRPr="00AD4BF8">
              <w:rPr>
                <w:webHidden/>
              </w:rPr>
              <w:tab/>
            </w:r>
            <w:r w:rsidR="00AD4BF8" w:rsidRPr="00AD4BF8">
              <w:rPr>
                <w:webHidden/>
              </w:rPr>
              <w:fldChar w:fldCharType="begin"/>
            </w:r>
            <w:r w:rsidR="00AD4BF8" w:rsidRPr="00AD4BF8">
              <w:rPr>
                <w:webHidden/>
              </w:rPr>
              <w:instrText xml:space="preserve"> PAGEREF _Toc3969726 \h </w:instrText>
            </w:r>
            <w:r w:rsidR="00AD4BF8" w:rsidRPr="00AD4BF8">
              <w:rPr>
                <w:webHidden/>
              </w:rPr>
            </w:r>
            <w:r w:rsidR="00AD4BF8" w:rsidRPr="00AD4BF8">
              <w:rPr>
                <w:webHidden/>
              </w:rPr>
              <w:fldChar w:fldCharType="separate"/>
            </w:r>
            <w:r w:rsidR="00CE7487">
              <w:rPr>
                <w:webHidden/>
              </w:rPr>
              <w:t>4</w:t>
            </w:r>
            <w:r w:rsidR="00AD4BF8" w:rsidRPr="00AD4BF8">
              <w:rPr>
                <w:webHidden/>
              </w:rPr>
              <w:fldChar w:fldCharType="end"/>
            </w:r>
          </w:hyperlink>
        </w:p>
        <w:p w14:paraId="11286BE4" w14:textId="29C78AFA" w:rsidR="00AD4BF8" w:rsidRPr="00F93D3B" w:rsidRDefault="00C82902" w:rsidP="00AD4BF8">
          <w:pPr>
            <w:pStyle w:val="TOC2"/>
            <w:spacing w:after="0"/>
            <w:ind w:left="540"/>
            <w:rPr>
              <w:rFonts w:ascii="Arial" w:eastAsiaTheme="minorEastAsia" w:hAnsi="Arial" w:cs="Arial"/>
              <w:noProof/>
              <w:sz w:val="18"/>
              <w:szCs w:val="18"/>
            </w:rPr>
          </w:pPr>
          <w:hyperlink w:anchor="_Toc3969727" w:history="1">
            <w:r w:rsidR="00AD4BF8" w:rsidRPr="00F93D3B">
              <w:rPr>
                <w:rStyle w:val="Hyperlink"/>
                <w:rFonts w:ascii="Arial" w:hAnsi="Arial" w:cs="Arial"/>
                <w:bCs/>
                <w:noProof/>
                <w:sz w:val="18"/>
                <w:szCs w:val="18"/>
              </w:rPr>
              <w:t>1.1.</w:t>
            </w:r>
            <w:r w:rsidR="00AD4BF8" w:rsidRPr="00F93D3B">
              <w:rPr>
                <w:rFonts w:ascii="Arial" w:eastAsiaTheme="minorEastAsia" w:hAnsi="Arial" w:cs="Arial"/>
                <w:noProof/>
                <w:sz w:val="18"/>
                <w:szCs w:val="18"/>
              </w:rPr>
              <w:tab/>
            </w:r>
            <w:r w:rsidR="00AD4BF8" w:rsidRPr="00F93D3B">
              <w:rPr>
                <w:rStyle w:val="Hyperlink"/>
                <w:rFonts w:ascii="Arial" w:hAnsi="Arial" w:cs="Arial"/>
                <w:bCs/>
                <w:noProof/>
                <w:sz w:val="18"/>
                <w:szCs w:val="18"/>
              </w:rPr>
              <w:t>Purpose</w:t>
            </w:r>
            <w:r w:rsidR="00AD4BF8" w:rsidRPr="00F93D3B">
              <w:rPr>
                <w:rFonts w:ascii="Arial" w:hAnsi="Arial" w:cs="Arial"/>
                <w:noProof/>
                <w:webHidden/>
                <w:sz w:val="18"/>
                <w:szCs w:val="18"/>
              </w:rPr>
              <w:tab/>
            </w:r>
            <w:r w:rsidR="00AD4BF8" w:rsidRPr="00F93D3B">
              <w:rPr>
                <w:rFonts w:ascii="Arial" w:hAnsi="Arial" w:cs="Arial"/>
                <w:noProof/>
                <w:webHidden/>
                <w:sz w:val="18"/>
                <w:szCs w:val="18"/>
              </w:rPr>
              <w:fldChar w:fldCharType="begin"/>
            </w:r>
            <w:r w:rsidR="00AD4BF8" w:rsidRPr="00F93D3B">
              <w:rPr>
                <w:rFonts w:ascii="Arial" w:hAnsi="Arial" w:cs="Arial"/>
                <w:noProof/>
                <w:webHidden/>
                <w:sz w:val="18"/>
                <w:szCs w:val="18"/>
              </w:rPr>
              <w:instrText xml:space="preserve"> PAGEREF _Toc3969727 \h </w:instrText>
            </w:r>
            <w:r w:rsidR="00AD4BF8" w:rsidRPr="00F93D3B">
              <w:rPr>
                <w:rFonts w:ascii="Arial" w:hAnsi="Arial" w:cs="Arial"/>
                <w:noProof/>
                <w:webHidden/>
                <w:sz w:val="18"/>
                <w:szCs w:val="18"/>
              </w:rPr>
            </w:r>
            <w:r w:rsidR="00AD4BF8" w:rsidRPr="00F93D3B">
              <w:rPr>
                <w:rFonts w:ascii="Arial" w:hAnsi="Arial" w:cs="Arial"/>
                <w:noProof/>
                <w:webHidden/>
                <w:sz w:val="18"/>
                <w:szCs w:val="18"/>
              </w:rPr>
              <w:fldChar w:fldCharType="separate"/>
            </w:r>
            <w:r w:rsidR="00CE7487">
              <w:rPr>
                <w:rFonts w:ascii="Arial" w:hAnsi="Arial" w:cs="Arial"/>
                <w:noProof/>
                <w:webHidden/>
                <w:sz w:val="18"/>
                <w:szCs w:val="18"/>
              </w:rPr>
              <w:t>4</w:t>
            </w:r>
            <w:r w:rsidR="00AD4BF8" w:rsidRPr="00F93D3B">
              <w:rPr>
                <w:rFonts w:ascii="Arial" w:hAnsi="Arial" w:cs="Arial"/>
                <w:noProof/>
                <w:webHidden/>
                <w:sz w:val="18"/>
                <w:szCs w:val="18"/>
              </w:rPr>
              <w:fldChar w:fldCharType="end"/>
            </w:r>
          </w:hyperlink>
        </w:p>
        <w:p w14:paraId="56BFC339" w14:textId="04C43E25" w:rsidR="00AD4BF8" w:rsidRPr="00F93D3B" w:rsidRDefault="00C82902" w:rsidP="00AD4BF8">
          <w:pPr>
            <w:pStyle w:val="TOC2"/>
            <w:spacing w:after="0"/>
            <w:ind w:left="810" w:hanging="270"/>
            <w:rPr>
              <w:rFonts w:ascii="Arial" w:eastAsiaTheme="minorEastAsia" w:hAnsi="Arial" w:cs="Arial"/>
              <w:noProof/>
              <w:sz w:val="18"/>
              <w:szCs w:val="18"/>
            </w:rPr>
          </w:pPr>
          <w:hyperlink w:anchor="_Toc3969728" w:history="1">
            <w:r w:rsidR="00AD4BF8" w:rsidRPr="00F93D3B">
              <w:rPr>
                <w:rStyle w:val="Hyperlink"/>
                <w:rFonts w:ascii="Arial" w:hAnsi="Arial" w:cs="Arial"/>
                <w:noProof/>
                <w:sz w:val="18"/>
                <w:szCs w:val="18"/>
              </w:rPr>
              <w:t>1.2.</w:t>
            </w:r>
            <w:r w:rsidR="00AD4BF8" w:rsidRPr="00F93D3B">
              <w:rPr>
                <w:rFonts w:ascii="Arial" w:eastAsiaTheme="minorEastAsia" w:hAnsi="Arial" w:cs="Arial"/>
                <w:noProof/>
                <w:sz w:val="18"/>
                <w:szCs w:val="18"/>
              </w:rPr>
              <w:tab/>
            </w:r>
            <w:r w:rsidR="00AD4BF8" w:rsidRPr="00F93D3B">
              <w:rPr>
                <w:rStyle w:val="Hyperlink"/>
                <w:rFonts w:ascii="Arial" w:hAnsi="Arial" w:cs="Arial"/>
                <w:noProof/>
                <w:sz w:val="18"/>
                <w:szCs w:val="18"/>
              </w:rPr>
              <w:t>Supported Desktop Browsers</w:t>
            </w:r>
            <w:r w:rsidR="00AD4BF8" w:rsidRPr="00F93D3B">
              <w:rPr>
                <w:rFonts w:ascii="Arial" w:hAnsi="Arial" w:cs="Arial"/>
                <w:noProof/>
                <w:webHidden/>
                <w:sz w:val="18"/>
                <w:szCs w:val="18"/>
              </w:rPr>
              <w:tab/>
            </w:r>
            <w:r w:rsidR="00AD4BF8" w:rsidRPr="00F93D3B">
              <w:rPr>
                <w:rFonts w:ascii="Arial" w:hAnsi="Arial" w:cs="Arial"/>
                <w:noProof/>
                <w:webHidden/>
                <w:sz w:val="18"/>
                <w:szCs w:val="18"/>
              </w:rPr>
              <w:fldChar w:fldCharType="begin"/>
            </w:r>
            <w:r w:rsidR="00AD4BF8" w:rsidRPr="00F93D3B">
              <w:rPr>
                <w:rFonts w:ascii="Arial" w:hAnsi="Arial" w:cs="Arial"/>
                <w:noProof/>
                <w:webHidden/>
                <w:sz w:val="18"/>
                <w:szCs w:val="18"/>
              </w:rPr>
              <w:instrText xml:space="preserve"> PAGEREF _Toc3969728 \h </w:instrText>
            </w:r>
            <w:r w:rsidR="00AD4BF8" w:rsidRPr="00F93D3B">
              <w:rPr>
                <w:rFonts w:ascii="Arial" w:hAnsi="Arial" w:cs="Arial"/>
                <w:noProof/>
                <w:webHidden/>
                <w:sz w:val="18"/>
                <w:szCs w:val="18"/>
              </w:rPr>
            </w:r>
            <w:r w:rsidR="00AD4BF8" w:rsidRPr="00F93D3B">
              <w:rPr>
                <w:rFonts w:ascii="Arial" w:hAnsi="Arial" w:cs="Arial"/>
                <w:noProof/>
                <w:webHidden/>
                <w:sz w:val="18"/>
                <w:szCs w:val="18"/>
              </w:rPr>
              <w:fldChar w:fldCharType="separate"/>
            </w:r>
            <w:r w:rsidR="00CE7487">
              <w:rPr>
                <w:rFonts w:ascii="Arial" w:hAnsi="Arial" w:cs="Arial"/>
                <w:noProof/>
                <w:webHidden/>
                <w:sz w:val="18"/>
                <w:szCs w:val="18"/>
              </w:rPr>
              <w:t>4</w:t>
            </w:r>
            <w:r w:rsidR="00AD4BF8" w:rsidRPr="00F93D3B">
              <w:rPr>
                <w:rFonts w:ascii="Arial" w:hAnsi="Arial" w:cs="Arial"/>
                <w:noProof/>
                <w:webHidden/>
                <w:sz w:val="18"/>
                <w:szCs w:val="18"/>
              </w:rPr>
              <w:fldChar w:fldCharType="end"/>
            </w:r>
          </w:hyperlink>
        </w:p>
        <w:p w14:paraId="15B140CB" w14:textId="08637719" w:rsidR="00AD4BF8" w:rsidRPr="00F93D3B" w:rsidRDefault="00C82902" w:rsidP="00AD4BF8">
          <w:pPr>
            <w:pStyle w:val="TOC2"/>
            <w:spacing w:after="0"/>
            <w:ind w:left="540"/>
            <w:rPr>
              <w:rFonts w:ascii="Arial" w:eastAsiaTheme="minorEastAsia" w:hAnsi="Arial" w:cs="Arial"/>
              <w:noProof/>
              <w:sz w:val="18"/>
              <w:szCs w:val="18"/>
            </w:rPr>
          </w:pPr>
          <w:hyperlink w:anchor="_Toc3969729" w:history="1">
            <w:r w:rsidR="00AD4BF8" w:rsidRPr="00F93D3B">
              <w:rPr>
                <w:rStyle w:val="Hyperlink"/>
                <w:rFonts w:ascii="Arial" w:hAnsi="Arial" w:cs="Arial"/>
                <w:noProof/>
                <w:sz w:val="18"/>
                <w:szCs w:val="18"/>
              </w:rPr>
              <w:t>1.3.</w:t>
            </w:r>
            <w:r w:rsidR="00AD4BF8" w:rsidRPr="00F93D3B">
              <w:rPr>
                <w:rFonts w:ascii="Arial" w:eastAsiaTheme="minorEastAsia" w:hAnsi="Arial" w:cs="Arial"/>
                <w:noProof/>
                <w:sz w:val="18"/>
                <w:szCs w:val="18"/>
              </w:rPr>
              <w:tab/>
            </w:r>
            <w:r w:rsidR="00AD4BF8" w:rsidRPr="00F93D3B">
              <w:rPr>
                <w:rStyle w:val="Hyperlink"/>
                <w:rFonts w:ascii="Arial" w:hAnsi="Arial" w:cs="Arial"/>
                <w:noProof/>
                <w:sz w:val="18"/>
                <w:szCs w:val="18"/>
              </w:rPr>
              <w:t>Supported Mobile Browsers</w:t>
            </w:r>
            <w:r w:rsidR="00AD4BF8" w:rsidRPr="00F93D3B">
              <w:rPr>
                <w:rFonts w:ascii="Arial" w:hAnsi="Arial" w:cs="Arial"/>
                <w:noProof/>
                <w:webHidden/>
                <w:sz w:val="18"/>
                <w:szCs w:val="18"/>
              </w:rPr>
              <w:tab/>
            </w:r>
            <w:r w:rsidR="00AD4BF8" w:rsidRPr="00F93D3B">
              <w:rPr>
                <w:rFonts w:ascii="Arial" w:hAnsi="Arial" w:cs="Arial"/>
                <w:noProof/>
                <w:webHidden/>
                <w:sz w:val="18"/>
                <w:szCs w:val="18"/>
              </w:rPr>
              <w:fldChar w:fldCharType="begin"/>
            </w:r>
            <w:r w:rsidR="00AD4BF8" w:rsidRPr="00F93D3B">
              <w:rPr>
                <w:rFonts w:ascii="Arial" w:hAnsi="Arial" w:cs="Arial"/>
                <w:noProof/>
                <w:webHidden/>
                <w:sz w:val="18"/>
                <w:szCs w:val="18"/>
              </w:rPr>
              <w:instrText xml:space="preserve"> PAGEREF _Toc3969729 \h </w:instrText>
            </w:r>
            <w:r w:rsidR="00AD4BF8" w:rsidRPr="00F93D3B">
              <w:rPr>
                <w:rFonts w:ascii="Arial" w:hAnsi="Arial" w:cs="Arial"/>
                <w:noProof/>
                <w:webHidden/>
                <w:sz w:val="18"/>
                <w:szCs w:val="18"/>
              </w:rPr>
            </w:r>
            <w:r w:rsidR="00AD4BF8" w:rsidRPr="00F93D3B">
              <w:rPr>
                <w:rFonts w:ascii="Arial" w:hAnsi="Arial" w:cs="Arial"/>
                <w:noProof/>
                <w:webHidden/>
                <w:sz w:val="18"/>
                <w:szCs w:val="18"/>
              </w:rPr>
              <w:fldChar w:fldCharType="separate"/>
            </w:r>
            <w:r w:rsidR="00CE7487">
              <w:rPr>
                <w:rFonts w:ascii="Arial" w:hAnsi="Arial" w:cs="Arial"/>
                <w:noProof/>
                <w:webHidden/>
                <w:sz w:val="18"/>
                <w:szCs w:val="18"/>
              </w:rPr>
              <w:t>5</w:t>
            </w:r>
            <w:r w:rsidR="00AD4BF8" w:rsidRPr="00F93D3B">
              <w:rPr>
                <w:rFonts w:ascii="Arial" w:hAnsi="Arial" w:cs="Arial"/>
                <w:noProof/>
                <w:webHidden/>
                <w:sz w:val="18"/>
                <w:szCs w:val="18"/>
              </w:rPr>
              <w:fldChar w:fldCharType="end"/>
            </w:r>
          </w:hyperlink>
        </w:p>
        <w:p w14:paraId="4C0F727A" w14:textId="2F401585" w:rsidR="00AD4BF8" w:rsidRPr="00F93D3B" w:rsidRDefault="00C82902" w:rsidP="00AD4BF8">
          <w:pPr>
            <w:pStyle w:val="TOC2"/>
            <w:spacing w:after="0"/>
            <w:ind w:left="540"/>
            <w:rPr>
              <w:rStyle w:val="Hyperlink"/>
              <w:rFonts w:ascii="Arial" w:hAnsi="Arial" w:cs="Arial"/>
              <w:noProof/>
              <w:sz w:val="18"/>
              <w:szCs w:val="18"/>
            </w:rPr>
          </w:pPr>
          <w:hyperlink w:anchor="_Toc3969730" w:history="1">
            <w:r w:rsidR="00AD4BF8" w:rsidRPr="00F93D3B">
              <w:rPr>
                <w:rStyle w:val="Hyperlink"/>
                <w:rFonts w:ascii="Arial" w:hAnsi="Arial" w:cs="Arial"/>
                <w:noProof/>
                <w:sz w:val="18"/>
                <w:szCs w:val="18"/>
              </w:rPr>
              <w:t>1.4.</w:t>
            </w:r>
            <w:r w:rsidR="00AD4BF8" w:rsidRPr="00F93D3B">
              <w:rPr>
                <w:rFonts w:ascii="Arial" w:eastAsiaTheme="minorEastAsia" w:hAnsi="Arial" w:cs="Arial"/>
                <w:noProof/>
                <w:sz w:val="18"/>
                <w:szCs w:val="18"/>
              </w:rPr>
              <w:tab/>
            </w:r>
            <w:r w:rsidR="00AD4BF8" w:rsidRPr="00F93D3B">
              <w:rPr>
                <w:rStyle w:val="Hyperlink"/>
                <w:rFonts w:ascii="Arial" w:hAnsi="Arial" w:cs="Arial"/>
                <w:noProof/>
                <w:sz w:val="18"/>
                <w:szCs w:val="18"/>
              </w:rPr>
              <w:t>Definitions, Acronyms, and Abbreviations</w:t>
            </w:r>
            <w:r w:rsidR="00AD4BF8" w:rsidRPr="00F93D3B">
              <w:rPr>
                <w:rFonts w:ascii="Arial" w:hAnsi="Arial" w:cs="Arial"/>
                <w:noProof/>
                <w:webHidden/>
                <w:sz w:val="18"/>
                <w:szCs w:val="18"/>
              </w:rPr>
              <w:tab/>
            </w:r>
            <w:r w:rsidR="00AD4BF8" w:rsidRPr="00F93D3B">
              <w:rPr>
                <w:rFonts w:ascii="Arial" w:hAnsi="Arial" w:cs="Arial"/>
                <w:noProof/>
                <w:webHidden/>
                <w:sz w:val="18"/>
                <w:szCs w:val="18"/>
              </w:rPr>
              <w:fldChar w:fldCharType="begin"/>
            </w:r>
            <w:r w:rsidR="00AD4BF8" w:rsidRPr="00F93D3B">
              <w:rPr>
                <w:rFonts w:ascii="Arial" w:hAnsi="Arial" w:cs="Arial"/>
                <w:noProof/>
                <w:webHidden/>
                <w:sz w:val="18"/>
                <w:szCs w:val="18"/>
              </w:rPr>
              <w:instrText xml:space="preserve"> PAGEREF _Toc3969730 \h </w:instrText>
            </w:r>
            <w:r w:rsidR="00AD4BF8" w:rsidRPr="00F93D3B">
              <w:rPr>
                <w:rFonts w:ascii="Arial" w:hAnsi="Arial" w:cs="Arial"/>
                <w:noProof/>
                <w:webHidden/>
                <w:sz w:val="18"/>
                <w:szCs w:val="18"/>
              </w:rPr>
            </w:r>
            <w:r w:rsidR="00AD4BF8" w:rsidRPr="00F93D3B">
              <w:rPr>
                <w:rFonts w:ascii="Arial" w:hAnsi="Arial" w:cs="Arial"/>
                <w:noProof/>
                <w:webHidden/>
                <w:sz w:val="18"/>
                <w:szCs w:val="18"/>
              </w:rPr>
              <w:fldChar w:fldCharType="separate"/>
            </w:r>
            <w:r w:rsidR="00CE7487">
              <w:rPr>
                <w:rFonts w:ascii="Arial" w:hAnsi="Arial" w:cs="Arial"/>
                <w:noProof/>
                <w:webHidden/>
                <w:sz w:val="18"/>
                <w:szCs w:val="18"/>
              </w:rPr>
              <w:t>5</w:t>
            </w:r>
            <w:r w:rsidR="00AD4BF8" w:rsidRPr="00F93D3B">
              <w:rPr>
                <w:rFonts w:ascii="Arial" w:hAnsi="Arial" w:cs="Arial"/>
                <w:noProof/>
                <w:webHidden/>
                <w:sz w:val="18"/>
                <w:szCs w:val="18"/>
              </w:rPr>
              <w:fldChar w:fldCharType="end"/>
            </w:r>
          </w:hyperlink>
        </w:p>
        <w:p w14:paraId="07A79E25" w14:textId="77777777" w:rsidR="00AD4BF8" w:rsidRPr="00AD4BF8" w:rsidRDefault="00AD4BF8" w:rsidP="00AD4BF8"/>
        <w:p w14:paraId="446AB387" w14:textId="641E9C00" w:rsidR="00AD4BF8" w:rsidRDefault="00C82902" w:rsidP="00AD4BF8">
          <w:pPr>
            <w:pStyle w:val="TOC1"/>
            <w:ind w:left="270"/>
            <w:rPr>
              <w:rStyle w:val="Hyperlink"/>
            </w:rPr>
          </w:pPr>
          <w:hyperlink w:anchor="_Toc3969731" w:history="1">
            <w:r w:rsidR="00AD4BF8" w:rsidRPr="00AD4BF8">
              <w:rPr>
                <w:rStyle w:val="Hyperlink"/>
              </w:rPr>
              <w:t>2.</w:t>
            </w:r>
            <w:r w:rsidR="00AD4BF8" w:rsidRPr="00AD4BF8">
              <w:rPr>
                <w:rFonts w:eastAsiaTheme="minorEastAsia"/>
              </w:rPr>
              <w:tab/>
            </w:r>
            <w:r w:rsidR="00AD4BF8" w:rsidRPr="00AD4BF8">
              <w:rPr>
                <w:rStyle w:val="Hyperlink"/>
              </w:rPr>
              <w:t>System Description</w:t>
            </w:r>
            <w:r w:rsidR="00AD4BF8" w:rsidRPr="00AD4BF8">
              <w:rPr>
                <w:webHidden/>
              </w:rPr>
              <w:tab/>
            </w:r>
            <w:r w:rsidR="00AD4BF8" w:rsidRPr="00AD4BF8">
              <w:rPr>
                <w:webHidden/>
              </w:rPr>
              <w:fldChar w:fldCharType="begin"/>
            </w:r>
            <w:r w:rsidR="00AD4BF8" w:rsidRPr="00AD4BF8">
              <w:rPr>
                <w:webHidden/>
              </w:rPr>
              <w:instrText xml:space="preserve"> PAGEREF _Toc3969731 \h </w:instrText>
            </w:r>
            <w:r w:rsidR="00AD4BF8" w:rsidRPr="00AD4BF8">
              <w:rPr>
                <w:webHidden/>
              </w:rPr>
            </w:r>
            <w:r w:rsidR="00AD4BF8" w:rsidRPr="00AD4BF8">
              <w:rPr>
                <w:webHidden/>
              </w:rPr>
              <w:fldChar w:fldCharType="separate"/>
            </w:r>
            <w:r w:rsidR="00CE7487">
              <w:rPr>
                <w:webHidden/>
              </w:rPr>
              <w:t>6</w:t>
            </w:r>
            <w:r w:rsidR="00AD4BF8" w:rsidRPr="00AD4BF8">
              <w:rPr>
                <w:webHidden/>
              </w:rPr>
              <w:fldChar w:fldCharType="end"/>
            </w:r>
          </w:hyperlink>
        </w:p>
        <w:p w14:paraId="4C7623D3" w14:textId="77777777" w:rsidR="00AD4BF8" w:rsidRPr="00AD4BF8" w:rsidRDefault="00AD4BF8" w:rsidP="00AD4BF8"/>
        <w:p w14:paraId="6B493110" w14:textId="717E8C8C" w:rsidR="00AD4BF8" w:rsidRPr="00AD4BF8" w:rsidRDefault="00C82902" w:rsidP="00AD4BF8">
          <w:pPr>
            <w:pStyle w:val="TOC1"/>
            <w:ind w:left="270"/>
            <w:rPr>
              <w:color w:val="0563C1" w:themeColor="hyperlink"/>
              <w:u w:val="single"/>
            </w:rPr>
          </w:pPr>
          <w:hyperlink w:anchor="_Toc3969732" w:history="1">
            <w:r w:rsidR="00AD4BF8" w:rsidRPr="00AD4BF8">
              <w:rPr>
                <w:rStyle w:val="Hyperlink"/>
              </w:rPr>
              <w:t>3.</w:t>
            </w:r>
            <w:r w:rsidR="00AD4BF8" w:rsidRPr="00AD4BF8">
              <w:rPr>
                <w:rFonts w:eastAsiaTheme="minorEastAsia"/>
              </w:rPr>
              <w:tab/>
            </w:r>
            <w:r w:rsidR="00AD4BF8" w:rsidRPr="00AD4BF8">
              <w:rPr>
                <w:rStyle w:val="Hyperlink"/>
              </w:rPr>
              <w:t>System Navigation</w:t>
            </w:r>
            <w:r w:rsidR="00AD4BF8" w:rsidRPr="00AD4BF8">
              <w:rPr>
                <w:webHidden/>
              </w:rPr>
              <w:tab/>
            </w:r>
            <w:r w:rsidR="00AD4BF8" w:rsidRPr="00AD4BF8">
              <w:rPr>
                <w:webHidden/>
              </w:rPr>
              <w:fldChar w:fldCharType="begin"/>
            </w:r>
            <w:r w:rsidR="00AD4BF8" w:rsidRPr="00AD4BF8">
              <w:rPr>
                <w:webHidden/>
              </w:rPr>
              <w:instrText xml:space="preserve"> PAGEREF _Toc3969732 \h </w:instrText>
            </w:r>
            <w:r w:rsidR="00AD4BF8" w:rsidRPr="00AD4BF8">
              <w:rPr>
                <w:webHidden/>
              </w:rPr>
            </w:r>
            <w:r w:rsidR="00AD4BF8" w:rsidRPr="00AD4BF8">
              <w:rPr>
                <w:webHidden/>
              </w:rPr>
              <w:fldChar w:fldCharType="separate"/>
            </w:r>
            <w:r w:rsidR="00CE7487">
              <w:rPr>
                <w:webHidden/>
              </w:rPr>
              <w:t>11</w:t>
            </w:r>
            <w:r w:rsidR="00AD4BF8" w:rsidRPr="00AD4BF8">
              <w:rPr>
                <w:webHidden/>
              </w:rPr>
              <w:fldChar w:fldCharType="end"/>
            </w:r>
          </w:hyperlink>
        </w:p>
        <w:p w14:paraId="71EC23BA" w14:textId="005E472F" w:rsidR="00AD4BF8" w:rsidRPr="00F93D3B" w:rsidRDefault="00C82902" w:rsidP="00AD4BF8">
          <w:pPr>
            <w:pStyle w:val="TOC2"/>
            <w:spacing w:after="0"/>
            <w:ind w:left="540"/>
            <w:rPr>
              <w:rFonts w:ascii="Arial" w:eastAsiaTheme="minorEastAsia" w:hAnsi="Arial" w:cs="Arial"/>
              <w:noProof/>
              <w:sz w:val="18"/>
              <w:szCs w:val="18"/>
            </w:rPr>
          </w:pPr>
          <w:hyperlink w:anchor="_Toc3969733" w:history="1">
            <w:r w:rsidR="00AD4BF8" w:rsidRPr="00F93D3B">
              <w:rPr>
                <w:rStyle w:val="Hyperlink"/>
                <w:rFonts w:ascii="Arial" w:hAnsi="Arial" w:cs="Arial"/>
                <w:noProof/>
                <w:sz w:val="18"/>
                <w:szCs w:val="18"/>
              </w:rPr>
              <w:t>3.1.</w:t>
            </w:r>
            <w:r w:rsidR="00AD4BF8" w:rsidRPr="00F93D3B">
              <w:rPr>
                <w:rFonts w:ascii="Arial" w:eastAsiaTheme="minorEastAsia" w:hAnsi="Arial" w:cs="Arial"/>
                <w:noProof/>
                <w:sz w:val="18"/>
                <w:szCs w:val="18"/>
              </w:rPr>
              <w:tab/>
            </w:r>
            <w:r w:rsidR="00AD4BF8" w:rsidRPr="00F93D3B">
              <w:rPr>
                <w:rStyle w:val="Hyperlink"/>
                <w:rFonts w:ascii="Arial" w:hAnsi="Arial" w:cs="Arial"/>
                <w:noProof/>
                <w:sz w:val="18"/>
                <w:szCs w:val="18"/>
              </w:rPr>
              <w:t>Login Screen</w:t>
            </w:r>
            <w:r w:rsidR="00AD4BF8" w:rsidRPr="00F93D3B">
              <w:rPr>
                <w:rFonts w:ascii="Arial" w:hAnsi="Arial" w:cs="Arial"/>
                <w:noProof/>
                <w:webHidden/>
                <w:sz w:val="18"/>
                <w:szCs w:val="18"/>
              </w:rPr>
              <w:tab/>
            </w:r>
            <w:r w:rsidR="00AD4BF8" w:rsidRPr="00F93D3B">
              <w:rPr>
                <w:rFonts w:ascii="Arial" w:hAnsi="Arial" w:cs="Arial"/>
                <w:noProof/>
                <w:webHidden/>
                <w:sz w:val="18"/>
                <w:szCs w:val="18"/>
              </w:rPr>
              <w:fldChar w:fldCharType="begin"/>
            </w:r>
            <w:r w:rsidR="00AD4BF8" w:rsidRPr="00F93D3B">
              <w:rPr>
                <w:rFonts w:ascii="Arial" w:hAnsi="Arial" w:cs="Arial"/>
                <w:noProof/>
                <w:webHidden/>
                <w:sz w:val="18"/>
                <w:szCs w:val="18"/>
              </w:rPr>
              <w:instrText xml:space="preserve"> PAGEREF _Toc3969733 \h </w:instrText>
            </w:r>
            <w:r w:rsidR="00AD4BF8" w:rsidRPr="00F93D3B">
              <w:rPr>
                <w:rFonts w:ascii="Arial" w:hAnsi="Arial" w:cs="Arial"/>
                <w:noProof/>
                <w:webHidden/>
                <w:sz w:val="18"/>
                <w:szCs w:val="18"/>
              </w:rPr>
            </w:r>
            <w:r w:rsidR="00AD4BF8" w:rsidRPr="00F93D3B">
              <w:rPr>
                <w:rFonts w:ascii="Arial" w:hAnsi="Arial" w:cs="Arial"/>
                <w:webHidden/>
                <w:sz w:val="18"/>
                <w:szCs w:val="18"/>
              </w:rPr>
              <w:fldChar w:fldCharType="separate"/>
            </w:r>
            <w:r w:rsidR="00CE7487">
              <w:rPr>
                <w:rFonts w:ascii="Arial" w:hAnsi="Arial" w:cs="Arial"/>
                <w:noProof/>
                <w:webHidden/>
                <w:sz w:val="18"/>
                <w:szCs w:val="18"/>
              </w:rPr>
              <w:t>11</w:t>
            </w:r>
            <w:r w:rsidR="00AD4BF8" w:rsidRPr="00F93D3B">
              <w:rPr>
                <w:rFonts w:ascii="Arial" w:hAnsi="Arial" w:cs="Arial"/>
                <w:noProof/>
                <w:webHidden/>
                <w:sz w:val="18"/>
                <w:szCs w:val="18"/>
              </w:rPr>
              <w:fldChar w:fldCharType="end"/>
            </w:r>
          </w:hyperlink>
        </w:p>
        <w:p w14:paraId="0B238C96" w14:textId="3B51EAA6" w:rsidR="00AD4BF8" w:rsidRPr="00F93D3B" w:rsidRDefault="00C82902" w:rsidP="00AD4BF8">
          <w:pPr>
            <w:pStyle w:val="TOC2"/>
            <w:spacing w:after="0"/>
            <w:ind w:left="540"/>
            <w:rPr>
              <w:rFonts w:ascii="Arial" w:eastAsiaTheme="minorEastAsia" w:hAnsi="Arial" w:cs="Arial"/>
              <w:noProof/>
              <w:sz w:val="18"/>
              <w:szCs w:val="18"/>
            </w:rPr>
          </w:pPr>
          <w:hyperlink w:anchor="_Toc3969734" w:history="1">
            <w:r w:rsidR="00AD4BF8" w:rsidRPr="00F93D3B">
              <w:rPr>
                <w:rStyle w:val="Hyperlink"/>
                <w:rFonts w:ascii="Arial" w:hAnsi="Arial" w:cs="Arial"/>
                <w:noProof/>
                <w:sz w:val="18"/>
                <w:szCs w:val="18"/>
              </w:rPr>
              <w:t>3.2.</w:t>
            </w:r>
            <w:r w:rsidR="00AD4BF8" w:rsidRPr="00F93D3B">
              <w:rPr>
                <w:rFonts w:ascii="Arial" w:eastAsiaTheme="minorEastAsia" w:hAnsi="Arial" w:cs="Arial"/>
                <w:noProof/>
                <w:sz w:val="18"/>
                <w:szCs w:val="18"/>
              </w:rPr>
              <w:tab/>
            </w:r>
            <w:r w:rsidR="00AD4BF8" w:rsidRPr="00F93D3B">
              <w:rPr>
                <w:rStyle w:val="Hyperlink"/>
                <w:rFonts w:ascii="Arial" w:hAnsi="Arial" w:cs="Arial"/>
                <w:noProof/>
                <w:sz w:val="18"/>
                <w:szCs w:val="18"/>
              </w:rPr>
              <w:t>Portal Sections</w:t>
            </w:r>
            <w:r w:rsidR="00AD4BF8" w:rsidRPr="00F93D3B">
              <w:rPr>
                <w:rFonts w:ascii="Arial" w:hAnsi="Arial" w:cs="Arial"/>
                <w:noProof/>
                <w:webHidden/>
                <w:sz w:val="18"/>
                <w:szCs w:val="18"/>
              </w:rPr>
              <w:tab/>
            </w:r>
            <w:r w:rsidR="00AD4BF8" w:rsidRPr="00F93D3B">
              <w:rPr>
                <w:rFonts w:ascii="Arial" w:hAnsi="Arial" w:cs="Arial"/>
                <w:noProof/>
                <w:webHidden/>
                <w:sz w:val="18"/>
                <w:szCs w:val="18"/>
              </w:rPr>
              <w:fldChar w:fldCharType="begin"/>
            </w:r>
            <w:r w:rsidR="00AD4BF8" w:rsidRPr="00F93D3B">
              <w:rPr>
                <w:rFonts w:ascii="Arial" w:hAnsi="Arial" w:cs="Arial"/>
                <w:noProof/>
                <w:webHidden/>
                <w:sz w:val="18"/>
                <w:szCs w:val="18"/>
              </w:rPr>
              <w:instrText xml:space="preserve"> PAGEREF _Toc3969734 \h </w:instrText>
            </w:r>
            <w:r w:rsidR="00AD4BF8" w:rsidRPr="00F93D3B">
              <w:rPr>
                <w:rFonts w:ascii="Arial" w:hAnsi="Arial" w:cs="Arial"/>
                <w:noProof/>
                <w:webHidden/>
                <w:sz w:val="18"/>
                <w:szCs w:val="18"/>
              </w:rPr>
            </w:r>
            <w:r w:rsidR="00AD4BF8" w:rsidRPr="00F93D3B">
              <w:rPr>
                <w:rFonts w:ascii="Arial" w:hAnsi="Arial" w:cs="Arial"/>
                <w:webHidden/>
                <w:sz w:val="18"/>
                <w:szCs w:val="18"/>
              </w:rPr>
              <w:fldChar w:fldCharType="separate"/>
            </w:r>
            <w:r w:rsidR="00CE7487">
              <w:rPr>
                <w:rFonts w:ascii="Arial" w:hAnsi="Arial" w:cs="Arial"/>
                <w:noProof/>
                <w:webHidden/>
                <w:sz w:val="18"/>
                <w:szCs w:val="18"/>
              </w:rPr>
              <w:t>12</w:t>
            </w:r>
            <w:r w:rsidR="00AD4BF8" w:rsidRPr="00F93D3B">
              <w:rPr>
                <w:rFonts w:ascii="Arial" w:hAnsi="Arial" w:cs="Arial"/>
                <w:noProof/>
                <w:webHidden/>
                <w:sz w:val="18"/>
                <w:szCs w:val="18"/>
              </w:rPr>
              <w:fldChar w:fldCharType="end"/>
            </w:r>
          </w:hyperlink>
        </w:p>
        <w:p w14:paraId="6DD50D43" w14:textId="341C8D20" w:rsidR="00AD4BF8" w:rsidRPr="00F93D3B" w:rsidRDefault="00C82902" w:rsidP="00AD4BF8">
          <w:pPr>
            <w:pStyle w:val="TOC1"/>
            <w:tabs>
              <w:tab w:val="clear" w:pos="540"/>
              <w:tab w:val="clear" w:pos="880"/>
              <w:tab w:val="clear" w:pos="9710"/>
              <w:tab w:val="right" w:leader="dot" w:pos="8100"/>
            </w:tabs>
            <w:ind w:left="1080" w:hanging="180"/>
            <w:rPr>
              <w:rFonts w:eastAsiaTheme="minorEastAsia"/>
              <w:b w:val="0"/>
            </w:rPr>
          </w:pPr>
          <w:hyperlink w:anchor="_Toc3969735" w:history="1">
            <w:r w:rsidR="00AD4BF8" w:rsidRPr="00F93D3B">
              <w:rPr>
                <w:rStyle w:val="Hyperlink"/>
                <w:b w:val="0"/>
              </w:rPr>
              <w:t>3.2.1.Language Menu</w:t>
            </w:r>
            <w:r w:rsidR="00AD4BF8" w:rsidRPr="00F93D3B">
              <w:rPr>
                <w:b w:val="0"/>
                <w:webHidden/>
              </w:rPr>
              <w:tab/>
            </w:r>
            <w:r w:rsidR="00AD4BF8" w:rsidRPr="00F93D3B">
              <w:rPr>
                <w:b w:val="0"/>
                <w:webHidden/>
              </w:rPr>
              <w:fldChar w:fldCharType="begin"/>
            </w:r>
            <w:r w:rsidR="00AD4BF8" w:rsidRPr="00F93D3B">
              <w:rPr>
                <w:b w:val="0"/>
                <w:webHidden/>
              </w:rPr>
              <w:instrText xml:space="preserve"> PAGEREF _Toc3969735 \h </w:instrText>
            </w:r>
            <w:r w:rsidR="00AD4BF8" w:rsidRPr="00F93D3B">
              <w:rPr>
                <w:b w:val="0"/>
                <w:webHidden/>
              </w:rPr>
            </w:r>
            <w:r w:rsidR="00AD4BF8" w:rsidRPr="00F93D3B">
              <w:rPr>
                <w:b w:val="0"/>
                <w:webHidden/>
              </w:rPr>
              <w:fldChar w:fldCharType="separate"/>
            </w:r>
            <w:r w:rsidR="00CE7487">
              <w:rPr>
                <w:b w:val="0"/>
                <w:webHidden/>
              </w:rPr>
              <w:t>13</w:t>
            </w:r>
            <w:r w:rsidR="00AD4BF8" w:rsidRPr="00F93D3B">
              <w:rPr>
                <w:b w:val="0"/>
                <w:webHidden/>
              </w:rPr>
              <w:fldChar w:fldCharType="end"/>
            </w:r>
          </w:hyperlink>
        </w:p>
        <w:p w14:paraId="216ABB14" w14:textId="3C9E1A0A" w:rsidR="00AD4BF8" w:rsidRPr="00F93D3B" w:rsidRDefault="00C82902" w:rsidP="00AD4BF8">
          <w:pPr>
            <w:pStyle w:val="TOC1"/>
            <w:tabs>
              <w:tab w:val="clear" w:pos="540"/>
              <w:tab w:val="clear" w:pos="880"/>
              <w:tab w:val="clear" w:pos="9710"/>
              <w:tab w:val="right" w:leader="dot" w:pos="8100"/>
            </w:tabs>
            <w:ind w:left="1080" w:hanging="180"/>
            <w:rPr>
              <w:rFonts w:eastAsiaTheme="minorEastAsia"/>
              <w:b w:val="0"/>
            </w:rPr>
          </w:pPr>
          <w:hyperlink w:anchor="_Toc3969736" w:history="1">
            <w:r w:rsidR="00AD4BF8" w:rsidRPr="00F93D3B">
              <w:rPr>
                <w:rStyle w:val="Hyperlink"/>
                <w:b w:val="0"/>
              </w:rPr>
              <w:t>3.2.2.Notification Alerts</w:t>
            </w:r>
            <w:r w:rsidR="00AD4BF8" w:rsidRPr="00F93D3B">
              <w:rPr>
                <w:b w:val="0"/>
                <w:webHidden/>
              </w:rPr>
              <w:tab/>
            </w:r>
            <w:r w:rsidR="00AD4BF8" w:rsidRPr="00F93D3B">
              <w:rPr>
                <w:b w:val="0"/>
                <w:webHidden/>
              </w:rPr>
              <w:fldChar w:fldCharType="begin"/>
            </w:r>
            <w:r w:rsidR="00AD4BF8" w:rsidRPr="00F93D3B">
              <w:rPr>
                <w:b w:val="0"/>
                <w:webHidden/>
              </w:rPr>
              <w:instrText xml:space="preserve"> PAGEREF _Toc3969736 \h </w:instrText>
            </w:r>
            <w:r w:rsidR="00AD4BF8" w:rsidRPr="00F93D3B">
              <w:rPr>
                <w:b w:val="0"/>
                <w:webHidden/>
              </w:rPr>
            </w:r>
            <w:r w:rsidR="00AD4BF8" w:rsidRPr="00F93D3B">
              <w:rPr>
                <w:b w:val="0"/>
                <w:webHidden/>
              </w:rPr>
              <w:fldChar w:fldCharType="separate"/>
            </w:r>
            <w:r w:rsidR="00CE7487">
              <w:rPr>
                <w:b w:val="0"/>
                <w:webHidden/>
              </w:rPr>
              <w:t>14</w:t>
            </w:r>
            <w:r w:rsidR="00AD4BF8" w:rsidRPr="00F93D3B">
              <w:rPr>
                <w:b w:val="0"/>
                <w:webHidden/>
              </w:rPr>
              <w:fldChar w:fldCharType="end"/>
            </w:r>
          </w:hyperlink>
        </w:p>
        <w:p w14:paraId="1697ABEF" w14:textId="44E03529" w:rsidR="00AD4BF8" w:rsidRPr="00F93D3B" w:rsidRDefault="00C82902" w:rsidP="00AD4BF8">
          <w:pPr>
            <w:pStyle w:val="TOC2"/>
            <w:spacing w:after="0"/>
            <w:ind w:left="540"/>
            <w:rPr>
              <w:rFonts w:ascii="Arial" w:eastAsiaTheme="minorEastAsia" w:hAnsi="Arial" w:cs="Arial"/>
              <w:noProof/>
              <w:sz w:val="18"/>
              <w:szCs w:val="18"/>
            </w:rPr>
          </w:pPr>
          <w:hyperlink w:anchor="_Toc3969737" w:history="1">
            <w:r w:rsidR="00AD4BF8" w:rsidRPr="00F93D3B">
              <w:rPr>
                <w:rStyle w:val="Hyperlink"/>
                <w:rFonts w:ascii="Arial" w:hAnsi="Arial" w:cs="Arial"/>
                <w:noProof/>
                <w:sz w:val="18"/>
                <w:szCs w:val="18"/>
              </w:rPr>
              <w:t>3.3.</w:t>
            </w:r>
            <w:r w:rsidR="00AD4BF8" w:rsidRPr="00F93D3B">
              <w:rPr>
                <w:rFonts w:ascii="Arial" w:eastAsiaTheme="minorEastAsia" w:hAnsi="Arial" w:cs="Arial"/>
                <w:noProof/>
                <w:sz w:val="18"/>
                <w:szCs w:val="18"/>
              </w:rPr>
              <w:tab/>
            </w:r>
            <w:r w:rsidR="00AD4BF8" w:rsidRPr="00F93D3B">
              <w:rPr>
                <w:rStyle w:val="Hyperlink"/>
                <w:rFonts w:ascii="Arial" w:hAnsi="Arial" w:cs="Arial"/>
                <w:noProof/>
                <w:sz w:val="18"/>
                <w:szCs w:val="18"/>
              </w:rPr>
              <w:t>Dashboard</w:t>
            </w:r>
            <w:r w:rsidR="00AD4BF8" w:rsidRPr="00F93D3B">
              <w:rPr>
                <w:rFonts w:ascii="Arial" w:hAnsi="Arial" w:cs="Arial"/>
                <w:noProof/>
                <w:webHidden/>
                <w:sz w:val="18"/>
                <w:szCs w:val="18"/>
              </w:rPr>
              <w:tab/>
            </w:r>
            <w:r w:rsidR="00AD4BF8" w:rsidRPr="00F93D3B">
              <w:rPr>
                <w:rFonts w:ascii="Arial" w:hAnsi="Arial" w:cs="Arial"/>
                <w:noProof/>
                <w:webHidden/>
                <w:sz w:val="18"/>
                <w:szCs w:val="18"/>
              </w:rPr>
              <w:fldChar w:fldCharType="begin"/>
            </w:r>
            <w:r w:rsidR="00AD4BF8" w:rsidRPr="00F93D3B">
              <w:rPr>
                <w:rFonts w:ascii="Arial" w:hAnsi="Arial" w:cs="Arial"/>
                <w:noProof/>
                <w:webHidden/>
                <w:sz w:val="18"/>
                <w:szCs w:val="18"/>
              </w:rPr>
              <w:instrText xml:space="preserve"> PAGEREF _Toc3969737 \h </w:instrText>
            </w:r>
            <w:r w:rsidR="00AD4BF8" w:rsidRPr="00F93D3B">
              <w:rPr>
                <w:rFonts w:ascii="Arial" w:hAnsi="Arial" w:cs="Arial"/>
                <w:noProof/>
                <w:webHidden/>
                <w:sz w:val="18"/>
                <w:szCs w:val="18"/>
              </w:rPr>
            </w:r>
            <w:r w:rsidR="00AD4BF8" w:rsidRPr="00F93D3B">
              <w:rPr>
                <w:rFonts w:ascii="Arial" w:hAnsi="Arial" w:cs="Arial"/>
                <w:webHidden/>
                <w:sz w:val="18"/>
                <w:szCs w:val="18"/>
              </w:rPr>
              <w:fldChar w:fldCharType="separate"/>
            </w:r>
            <w:r w:rsidR="00CE7487">
              <w:rPr>
                <w:rFonts w:ascii="Arial" w:hAnsi="Arial" w:cs="Arial"/>
                <w:noProof/>
                <w:webHidden/>
                <w:sz w:val="18"/>
                <w:szCs w:val="18"/>
              </w:rPr>
              <w:t>15</w:t>
            </w:r>
            <w:r w:rsidR="00AD4BF8" w:rsidRPr="00F93D3B">
              <w:rPr>
                <w:rFonts w:ascii="Arial" w:hAnsi="Arial" w:cs="Arial"/>
                <w:noProof/>
                <w:webHidden/>
                <w:sz w:val="18"/>
                <w:szCs w:val="18"/>
              </w:rPr>
              <w:fldChar w:fldCharType="end"/>
            </w:r>
          </w:hyperlink>
        </w:p>
        <w:p w14:paraId="53ABB61B" w14:textId="670816D3" w:rsidR="00AD4BF8" w:rsidRPr="00F93D3B" w:rsidRDefault="00C82902" w:rsidP="00AD4BF8">
          <w:pPr>
            <w:pStyle w:val="TOC1"/>
            <w:tabs>
              <w:tab w:val="clear" w:pos="540"/>
              <w:tab w:val="clear" w:pos="880"/>
              <w:tab w:val="clear" w:pos="9710"/>
              <w:tab w:val="right" w:leader="dot" w:pos="8100"/>
            </w:tabs>
            <w:ind w:left="1080" w:hanging="180"/>
            <w:rPr>
              <w:rFonts w:eastAsiaTheme="minorEastAsia"/>
              <w:b w:val="0"/>
            </w:rPr>
          </w:pPr>
          <w:hyperlink w:anchor="_Toc3969738" w:history="1">
            <w:r w:rsidR="00AD4BF8" w:rsidRPr="00F93D3B">
              <w:rPr>
                <w:rStyle w:val="Hyperlink"/>
                <w:b w:val="0"/>
              </w:rPr>
              <w:t>3.3.1.System Instructions</w:t>
            </w:r>
            <w:r w:rsidR="00AD4BF8" w:rsidRPr="00F93D3B">
              <w:rPr>
                <w:b w:val="0"/>
                <w:webHidden/>
              </w:rPr>
              <w:tab/>
            </w:r>
            <w:r w:rsidR="00AD4BF8" w:rsidRPr="00F93D3B">
              <w:rPr>
                <w:b w:val="0"/>
                <w:webHidden/>
              </w:rPr>
              <w:fldChar w:fldCharType="begin"/>
            </w:r>
            <w:r w:rsidR="00AD4BF8" w:rsidRPr="00F93D3B">
              <w:rPr>
                <w:b w:val="0"/>
                <w:webHidden/>
              </w:rPr>
              <w:instrText xml:space="preserve"> PAGEREF _Toc3969738 \h </w:instrText>
            </w:r>
            <w:r w:rsidR="00AD4BF8" w:rsidRPr="00F93D3B">
              <w:rPr>
                <w:b w:val="0"/>
                <w:webHidden/>
              </w:rPr>
            </w:r>
            <w:r w:rsidR="00AD4BF8" w:rsidRPr="00F93D3B">
              <w:rPr>
                <w:b w:val="0"/>
                <w:webHidden/>
              </w:rPr>
              <w:fldChar w:fldCharType="separate"/>
            </w:r>
            <w:r w:rsidR="00CE7487">
              <w:rPr>
                <w:b w:val="0"/>
                <w:webHidden/>
              </w:rPr>
              <w:t>16</w:t>
            </w:r>
            <w:r w:rsidR="00AD4BF8" w:rsidRPr="00F93D3B">
              <w:rPr>
                <w:b w:val="0"/>
                <w:webHidden/>
              </w:rPr>
              <w:fldChar w:fldCharType="end"/>
            </w:r>
          </w:hyperlink>
        </w:p>
        <w:p w14:paraId="7D76122E" w14:textId="5C806801" w:rsidR="00AD4BF8" w:rsidRPr="00F93D3B" w:rsidRDefault="00C82902" w:rsidP="00AD4BF8">
          <w:pPr>
            <w:pStyle w:val="TOC2"/>
            <w:spacing w:after="0"/>
            <w:ind w:left="540"/>
            <w:rPr>
              <w:rFonts w:ascii="Arial" w:eastAsiaTheme="minorEastAsia" w:hAnsi="Arial" w:cs="Arial"/>
              <w:noProof/>
              <w:sz w:val="18"/>
              <w:szCs w:val="18"/>
            </w:rPr>
          </w:pPr>
          <w:hyperlink w:anchor="_Toc3969739" w:history="1">
            <w:r w:rsidR="00AD4BF8" w:rsidRPr="00F93D3B">
              <w:rPr>
                <w:rStyle w:val="Hyperlink"/>
                <w:rFonts w:ascii="Arial" w:hAnsi="Arial" w:cs="Arial"/>
                <w:noProof/>
                <w:sz w:val="18"/>
                <w:szCs w:val="18"/>
              </w:rPr>
              <w:t>3.4.</w:t>
            </w:r>
            <w:r w:rsidR="00AD4BF8" w:rsidRPr="00F93D3B">
              <w:rPr>
                <w:rFonts w:ascii="Arial" w:eastAsiaTheme="minorEastAsia" w:hAnsi="Arial" w:cs="Arial"/>
                <w:noProof/>
                <w:sz w:val="18"/>
                <w:szCs w:val="18"/>
              </w:rPr>
              <w:tab/>
            </w:r>
            <w:r w:rsidR="00AD4BF8" w:rsidRPr="00F93D3B">
              <w:rPr>
                <w:rStyle w:val="Hyperlink"/>
                <w:rFonts w:ascii="Arial" w:hAnsi="Arial" w:cs="Arial"/>
                <w:noProof/>
                <w:sz w:val="18"/>
                <w:szCs w:val="18"/>
              </w:rPr>
              <w:t>Search Request</w:t>
            </w:r>
            <w:r w:rsidR="00AD4BF8" w:rsidRPr="00F93D3B">
              <w:rPr>
                <w:rFonts w:ascii="Arial" w:hAnsi="Arial" w:cs="Arial"/>
                <w:noProof/>
                <w:webHidden/>
                <w:sz w:val="18"/>
                <w:szCs w:val="18"/>
              </w:rPr>
              <w:tab/>
            </w:r>
            <w:r w:rsidR="00AD4BF8" w:rsidRPr="00F93D3B">
              <w:rPr>
                <w:rFonts w:ascii="Arial" w:hAnsi="Arial" w:cs="Arial"/>
                <w:noProof/>
                <w:webHidden/>
                <w:sz w:val="18"/>
                <w:szCs w:val="18"/>
              </w:rPr>
              <w:fldChar w:fldCharType="begin"/>
            </w:r>
            <w:r w:rsidR="00AD4BF8" w:rsidRPr="00F93D3B">
              <w:rPr>
                <w:rFonts w:ascii="Arial" w:hAnsi="Arial" w:cs="Arial"/>
                <w:noProof/>
                <w:webHidden/>
                <w:sz w:val="18"/>
                <w:szCs w:val="18"/>
              </w:rPr>
              <w:instrText xml:space="preserve"> PAGEREF _Toc3969739 \h </w:instrText>
            </w:r>
            <w:r w:rsidR="00AD4BF8" w:rsidRPr="00F93D3B">
              <w:rPr>
                <w:rFonts w:ascii="Arial" w:hAnsi="Arial" w:cs="Arial"/>
                <w:noProof/>
                <w:webHidden/>
                <w:sz w:val="18"/>
                <w:szCs w:val="18"/>
              </w:rPr>
            </w:r>
            <w:r w:rsidR="00AD4BF8" w:rsidRPr="00F93D3B">
              <w:rPr>
                <w:rFonts w:ascii="Arial" w:hAnsi="Arial" w:cs="Arial"/>
                <w:webHidden/>
                <w:sz w:val="18"/>
                <w:szCs w:val="18"/>
              </w:rPr>
              <w:fldChar w:fldCharType="separate"/>
            </w:r>
            <w:r w:rsidR="00CE7487">
              <w:rPr>
                <w:rFonts w:ascii="Arial" w:hAnsi="Arial" w:cs="Arial"/>
                <w:noProof/>
                <w:webHidden/>
                <w:sz w:val="18"/>
                <w:szCs w:val="18"/>
              </w:rPr>
              <w:t>18</w:t>
            </w:r>
            <w:r w:rsidR="00AD4BF8" w:rsidRPr="00F93D3B">
              <w:rPr>
                <w:rFonts w:ascii="Arial" w:hAnsi="Arial" w:cs="Arial"/>
                <w:noProof/>
                <w:webHidden/>
                <w:sz w:val="18"/>
                <w:szCs w:val="18"/>
              </w:rPr>
              <w:fldChar w:fldCharType="end"/>
            </w:r>
          </w:hyperlink>
        </w:p>
        <w:p w14:paraId="35A46FE3" w14:textId="633EDADC" w:rsidR="00AD4BF8" w:rsidRPr="00F93D3B" w:rsidRDefault="00C82902" w:rsidP="00AD4BF8">
          <w:pPr>
            <w:pStyle w:val="TOC1"/>
            <w:tabs>
              <w:tab w:val="clear" w:pos="540"/>
              <w:tab w:val="clear" w:pos="880"/>
              <w:tab w:val="clear" w:pos="9710"/>
              <w:tab w:val="right" w:leader="dot" w:pos="8100"/>
            </w:tabs>
            <w:ind w:left="1080" w:hanging="180"/>
            <w:rPr>
              <w:rFonts w:eastAsiaTheme="minorEastAsia"/>
              <w:b w:val="0"/>
            </w:rPr>
          </w:pPr>
          <w:hyperlink w:anchor="_Toc3969740" w:history="1">
            <w:r w:rsidR="00AD4BF8" w:rsidRPr="00F93D3B">
              <w:rPr>
                <w:rStyle w:val="Hyperlink"/>
                <w:b w:val="0"/>
              </w:rPr>
              <w:t>3.4.1.View Request</w:t>
            </w:r>
            <w:r w:rsidR="00AD4BF8" w:rsidRPr="00F93D3B">
              <w:rPr>
                <w:b w:val="0"/>
                <w:webHidden/>
              </w:rPr>
              <w:tab/>
            </w:r>
            <w:r w:rsidR="00AD4BF8" w:rsidRPr="00F93D3B">
              <w:rPr>
                <w:b w:val="0"/>
                <w:webHidden/>
              </w:rPr>
              <w:fldChar w:fldCharType="begin"/>
            </w:r>
            <w:r w:rsidR="00AD4BF8" w:rsidRPr="00F93D3B">
              <w:rPr>
                <w:b w:val="0"/>
                <w:webHidden/>
              </w:rPr>
              <w:instrText xml:space="preserve"> PAGEREF _Toc3969740 \h </w:instrText>
            </w:r>
            <w:r w:rsidR="00AD4BF8" w:rsidRPr="00F93D3B">
              <w:rPr>
                <w:b w:val="0"/>
                <w:webHidden/>
              </w:rPr>
            </w:r>
            <w:r w:rsidR="00AD4BF8" w:rsidRPr="00F93D3B">
              <w:rPr>
                <w:b w:val="0"/>
                <w:webHidden/>
              </w:rPr>
              <w:fldChar w:fldCharType="separate"/>
            </w:r>
            <w:r w:rsidR="00CE7487">
              <w:rPr>
                <w:b w:val="0"/>
                <w:webHidden/>
              </w:rPr>
              <w:t>20</w:t>
            </w:r>
            <w:r w:rsidR="00AD4BF8" w:rsidRPr="00F93D3B">
              <w:rPr>
                <w:b w:val="0"/>
                <w:webHidden/>
              </w:rPr>
              <w:fldChar w:fldCharType="end"/>
            </w:r>
          </w:hyperlink>
        </w:p>
        <w:p w14:paraId="00653701" w14:textId="467B43D3" w:rsidR="00AD4BF8" w:rsidRPr="00F93D3B" w:rsidRDefault="00C82902" w:rsidP="00AD4BF8">
          <w:pPr>
            <w:pStyle w:val="TOC1"/>
            <w:tabs>
              <w:tab w:val="clear" w:pos="540"/>
              <w:tab w:val="clear" w:pos="880"/>
              <w:tab w:val="clear" w:pos="9710"/>
              <w:tab w:val="right" w:leader="dot" w:pos="8100"/>
            </w:tabs>
            <w:ind w:left="1080" w:hanging="180"/>
            <w:rPr>
              <w:rFonts w:eastAsiaTheme="minorEastAsia"/>
              <w:b w:val="0"/>
            </w:rPr>
          </w:pPr>
          <w:hyperlink w:anchor="_Toc3969741" w:history="1">
            <w:r w:rsidR="00AD4BF8" w:rsidRPr="00F93D3B">
              <w:rPr>
                <w:rStyle w:val="Hyperlink"/>
                <w:b w:val="0"/>
              </w:rPr>
              <w:t>3.4.2.Assign Request</w:t>
            </w:r>
            <w:r w:rsidR="00AD4BF8" w:rsidRPr="00F93D3B">
              <w:rPr>
                <w:b w:val="0"/>
                <w:webHidden/>
              </w:rPr>
              <w:tab/>
            </w:r>
            <w:r w:rsidR="00AD4BF8" w:rsidRPr="00F93D3B">
              <w:rPr>
                <w:b w:val="0"/>
                <w:webHidden/>
              </w:rPr>
              <w:fldChar w:fldCharType="begin"/>
            </w:r>
            <w:r w:rsidR="00AD4BF8" w:rsidRPr="00F93D3B">
              <w:rPr>
                <w:b w:val="0"/>
                <w:webHidden/>
              </w:rPr>
              <w:instrText xml:space="preserve"> PAGEREF _Toc3969741 \h </w:instrText>
            </w:r>
            <w:r w:rsidR="00AD4BF8" w:rsidRPr="00F93D3B">
              <w:rPr>
                <w:b w:val="0"/>
                <w:webHidden/>
              </w:rPr>
            </w:r>
            <w:r w:rsidR="00AD4BF8" w:rsidRPr="00F93D3B">
              <w:rPr>
                <w:b w:val="0"/>
                <w:webHidden/>
              </w:rPr>
              <w:fldChar w:fldCharType="separate"/>
            </w:r>
            <w:r w:rsidR="00CE7487">
              <w:rPr>
                <w:b w:val="0"/>
                <w:webHidden/>
              </w:rPr>
              <w:t>21</w:t>
            </w:r>
            <w:r w:rsidR="00AD4BF8" w:rsidRPr="00F93D3B">
              <w:rPr>
                <w:b w:val="0"/>
                <w:webHidden/>
              </w:rPr>
              <w:fldChar w:fldCharType="end"/>
            </w:r>
          </w:hyperlink>
        </w:p>
        <w:p w14:paraId="45FBC52E" w14:textId="66E5F6FF" w:rsidR="00AD4BF8" w:rsidRPr="00F93D3B" w:rsidRDefault="00C82902" w:rsidP="00AD4BF8">
          <w:pPr>
            <w:pStyle w:val="TOC2"/>
            <w:spacing w:after="0"/>
            <w:ind w:left="540"/>
            <w:rPr>
              <w:rFonts w:ascii="Arial" w:eastAsiaTheme="minorEastAsia" w:hAnsi="Arial" w:cs="Arial"/>
              <w:noProof/>
              <w:sz w:val="18"/>
              <w:szCs w:val="18"/>
            </w:rPr>
          </w:pPr>
          <w:hyperlink w:anchor="_Toc3969742" w:history="1">
            <w:r w:rsidR="00AD4BF8" w:rsidRPr="00F93D3B">
              <w:rPr>
                <w:rStyle w:val="Hyperlink"/>
                <w:rFonts w:ascii="Arial" w:hAnsi="Arial" w:cs="Arial"/>
                <w:noProof/>
                <w:sz w:val="18"/>
                <w:szCs w:val="18"/>
              </w:rPr>
              <w:t>3.5.</w:t>
            </w:r>
            <w:r w:rsidR="00AD4BF8" w:rsidRPr="00F93D3B">
              <w:rPr>
                <w:rFonts w:ascii="Arial" w:eastAsiaTheme="minorEastAsia" w:hAnsi="Arial" w:cs="Arial"/>
                <w:noProof/>
                <w:sz w:val="18"/>
                <w:szCs w:val="18"/>
              </w:rPr>
              <w:tab/>
            </w:r>
            <w:r w:rsidR="00AD4BF8" w:rsidRPr="00F93D3B">
              <w:rPr>
                <w:rStyle w:val="Hyperlink"/>
                <w:rFonts w:ascii="Arial" w:hAnsi="Arial" w:cs="Arial"/>
                <w:noProof/>
                <w:sz w:val="18"/>
                <w:szCs w:val="18"/>
              </w:rPr>
              <w:t>Search Particular Request</w:t>
            </w:r>
            <w:r w:rsidR="00AD4BF8" w:rsidRPr="00F93D3B">
              <w:rPr>
                <w:rFonts w:ascii="Arial" w:hAnsi="Arial" w:cs="Arial"/>
                <w:noProof/>
                <w:webHidden/>
                <w:sz w:val="18"/>
                <w:szCs w:val="18"/>
              </w:rPr>
              <w:tab/>
            </w:r>
            <w:r w:rsidR="00AD4BF8" w:rsidRPr="00F93D3B">
              <w:rPr>
                <w:rFonts w:ascii="Arial" w:hAnsi="Arial" w:cs="Arial"/>
                <w:noProof/>
                <w:webHidden/>
                <w:sz w:val="18"/>
                <w:szCs w:val="18"/>
              </w:rPr>
              <w:fldChar w:fldCharType="begin"/>
            </w:r>
            <w:r w:rsidR="00AD4BF8" w:rsidRPr="00F93D3B">
              <w:rPr>
                <w:rFonts w:ascii="Arial" w:hAnsi="Arial" w:cs="Arial"/>
                <w:noProof/>
                <w:webHidden/>
                <w:sz w:val="18"/>
                <w:szCs w:val="18"/>
              </w:rPr>
              <w:instrText xml:space="preserve"> PAGEREF _Toc3969742 \h </w:instrText>
            </w:r>
            <w:r w:rsidR="00AD4BF8" w:rsidRPr="00F93D3B">
              <w:rPr>
                <w:rFonts w:ascii="Arial" w:hAnsi="Arial" w:cs="Arial"/>
                <w:noProof/>
                <w:webHidden/>
                <w:sz w:val="18"/>
                <w:szCs w:val="18"/>
              </w:rPr>
            </w:r>
            <w:r w:rsidR="00AD4BF8" w:rsidRPr="00F93D3B">
              <w:rPr>
                <w:rFonts w:ascii="Arial" w:hAnsi="Arial" w:cs="Arial"/>
                <w:webHidden/>
                <w:sz w:val="18"/>
                <w:szCs w:val="18"/>
              </w:rPr>
              <w:fldChar w:fldCharType="separate"/>
            </w:r>
            <w:r w:rsidR="00CE7487">
              <w:rPr>
                <w:rFonts w:ascii="Arial" w:hAnsi="Arial" w:cs="Arial"/>
                <w:noProof/>
                <w:webHidden/>
                <w:sz w:val="18"/>
                <w:szCs w:val="18"/>
              </w:rPr>
              <w:t>27</w:t>
            </w:r>
            <w:r w:rsidR="00AD4BF8" w:rsidRPr="00F93D3B">
              <w:rPr>
                <w:rFonts w:ascii="Arial" w:hAnsi="Arial" w:cs="Arial"/>
                <w:noProof/>
                <w:webHidden/>
                <w:sz w:val="18"/>
                <w:szCs w:val="18"/>
              </w:rPr>
              <w:fldChar w:fldCharType="end"/>
            </w:r>
          </w:hyperlink>
        </w:p>
        <w:p w14:paraId="66C848CE" w14:textId="77777777" w:rsidR="00067445" w:rsidRDefault="00067445" w:rsidP="00DF45D5">
          <w:pPr>
            <w:spacing w:after="0"/>
          </w:pPr>
          <w:r>
            <w:rPr>
              <w:b/>
              <w:bCs/>
              <w:noProof/>
            </w:rPr>
            <w:fldChar w:fldCharType="end"/>
          </w:r>
        </w:p>
      </w:sdtContent>
    </w:sdt>
    <w:p w14:paraId="2C9DFFEC" w14:textId="77777777" w:rsidR="00067445" w:rsidRDefault="00067445"/>
    <w:p w14:paraId="446FC897" w14:textId="77777777" w:rsidR="00B6450F" w:rsidRPr="00DF45D5" w:rsidRDefault="00067445">
      <w:pPr>
        <w:rPr>
          <w:rFonts w:ascii="Arial" w:hAnsi="Arial" w:cs="Arial"/>
          <w:b/>
        </w:rPr>
      </w:pPr>
      <w:r w:rsidRPr="00DF45D5">
        <w:rPr>
          <w:rFonts w:ascii="Arial" w:hAnsi="Arial" w:cs="Arial"/>
          <w:b/>
        </w:rPr>
        <w:t>Figures</w:t>
      </w:r>
    </w:p>
    <w:p w14:paraId="0F6F2A1E" w14:textId="516DA7C4" w:rsidR="00E35707" w:rsidRPr="00E35707" w:rsidRDefault="00E35707">
      <w:pPr>
        <w:pStyle w:val="TableofFigures"/>
        <w:tabs>
          <w:tab w:val="right" w:leader="dot" w:pos="9710"/>
        </w:tabs>
        <w:rPr>
          <w:rFonts w:ascii="Arial" w:eastAsiaTheme="minorEastAsia" w:hAnsi="Arial" w:cs="Arial"/>
          <w:noProof/>
          <w:sz w:val="18"/>
          <w:szCs w:val="18"/>
        </w:rPr>
      </w:pPr>
      <w:r>
        <w:rPr>
          <w:rFonts w:ascii="Arial" w:hAnsi="Arial" w:cs="Arial"/>
          <w:sz w:val="18"/>
          <w:szCs w:val="18"/>
        </w:rPr>
        <w:fldChar w:fldCharType="begin"/>
      </w:r>
      <w:r>
        <w:rPr>
          <w:rFonts w:ascii="Arial" w:hAnsi="Arial" w:cs="Arial"/>
          <w:sz w:val="18"/>
          <w:szCs w:val="18"/>
        </w:rPr>
        <w:instrText xml:space="preserve"> TOC \h \z \c "Figure" </w:instrText>
      </w:r>
      <w:r>
        <w:rPr>
          <w:rFonts w:ascii="Arial" w:hAnsi="Arial" w:cs="Arial"/>
          <w:sz w:val="18"/>
          <w:szCs w:val="18"/>
        </w:rPr>
        <w:fldChar w:fldCharType="separate"/>
      </w:r>
      <w:hyperlink w:anchor="_Toc3801743" w:history="1">
        <w:r w:rsidRPr="00E35707">
          <w:rPr>
            <w:rStyle w:val="Hyperlink"/>
            <w:rFonts w:ascii="Arial" w:hAnsi="Arial" w:cs="Arial"/>
            <w:noProof/>
            <w:sz w:val="18"/>
            <w:szCs w:val="18"/>
          </w:rPr>
          <w:t>Figure 1-Login Screen</w:t>
        </w:r>
        <w:r w:rsidRPr="00E35707">
          <w:rPr>
            <w:rFonts w:ascii="Arial" w:hAnsi="Arial" w:cs="Arial"/>
            <w:noProof/>
            <w:webHidden/>
            <w:sz w:val="18"/>
            <w:szCs w:val="18"/>
          </w:rPr>
          <w:tab/>
        </w:r>
        <w:r w:rsidRPr="00E35707">
          <w:rPr>
            <w:rFonts w:ascii="Arial" w:hAnsi="Arial" w:cs="Arial"/>
            <w:noProof/>
            <w:webHidden/>
            <w:sz w:val="18"/>
            <w:szCs w:val="18"/>
          </w:rPr>
          <w:fldChar w:fldCharType="begin"/>
        </w:r>
        <w:r w:rsidRPr="00E35707">
          <w:rPr>
            <w:rFonts w:ascii="Arial" w:hAnsi="Arial" w:cs="Arial"/>
            <w:noProof/>
            <w:webHidden/>
            <w:sz w:val="18"/>
            <w:szCs w:val="18"/>
          </w:rPr>
          <w:instrText xml:space="preserve"> PAGEREF _Toc3801743 \h </w:instrText>
        </w:r>
        <w:r w:rsidRPr="00E35707">
          <w:rPr>
            <w:rFonts w:ascii="Arial" w:hAnsi="Arial" w:cs="Arial"/>
            <w:noProof/>
            <w:webHidden/>
            <w:sz w:val="18"/>
            <w:szCs w:val="18"/>
          </w:rPr>
        </w:r>
        <w:r w:rsidRPr="00E35707">
          <w:rPr>
            <w:rFonts w:ascii="Arial" w:hAnsi="Arial" w:cs="Arial"/>
            <w:noProof/>
            <w:webHidden/>
            <w:sz w:val="18"/>
            <w:szCs w:val="18"/>
          </w:rPr>
          <w:fldChar w:fldCharType="separate"/>
        </w:r>
        <w:r w:rsidR="00CE7487">
          <w:rPr>
            <w:rFonts w:ascii="Arial" w:hAnsi="Arial" w:cs="Arial"/>
            <w:noProof/>
            <w:webHidden/>
            <w:sz w:val="18"/>
            <w:szCs w:val="18"/>
          </w:rPr>
          <w:t>11</w:t>
        </w:r>
        <w:r w:rsidRPr="00E35707">
          <w:rPr>
            <w:rFonts w:ascii="Arial" w:hAnsi="Arial" w:cs="Arial"/>
            <w:noProof/>
            <w:webHidden/>
            <w:sz w:val="18"/>
            <w:szCs w:val="18"/>
          </w:rPr>
          <w:fldChar w:fldCharType="end"/>
        </w:r>
      </w:hyperlink>
    </w:p>
    <w:p w14:paraId="36AF6B89" w14:textId="395B35E3" w:rsidR="00E35707" w:rsidRPr="00E35707" w:rsidRDefault="00C82902">
      <w:pPr>
        <w:pStyle w:val="TableofFigures"/>
        <w:tabs>
          <w:tab w:val="right" w:leader="dot" w:pos="9710"/>
        </w:tabs>
        <w:rPr>
          <w:rFonts w:ascii="Arial" w:eastAsiaTheme="minorEastAsia" w:hAnsi="Arial" w:cs="Arial"/>
          <w:noProof/>
          <w:sz w:val="18"/>
          <w:szCs w:val="18"/>
        </w:rPr>
      </w:pPr>
      <w:hyperlink w:anchor="_Toc3801744" w:history="1">
        <w:r w:rsidR="00E35707" w:rsidRPr="00E35707">
          <w:rPr>
            <w:rStyle w:val="Hyperlink"/>
            <w:rFonts w:ascii="Arial" w:hAnsi="Arial" w:cs="Arial"/>
            <w:noProof/>
            <w:sz w:val="18"/>
            <w:szCs w:val="18"/>
          </w:rPr>
          <w:t>Figure 2-Portal Sections</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_Toc3801744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12</w:t>
        </w:r>
        <w:r w:rsidR="00E35707" w:rsidRPr="00E35707">
          <w:rPr>
            <w:rFonts w:ascii="Arial" w:hAnsi="Arial" w:cs="Arial"/>
            <w:noProof/>
            <w:webHidden/>
            <w:sz w:val="18"/>
            <w:szCs w:val="18"/>
          </w:rPr>
          <w:fldChar w:fldCharType="end"/>
        </w:r>
      </w:hyperlink>
    </w:p>
    <w:p w14:paraId="02BD27D0" w14:textId="56CE67AB" w:rsidR="00E35707" w:rsidRPr="00E35707" w:rsidRDefault="00C82902">
      <w:pPr>
        <w:pStyle w:val="TableofFigures"/>
        <w:tabs>
          <w:tab w:val="right" w:leader="dot" w:pos="9710"/>
        </w:tabs>
        <w:rPr>
          <w:rFonts w:ascii="Arial" w:eastAsiaTheme="minorEastAsia" w:hAnsi="Arial" w:cs="Arial"/>
          <w:noProof/>
          <w:sz w:val="18"/>
          <w:szCs w:val="18"/>
        </w:rPr>
      </w:pPr>
      <w:hyperlink w:anchor="_Toc3801745" w:history="1">
        <w:r w:rsidR="00E35707" w:rsidRPr="00E35707">
          <w:rPr>
            <w:rStyle w:val="Hyperlink"/>
            <w:rFonts w:ascii="Arial" w:hAnsi="Arial" w:cs="Arial"/>
            <w:noProof/>
            <w:sz w:val="18"/>
            <w:szCs w:val="18"/>
          </w:rPr>
          <w:t>Figure 3-Language Menu</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_Toc3801745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13</w:t>
        </w:r>
        <w:r w:rsidR="00E35707" w:rsidRPr="00E35707">
          <w:rPr>
            <w:rFonts w:ascii="Arial" w:hAnsi="Arial" w:cs="Arial"/>
            <w:noProof/>
            <w:webHidden/>
            <w:sz w:val="18"/>
            <w:szCs w:val="18"/>
          </w:rPr>
          <w:fldChar w:fldCharType="end"/>
        </w:r>
      </w:hyperlink>
    </w:p>
    <w:p w14:paraId="2DACFD27" w14:textId="0FF99187" w:rsidR="00E35707" w:rsidRPr="00E35707" w:rsidRDefault="00C82902">
      <w:pPr>
        <w:pStyle w:val="TableofFigures"/>
        <w:tabs>
          <w:tab w:val="right" w:leader="dot" w:pos="9710"/>
        </w:tabs>
        <w:rPr>
          <w:rFonts w:ascii="Arial" w:eastAsiaTheme="minorEastAsia" w:hAnsi="Arial" w:cs="Arial"/>
          <w:noProof/>
          <w:sz w:val="18"/>
          <w:szCs w:val="18"/>
        </w:rPr>
      </w:pPr>
      <w:hyperlink w:anchor="_Toc3801746" w:history="1">
        <w:r w:rsidR="00E35707" w:rsidRPr="00E35707">
          <w:rPr>
            <w:rStyle w:val="Hyperlink"/>
            <w:rFonts w:ascii="Arial" w:hAnsi="Arial" w:cs="Arial"/>
            <w:noProof/>
            <w:sz w:val="18"/>
            <w:szCs w:val="18"/>
          </w:rPr>
          <w:t>Figure 4-Notification Alert Icon</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_Toc3801746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14</w:t>
        </w:r>
        <w:r w:rsidR="00E35707" w:rsidRPr="00E35707">
          <w:rPr>
            <w:rFonts w:ascii="Arial" w:hAnsi="Arial" w:cs="Arial"/>
            <w:noProof/>
            <w:webHidden/>
            <w:sz w:val="18"/>
            <w:szCs w:val="18"/>
          </w:rPr>
          <w:fldChar w:fldCharType="end"/>
        </w:r>
      </w:hyperlink>
    </w:p>
    <w:p w14:paraId="6078898D" w14:textId="5387CDB2" w:rsidR="00E35707" w:rsidRPr="00E35707" w:rsidRDefault="00C82902">
      <w:pPr>
        <w:pStyle w:val="TableofFigures"/>
        <w:tabs>
          <w:tab w:val="right" w:leader="dot" w:pos="9710"/>
        </w:tabs>
        <w:rPr>
          <w:rFonts w:ascii="Arial" w:eastAsiaTheme="minorEastAsia" w:hAnsi="Arial" w:cs="Arial"/>
          <w:noProof/>
          <w:sz w:val="18"/>
          <w:szCs w:val="18"/>
        </w:rPr>
      </w:pPr>
      <w:hyperlink w:anchor="_Toc3801747" w:history="1">
        <w:r w:rsidR="00E35707" w:rsidRPr="00E35707">
          <w:rPr>
            <w:rStyle w:val="Hyperlink"/>
            <w:rFonts w:ascii="Arial" w:hAnsi="Arial" w:cs="Arial"/>
            <w:noProof/>
            <w:sz w:val="18"/>
            <w:szCs w:val="18"/>
          </w:rPr>
          <w:t>Figure 5-Dashboard</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_Toc3801747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15</w:t>
        </w:r>
        <w:r w:rsidR="00E35707" w:rsidRPr="00E35707">
          <w:rPr>
            <w:rFonts w:ascii="Arial" w:hAnsi="Arial" w:cs="Arial"/>
            <w:noProof/>
            <w:webHidden/>
            <w:sz w:val="18"/>
            <w:szCs w:val="18"/>
          </w:rPr>
          <w:fldChar w:fldCharType="end"/>
        </w:r>
      </w:hyperlink>
    </w:p>
    <w:p w14:paraId="0B41C28A" w14:textId="20DA4F3A" w:rsidR="00E35707" w:rsidRPr="00E35707" w:rsidRDefault="00C82902">
      <w:pPr>
        <w:pStyle w:val="TableofFigures"/>
        <w:tabs>
          <w:tab w:val="right" w:leader="dot" w:pos="9710"/>
        </w:tabs>
        <w:rPr>
          <w:rFonts w:ascii="Arial" w:eastAsiaTheme="minorEastAsia" w:hAnsi="Arial" w:cs="Arial"/>
          <w:noProof/>
          <w:sz w:val="18"/>
          <w:szCs w:val="18"/>
        </w:rPr>
      </w:pPr>
      <w:hyperlink w:anchor="_Toc3801748" w:history="1">
        <w:r w:rsidR="00E35707" w:rsidRPr="00E35707">
          <w:rPr>
            <w:rStyle w:val="Hyperlink"/>
            <w:rFonts w:ascii="Arial" w:hAnsi="Arial" w:cs="Arial"/>
            <w:noProof/>
            <w:sz w:val="18"/>
            <w:szCs w:val="18"/>
          </w:rPr>
          <w:t>Figure 6-System Instructions</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_Toc3801748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16</w:t>
        </w:r>
        <w:r w:rsidR="00E35707" w:rsidRPr="00E35707">
          <w:rPr>
            <w:rFonts w:ascii="Arial" w:hAnsi="Arial" w:cs="Arial"/>
            <w:noProof/>
            <w:webHidden/>
            <w:sz w:val="18"/>
            <w:szCs w:val="18"/>
          </w:rPr>
          <w:fldChar w:fldCharType="end"/>
        </w:r>
      </w:hyperlink>
    </w:p>
    <w:p w14:paraId="74D0D337" w14:textId="0B963834" w:rsidR="00E35707" w:rsidRPr="00E35707" w:rsidRDefault="00C82902">
      <w:pPr>
        <w:pStyle w:val="TableofFigures"/>
        <w:tabs>
          <w:tab w:val="right" w:leader="dot" w:pos="9710"/>
        </w:tabs>
        <w:rPr>
          <w:rFonts w:ascii="Arial" w:eastAsiaTheme="minorEastAsia" w:hAnsi="Arial" w:cs="Arial"/>
          <w:noProof/>
          <w:sz w:val="18"/>
          <w:szCs w:val="18"/>
        </w:rPr>
      </w:pPr>
      <w:hyperlink w:anchor="_Toc3801749" w:history="1">
        <w:r w:rsidR="00E35707" w:rsidRPr="00E35707">
          <w:rPr>
            <w:rStyle w:val="Hyperlink"/>
            <w:rFonts w:ascii="Arial" w:hAnsi="Arial" w:cs="Arial"/>
            <w:noProof/>
            <w:sz w:val="18"/>
            <w:szCs w:val="18"/>
          </w:rPr>
          <w:t>Figure 7-System Instructions 2</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_Toc3801749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17</w:t>
        </w:r>
        <w:r w:rsidR="00E35707" w:rsidRPr="00E35707">
          <w:rPr>
            <w:rFonts w:ascii="Arial" w:hAnsi="Arial" w:cs="Arial"/>
            <w:noProof/>
            <w:webHidden/>
            <w:sz w:val="18"/>
            <w:szCs w:val="18"/>
          </w:rPr>
          <w:fldChar w:fldCharType="end"/>
        </w:r>
      </w:hyperlink>
    </w:p>
    <w:p w14:paraId="0A43CFD5" w14:textId="42A7BB8C" w:rsidR="00E35707" w:rsidRPr="00E35707" w:rsidRDefault="00C82902">
      <w:pPr>
        <w:pStyle w:val="TableofFigures"/>
        <w:tabs>
          <w:tab w:val="right" w:leader="dot" w:pos="9710"/>
        </w:tabs>
        <w:rPr>
          <w:rFonts w:ascii="Arial" w:eastAsiaTheme="minorEastAsia" w:hAnsi="Arial" w:cs="Arial"/>
          <w:noProof/>
          <w:sz w:val="18"/>
          <w:szCs w:val="18"/>
        </w:rPr>
      </w:pPr>
      <w:hyperlink w:anchor="_Toc3801750" w:history="1">
        <w:r w:rsidR="00E35707" w:rsidRPr="00E35707">
          <w:rPr>
            <w:rStyle w:val="Hyperlink"/>
            <w:rFonts w:ascii="Arial" w:hAnsi="Arial" w:cs="Arial"/>
            <w:noProof/>
            <w:sz w:val="18"/>
            <w:szCs w:val="18"/>
          </w:rPr>
          <w:t>Figure 8-Search Requests</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_Toc3801750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18</w:t>
        </w:r>
        <w:r w:rsidR="00E35707" w:rsidRPr="00E35707">
          <w:rPr>
            <w:rFonts w:ascii="Arial" w:hAnsi="Arial" w:cs="Arial"/>
            <w:noProof/>
            <w:webHidden/>
            <w:sz w:val="18"/>
            <w:szCs w:val="18"/>
          </w:rPr>
          <w:fldChar w:fldCharType="end"/>
        </w:r>
      </w:hyperlink>
    </w:p>
    <w:p w14:paraId="6688D2C0" w14:textId="2BDE395F" w:rsidR="00E35707" w:rsidRPr="00E35707" w:rsidRDefault="00C82902">
      <w:pPr>
        <w:pStyle w:val="TableofFigures"/>
        <w:tabs>
          <w:tab w:val="right" w:leader="dot" w:pos="9710"/>
        </w:tabs>
        <w:rPr>
          <w:rFonts w:ascii="Arial" w:eastAsiaTheme="minorEastAsia" w:hAnsi="Arial" w:cs="Arial"/>
          <w:noProof/>
          <w:sz w:val="18"/>
          <w:szCs w:val="18"/>
        </w:rPr>
      </w:pPr>
      <w:hyperlink w:anchor="_Toc3801751" w:history="1">
        <w:r w:rsidR="00E35707" w:rsidRPr="00E35707">
          <w:rPr>
            <w:rStyle w:val="Hyperlink"/>
            <w:rFonts w:ascii="Arial" w:hAnsi="Arial" w:cs="Arial"/>
            <w:noProof/>
            <w:sz w:val="18"/>
            <w:szCs w:val="18"/>
          </w:rPr>
          <w:t>Figure 9-View Requests</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_Toc3801751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19</w:t>
        </w:r>
        <w:r w:rsidR="00E35707" w:rsidRPr="00E35707">
          <w:rPr>
            <w:rFonts w:ascii="Arial" w:hAnsi="Arial" w:cs="Arial"/>
            <w:noProof/>
            <w:webHidden/>
            <w:sz w:val="18"/>
            <w:szCs w:val="18"/>
          </w:rPr>
          <w:fldChar w:fldCharType="end"/>
        </w:r>
      </w:hyperlink>
    </w:p>
    <w:p w14:paraId="2A0A0EAE" w14:textId="021589C0" w:rsidR="00E35707" w:rsidRPr="00E35707" w:rsidRDefault="00C82902">
      <w:pPr>
        <w:pStyle w:val="TableofFigures"/>
        <w:tabs>
          <w:tab w:val="right" w:leader="dot" w:pos="9710"/>
        </w:tabs>
        <w:rPr>
          <w:rFonts w:ascii="Arial" w:eastAsiaTheme="minorEastAsia" w:hAnsi="Arial" w:cs="Arial"/>
          <w:noProof/>
          <w:sz w:val="18"/>
          <w:szCs w:val="18"/>
        </w:rPr>
      </w:pPr>
      <w:hyperlink w:anchor="_Toc3801752" w:history="1">
        <w:r w:rsidR="00E35707" w:rsidRPr="00E35707">
          <w:rPr>
            <w:rStyle w:val="Hyperlink"/>
            <w:rFonts w:ascii="Arial" w:hAnsi="Arial" w:cs="Arial"/>
            <w:noProof/>
            <w:sz w:val="18"/>
            <w:szCs w:val="18"/>
          </w:rPr>
          <w:t>Figure 10-View Request Sections</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_Toc3801752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20</w:t>
        </w:r>
        <w:r w:rsidR="00E35707" w:rsidRPr="00E35707">
          <w:rPr>
            <w:rFonts w:ascii="Arial" w:hAnsi="Arial" w:cs="Arial"/>
            <w:noProof/>
            <w:webHidden/>
            <w:sz w:val="18"/>
            <w:szCs w:val="18"/>
          </w:rPr>
          <w:fldChar w:fldCharType="end"/>
        </w:r>
      </w:hyperlink>
    </w:p>
    <w:p w14:paraId="5EE1F782" w14:textId="610D4A09" w:rsidR="00E35707" w:rsidRPr="00E35707" w:rsidRDefault="00C82902">
      <w:pPr>
        <w:pStyle w:val="TableofFigures"/>
        <w:tabs>
          <w:tab w:val="right" w:leader="dot" w:pos="9710"/>
        </w:tabs>
        <w:rPr>
          <w:rFonts w:ascii="Arial" w:eastAsiaTheme="minorEastAsia" w:hAnsi="Arial" w:cs="Arial"/>
          <w:noProof/>
          <w:sz w:val="18"/>
          <w:szCs w:val="18"/>
        </w:rPr>
      </w:pPr>
      <w:hyperlink w:anchor="_Toc3801753" w:history="1">
        <w:r w:rsidR="00E35707" w:rsidRPr="00E35707">
          <w:rPr>
            <w:rStyle w:val="Hyperlink"/>
            <w:rFonts w:ascii="Arial" w:hAnsi="Arial" w:cs="Arial"/>
            <w:noProof/>
            <w:sz w:val="18"/>
            <w:szCs w:val="18"/>
          </w:rPr>
          <w:t>Figure 11-Assign Request</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_Toc3801753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21</w:t>
        </w:r>
        <w:r w:rsidR="00E35707" w:rsidRPr="00E35707">
          <w:rPr>
            <w:rFonts w:ascii="Arial" w:hAnsi="Arial" w:cs="Arial"/>
            <w:noProof/>
            <w:webHidden/>
            <w:sz w:val="18"/>
            <w:szCs w:val="18"/>
          </w:rPr>
          <w:fldChar w:fldCharType="end"/>
        </w:r>
      </w:hyperlink>
    </w:p>
    <w:p w14:paraId="1DE12F50" w14:textId="47AB1901" w:rsidR="00E35707" w:rsidRPr="00E35707" w:rsidRDefault="00C82902">
      <w:pPr>
        <w:pStyle w:val="TableofFigures"/>
        <w:tabs>
          <w:tab w:val="right" w:leader="dot" w:pos="9710"/>
        </w:tabs>
        <w:rPr>
          <w:rFonts w:ascii="Arial" w:eastAsiaTheme="minorEastAsia" w:hAnsi="Arial" w:cs="Arial"/>
          <w:noProof/>
          <w:sz w:val="18"/>
          <w:szCs w:val="18"/>
        </w:rPr>
      </w:pPr>
      <w:hyperlink w:anchor="_Toc3801754" w:history="1">
        <w:r w:rsidR="00E35707" w:rsidRPr="00E35707">
          <w:rPr>
            <w:rStyle w:val="Hyperlink"/>
            <w:rFonts w:ascii="Arial" w:hAnsi="Arial" w:cs="Arial"/>
            <w:noProof/>
            <w:sz w:val="18"/>
            <w:szCs w:val="18"/>
          </w:rPr>
          <w:t>Figure 12-Review Status</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_Toc3801754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22</w:t>
        </w:r>
        <w:r w:rsidR="00E35707" w:rsidRPr="00E35707">
          <w:rPr>
            <w:rFonts w:ascii="Arial" w:hAnsi="Arial" w:cs="Arial"/>
            <w:noProof/>
            <w:webHidden/>
            <w:sz w:val="18"/>
            <w:szCs w:val="18"/>
          </w:rPr>
          <w:fldChar w:fldCharType="end"/>
        </w:r>
      </w:hyperlink>
    </w:p>
    <w:p w14:paraId="62E0D7EB" w14:textId="1823B9E3" w:rsidR="00E35707" w:rsidRPr="00E35707" w:rsidRDefault="00C82902">
      <w:pPr>
        <w:pStyle w:val="TableofFigures"/>
        <w:tabs>
          <w:tab w:val="right" w:leader="dot" w:pos="9710"/>
        </w:tabs>
        <w:rPr>
          <w:rFonts w:ascii="Arial" w:eastAsiaTheme="minorEastAsia" w:hAnsi="Arial" w:cs="Arial"/>
          <w:noProof/>
          <w:sz w:val="18"/>
          <w:szCs w:val="18"/>
        </w:rPr>
      </w:pPr>
      <w:hyperlink w:anchor="_Toc3801755" w:history="1">
        <w:r w:rsidR="00E35707" w:rsidRPr="00E35707">
          <w:rPr>
            <w:rStyle w:val="Hyperlink"/>
            <w:rFonts w:ascii="Arial" w:hAnsi="Arial" w:cs="Arial"/>
            <w:noProof/>
            <w:sz w:val="18"/>
            <w:szCs w:val="18"/>
          </w:rPr>
          <w:t>Figure 13-Review Status 2</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_Toc3801755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23</w:t>
        </w:r>
        <w:r w:rsidR="00E35707" w:rsidRPr="00E35707">
          <w:rPr>
            <w:rFonts w:ascii="Arial" w:hAnsi="Arial" w:cs="Arial"/>
            <w:noProof/>
            <w:webHidden/>
            <w:sz w:val="18"/>
            <w:szCs w:val="18"/>
          </w:rPr>
          <w:fldChar w:fldCharType="end"/>
        </w:r>
      </w:hyperlink>
    </w:p>
    <w:p w14:paraId="66C833A0" w14:textId="47E8A936" w:rsidR="00E35707" w:rsidRPr="00E35707" w:rsidRDefault="00C82902">
      <w:pPr>
        <w:pStyle w:val="TableofFigures"/>
        <w:tabs>
          <w:tab w:val="right" w:leader="dot" w:pos="9710"/>
        </w:tabs>
        <w:rPr>
          <w:rFonts w:ascii="Arial" w:eastAsiaTheme="minorEastAsia" w:hAnsi="Arial" w:cs="Arial"/>
          <w:noProof/>
          <w:sz w:val="18"/>
          <w:szCs w:val="18"/>
        </w:rPr>
      </w:pPr>
      <w:hyperlink w:anchor="_Toc3801756" w:history="1">
        <w:r w:rsidR="00E35707" w:rsidRPr="00E35707">
          <w:rPr>
            <w:rStyle w:val="Hyperlink"/>
            <w:rFonts w:ascii="Arial" w:hAnsi="Arial" w:cs="Arial"/>
            <w:noProof/>
            <w:sz w:val="18"/>
            <w:szCs w:val="18"/>
          </w:rPr>
          <w:t>Figure 14-Review Status 3</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_Toc3801756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24</w:t>
        </w:r>
        <w:r w:rsidR="00E35707" w:rsidRPr="00E35707">
          <w:rPr>
            <w:rFonts w:ascii="Arial" w:hAnsi="Arial" w:cs="Arial"/>
            <w:noProof/>
            <w:webHidden/>
            <w:sz w:val="18"/>
            <w:szCs w:val="18"/>
          </w:rPr>
          <w:fldChar w:fldCharType="end"/>
        </w:r>
      </w:hyperlink>
    </w:p>
    <w:p w14:paraId="2971787D" w14:textId="5D6D89A2" w:rsidR="00E35707" w:rsidRPr="00E35707" w:rsidRDefault="00C82902">
      <w:pPr>
        <w:pStyle w:val="TableofFigures"/>
        <w:tabs>
          <w:tab w:val="right" w:leader="dot" w:pos="9710"/>
        </w:tabs>
        <w:rPr>
          <w:rFonts w:ascii="Arial" w:eastAsiaTheme="minorEastAsia" w:hAnsi="Arial" w:cs="Arial"/>
          <w:noProof/>
          <w:sz w:val="18"/>
          <w:szCs w:val="18"/>
        </w:rPr>
      </w:pPr>
      <w:hyperlink w:anchor="_Toc3801757" w:history="1">
        <w:r w:rsidR="00E35707" w:rsidRPr="00E35707">
          <w:rPr>
            <w:rStyle w:val="Hyperlink"/>
            <w:rFonts w:ascii="Arial" w:hAnsi="Arial" w:cs="Arial"/>
            <w:noProof/>
            <w:sz w:val="18"/>
            <w:szCs w:val="18"/>
          </w:rPr>
          <w:t>Figure 15-Review Status 4</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_Toc3801757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25</w:t>
        </w:r>
        <w:r w:rsidR="00E35707" w:rsidRPr="00E35707">
          <w:rPr>
            <w:rFonts w:ascii="Arial" w:hAnsi="Arial" w:cs="Arial"/>
            <w:noProof/>
            <w:webHidden/>
            <w:sz w:val="18"/>
            <w:szCs w:val="18"/>
          </w:rPr>
          <w:fldChar w:fldCharType="end"/>
        </w:r>
      </w:hyperlink>
    </w:p>
    <w:p w14:paraId="01281474" w14:textId="6D5B0882" w:rsidR="00E35707" w:rsidRPr="00E35707" w:rsidRDefault="00C82902">
      <w:pPr>
        <w:pStyle w:val="TableofFigures"/>
        <w:tabs>
          <w:tab w:val="right" w:leader="dot" w:pos="9710"/>
        </w:tabs>
        <w:rPr>
          <w:rFonts w:ascii="Arial" w:eastAsiaTheme="minorEastAsia" w:hAnsi="Arial" w:cs="Arial"/>
          <w:noProof/>
          <w:sz w:val="18"/>
          <w:szCs w:val="18"/>
        </w:rPr>
      </w:pPr>
      <w:hyperlink w:anchor="_Toc3801758" w:history="1">
        <w:r w:rsidR="00E35707" w:rsidRPr="00E35707">
          <w:rPr>
            <w:rStyle w:val="Hyperlink"/>
            <w:rFonts w:ascii="Arial" w:hAnsi="Arial" w:cs="Arial"/>
            <w:noProof/>
            <w:sz w:val="18"/>
            <w:szCs w:val="18"/>
          </w:rPr>
          <w:t>Figure 16-Review Status 5</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_Toc3801758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26</w:t>
        </w:r>
        <w:r w:rsidR="00E35707" w:rsidRPr="00E35707">
          <w:rPr>
            <w:rFonts w:ascii="Arial" w:hAnsi="Arial" w:cs="Arial"/>
            <w:noProof/>
            <w:webHidden/>
            <w:sz w:val="18"/>
            <w:szCs w:val="18"/>
          </w:rPr>
          <w:fldChar w:fldCharType="end"/>
        </w:r>
      </w:hyperlink>
    </w:p>
    <w:p w14:paraId="79A54CBA" w14:textId="51B2A2F3" w:rsidR="00E35707" w:rsidRPr="00E35707" w:rsidRDefault="00C82902">
      <w:pPr>
        <w:pStyle w:val="TableofFigures"/>
        <w:tabs>
          <w:tab w:val="right" w:leader="dot" w:pos="9710"/>
        </w:tabs>
        <w:rPr>
          <w:rFonts w:ascii="Arial" w:eastAsiaTheme="minorEastAsia" w:hAnsi="Arial" w:cs="Arial"/>
          <w:noProof/>
          <w:sz w:val="18"/>
          <w:szCs w:val="18"/>
        </w:rPr>
      </w:pPr>
      <w:hyperlink w:anchor="_Toc3801759" w:history="1">
        <w:r w:rsidR="00E35707" w:rsidRPr="00E35707">
          <w:rPr>
            <w:rStyle w:val="Hyperlink"/>
            <w:rFonts w:ascii="Arial" w:hAnsi="Arial" w:cs="Arial"/>
            <w:noProof/>
            <w:sz w:val="18"/>
            <w:szCs w:val="18"/>
          </w:rPr>
          <w:t>Figure 17-Search Filters</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_Toc3801759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27</w:t>
        </w:r>
        <w:r w:rsidR="00E35707" w:rsidRPr="00E35707">
          <w:rPr>
            <w:rFonts w:ascii="Arial" w:hAnsi="Arial" w:cs="Arial"/>
            <w:noProof/>
            <w:webHidden/>
            <w:sz w:val="18"/>
            <w:szCs w:val="18"/>
          </w:rPr>
          <w:fldChar w:fldCharType="end"/>
        </w:r>
      </w:hyperlink>
    </w:p>
    <w:p w14:paraId="557D6A51" w14:textId="34512F63" w:rsidR="00E35707" w:rsidRPr="00E35707" w:rsidRDefault="00C82902">
      <w:pPr>
        <w:pStyle w:val="TableofFigures"/>
        <w:tabs>
          <w:tab w:val="right" w:leader="dot" w:pos="9710"/>
        </w:tabs>
        <w:rPr>
          <w:rFonts w:ascii="Arial" w:eastAsiaTheme="minorEastAsia" w:hAnsi="Arial" w:cs="Arial"/>
          <w:noProof/>
          <w:sz w:val="18"/>
          <w:szCs w:val="18"/>
        </w:rPr>
      </w:pPr>
      <w:hyperlink w:anchor="_Toc3801760" w:history="1">
        <w:r w:rsidR="00E35707" w:rsidRPr="00E35707">
          <w:rPr>
            <w:rStyle w:val="Hyperlink"/>
            <w:rFonts w:ascii="Arial" w:hAnsi="Arial" w:cs="Arial"/>
            <w:noProof/>
            <w:sz w:val="18"/>
            <w:szCs w:val="18"/>
          </w:rPr>
          <w:t>Figure 18-Search Filters 2</w:t>
        </w:r>
        <w:r w:rsidR="00E35707" w:rsidRPr="00E35707">
          <w:rPr>
            <w:rFonts w:ascii="Arial" w:hAnsi="Arial" w:cs="Arial"/>
            <w:noProof/>
            <w:webHidden/>
            <w:sz w:val="18"/>
            <w:szCs w:val="18"/>
          </w:rPr>
          <w:tab/>
        </w:r>
        <w:r w:rsidR="00E35707" w:rsidRPr="00E35707">
          <w:rPr>
            <w:rFonts w:ascii="Arial" w:hAnsi="Arial" w:cs="Arial"/>
            <w:noProof/>
            <w:webHidden/>
            <w:sz w:val="18"/>
            <w:szCs w:val="18"/>
          </w:rPr>
          <w:fldChar w:fldCharType="begin"/>
        </w:r>
        <w:r w:rsidR="00E35707" w:rsidRPr="00E35707">
          <w:rPr>
            <w:rFonts w:ascii="Arial" w:hAnsi="Arial" w:cs="Arial"/>
            <w:noProof/>
            <w:webHidden/>
            <w:sz w:val="18"/>
            <w:szCs w:val="18"/>
          </w:rPr>
          <w:instrText xml:space="preserve"> PAGEREF _Toc3801760 \h </w:instrText>
        </w:r>
        <w:r w:rsidR="00E35707" w:rsidRPr="00E35707">
          <w:rPr>
            <w:rFonts w:ascii="Arial" w:hAnsi="Arial" w:cs="Arial"/>
            <w:noProof/>
            <w:webHidden/>
            <w:sz w:val="18"/>
            <w:szCs w:val="18"/>
          </w:rPr>
        </w:r>
        <w:r w:rsidR="00E35707" w:rsidRPr="00E35707">
          <w:rPr>
            <w:rFonts w:ascii="Arial" w:hAnsi="Arial" w:cs="Arial"/>
            <w:noProof/>
            <w:webHidden/>
            <w:sz w:val="18"/>
            <w:szCs w:val="18"/>
          </w:rPr>
          <w:fldChar w:fldCharType="separate"/>
        </w:r>
        <w:r w:rsidR="00CE7487">
          <w:rPr>
            <w:rFonts w:ascii="Arial" w:hAnsi="Arial" w:cs="Arial"/>
            <w:noProof/>
            <w:webHidden/>
            <w:sz w:val="18"/>
            <w:szCs w:val="18"/>
          </w:rPr>
          <w:t>28</w:t>
        </w:r>
        <w:r w:rsidR="00E35707" w:rsidRPr="00E35707">
          <w:rPr>
            <w:rFonts w:ascii="Arial" w:hAnsi="Arial" w:cs="Arial"/>
            <w:noProof/>
            <w:webHidden/>
            <w:sz w:val="18"/>
            <w:szCs w:val="18"/>
          </w:rPr>
          <w:fldChar w:fldCharType="end"/>
        </w:r>
      </w:hyperlink>
    </w:p>
    <w:p w14:paraId="47647646" w14:textId="77777777" w:rsidR="00B6450F" w:rsidRDefault="00E35707">
      <w:r>
        <w:rPr>
          <w:rFonts w:ascii="Arial" w:hAnsi="Arial" w:cs="Arial"/>
          <w:sz w:val="18"/>
          <w:szCs w:val="18"/>
        </w:rPr>
        <w:fldChar w:fldCharType="end"/>
      </w:r>
    </w:p>
    <w:p w14:paraId="741A34E4" w14:textId="77777777" w:rsidR="00B6450F" w:rsidRPr="00DF45D5" w:rsidRDefault="00067445">
      <w:pPr>
        <w:rPr>
          <w:rFonts w:ascii="Arial" w:hAnsi="Arial" w:cs="Arial"/>
          <w:b/>
        </w:rPr>
      </w:pPr>
      <w:r w:rsidRPr="00DF45D5">
        <w:rPr>
          <w:rFonts w:ascii="Arial" w:hAnsi="Arial" w:cs="Arial"/>
          <w:b/>
        </w:rPr>
        <w:t>Tables</w:t>
      </w:r>
    </w:p>
    <w:p w14:paraId="2C6C0A63" w14:textId="216C2FA0" w:rsidR="00067445" w:rsidRPr="00067445" w:rsidRDefault="00067445">
      <w:pPr>
        <w:pStyle w:val="TableofFigures"/>
        <w:tabs>
          <w:tab w:val="right" w:leader="dot" w:pos="9710"/>
        </w:tabs>
        <w:rPr>
          <w:rFonts w:ascii="Arial" w:eastAsiaTheme="minorEastAsia" w:hAnsi="Arial" w:cs="Arial"/>
          <w:noProof/>
          <w:sz w:val="18"/>
          <w:szCs w:val="18"/>
        </w:rPr>
      </w:pPr>
      <w:r>
        <w:fldChar w:fldCharType="begin"/>
      </w:r>
      <w:r>
        <w:instrText xml:space="preserve"> TOC \h \z \c "Table" </w:instrText>
      </w:r>
      <w:r>
        <w:fldChar w:fldCharType="separate"/>
      </w:r>
      <w:hyperlink w:anchor="_Toc527569434" w:history="1">
        <w:r w:rsidRPr="00067445">
          <w:rPr>
            <w:rStyle w:val="Hyperlink"/>
            <w:rFonts w:ascii="Arial" w:hAnsi="Arial" w:cs="Arial"/>
            <w:noProof/>
            <w:sz w:val="18"/>
            <w:szCs w:val="18"/>
          </w:rPr>
          <w:t>Table 1-Supported Deskt</w:t>
        </w:r>
        <w:r w:rsidR="00453CD0">
          <w:rPr>
            <w:rStyle w:val="Hyperlink"/>
            <w:rFonts w:ascii="Arial" w:hAnsi="Arial" w:cs="Arial"/>
            <w:noProof/>
            <w:sz w:val="18"/>
            <w:szCs w:val="18"/>
          </w:rPr>
          <w:t>op Browsers</w:t>
        </w:r>
        <w:r w:rsidRPr="00067445">
          <w:rPr>
            <w:rFonts w:ascii="Arial" w:hAnsi="Arial" w:cs="Arial"/>
            <w:noProof/>
            <w:webHidden/>
            <w:sz w:val="18"/>
            <w:szCs w:val="18"/>
          </w:rPr>
          <w:tab/>
        </w:r>
        <w:r w:rsidRPr="00067445">
          <w:rPr>
            <w:rFonts w:ascii="Arial" w:hAnsi="Arial" w:cs="Arial"/>
            <w:noProof/>
            <w:webHidden/>
            <w:sz w:val="18"/>
            <w:szCs w:val="18"/>
          </w:rPr>
          <w:fldChar w:fldCharType="begin"/>
        </w:r>
        <w:r w:rsidRPr="00067445">
          <w:rPr>
            <w:rFonts w:ascii="Arial" w:hAnsi="Arial" w:cs="Arial"/>
            <w:noProof/>
            <w:webHidden/>
            <w:sz w:val="18"/>
            <w:szCs w:val="18"/>
          </w:rPr>
          <w:instrText xml:space="preserve"> PAGEREF _Toc527569434 \h </w:instrText>
        </w:r>
        <w:r w:rsidRPr="00067445">
          <w:rPr>
            <w:rFonts w:ascii="Arial" w:hAnsi="Arial" w:cs="Arial"/>
            <w:noProof/>
            <w:webHidden/>
            <w:sz w:val="18"/>
            <w:szCs w:val="18"/>
          </w:rPr>
        </w:r>
        <w:r w:rsidRPr="00067445">
          <w:rPr>
            <w:rFonts w:ascii="Arial" w:hAnsi="Arial" w:cs="Arial"/>
            <w:noProof/>
            <w:webHidden/>
            <w:sz w:val="18"/>
            <w:szCs w:val="18"/>
          </w:rPr>
          <w:fldChar w:fldCharType="separate"/>
        </w:r>
        <w:r w:rsidR="00CE7487">
          <w:rPr>
            <w:rFonts w:ascii="Arial" w:hAnsi="Arial" w:cs="Arial"/>
            <w:noProof/>
            <w:webHidden/>
            <w:sz w:val="18"/>
            <w:szCs w:val="18"/>
          </w:rPr>
          <w:t>4</w:t>
        </w:r>
        <w:r w:rsidRPr="00067445">
          <w:rPr>
            <w:rFonts w:ascii="Arial" w:hAnsi="Arial" w:cs="Arial"/>
            <w:noProof/>
            <w:webHidden/>
            <w:sz w:val="18"/>
            <w:szCs w:val="18"/>
          </w:rPr>
          <w:fldChar w:fldCharType="end"/>
        </w:r>
      </w:hyperlink>
    </w:p>
    <w:p w14:paraId="47D73FAC" w14:textId="1B7D0F6F" w:rsidR="00067445" w:rsidRPr="00067445" w:rsidRDefault="00C82902">
      <w:pPr>
        <w:pStyle w:val="TableofFigures"/>
        <w:tabs>
          <w:tab w:val="right" w:leader="dot" w:pos="9710"/>
        </w:tabs>
        <w:rPr>
          <w:rFonts w:ascii="Arial" w:eastAsiaTheme="minorEastAsia" w:hAnsi="Arial" w:cs="Arial"/>
          <w:noProof/>
          <w:sz w:val="18"/>
          <w:szCs w:val="18"/>
        </w:rPr>
      </w:pPr>
      <w:hyperlink w:anchor="_Toc527569435" w:history="1">
        <w:r w:rsidR="00067445" w:rsidRPr="00067445">
          <w:rPr>
            <w:rStyle w:val="Hyperlink"/>
            <w:rFonts w:ascii="Arial" w:hAnsi="Arial" w:cs="Arial"/>
            <w:noProof/>
            <w:sz w:val="18"/>
            <w:szCs w:val="18"/>
          </w:rPr>
          <w:t>Tab</w:t>
        </w:r>
        <w:r w:rsidR="00453CD0">
          <w:rPr>
            <w:rStyle w:val="Hyperlink"/>
            <w:rFonts w:ascii="Arial" w:hAnsi="Arial" w:cs="Arial"/>
            <w:noProof/>
            <w:sz w:val="18"/>
            <w:szCs w:val="18"/>
          </w:rPr>
          <w:t>le 2-Supported Mobile Browsers</w:t>
        </w:r>
        <w:r w:rsidR="00067445" w:rsidRPr="00067445">
          <w:rPr>
            <w:rFonts w:ascii="Arial" w:hAnsi="Arial" w:cs="Arial"/>
            <w:noProof/>
            <w:webHidden/>
            <w:sz w:val="18"/>
            <w:szCs w:val="18"/>
          </w:rPr>
          <w:tab/>
        </w:r>
        <w:r w:rsidR="00067445" w:rsidRPr="00067445">
          <w:rPr>
            <w:rFonts w:ascii="Arial" w:hAnsi="Arial" w:cs="Arial"/>
            <w:noProof/>
            <w:webHidden/>
            <w:sz w:val="18"/>
            <w:szCs w:val="18"/>
          </w:rPr>
          <w:fldChar w:fldCharType="begin"/>
        </w:r>
        <w:r w:rsidR="00067445" w:rsidRPr="00067445">
          <w:rPr>
            <w:rFonts w:ascii="Arial" w:hAnsi="Arial" w:cs="Arial"/>
            <w:noProof/>
            <w:webHidden/>
            <w:sz w:val="18"/>
            <w:szCs w:val="18"/>
          </w:rPr>
          <w:instrText xml:space="preserve"> PAGEREF _Toc527569435 \h </w:instrText>
        </w:r>
        <w:r w:rsidR="00067445" w:rsidRPr="00067445">
          <w:rPr>
            <w:rFonts w:ascii="Arial" w:hAnsi="Arial" w:cs="Arial"/>
            <w:noProof/>
            <w:webHidden/>
            <w:sz w:val="18"/>
            <w:szCs w:val="18"/>
          </w:rPr>
        </w:r>
        <w:r w:rsidR="00067445" w:rsidRPr="00067445">
          <w:rPr>
            <w:rFonts w:ascii="Arial" w:hAnsi="Arial" w:cs="Arial"/>
            <w:noProof/>
            <w:webHidden/>
            <w:sz w:val="18"/>
            <w:szCs w:val="18"/>
          </w:rPr>
          <w:fldChar w:fldCharType="separate"/>
        </w:r>
        <w:r w:rsidR="00CE7487">
          <w:rPr>
            <w:rFonts w:ascii="Arial" w:hAnsi="Arial" w:cs="Arial"/>
            <w:noProof/>
            <w:webHidden/>
            <w:sz w:val="18"/>
            <w:szCs w:val="18"/>
          </w:rPr>
          <w:t>5</w:t>
        </w:r>
        <w:r w:rsidR="00067445" w:rsidRPr="00067445">
          <w:rPr>
            <w:rFonts w:ascii="Arial" w:hAnsi="Arial" w:cs="Arial"/>
            <w:noProof/>
            <w:webHidden/>
            <w:sz w:val="18"/>
            <w:szCs w:val="18"/>
          </w:rPr>
          <w:fldChar w:fldCharType="end"/>
        </w:r>
      </w:hyperlink>
    </w:p>
    <w:p w14:paraId="27B27CCE" w14:textId="69959391" w:rsidR="00067445" w:rsidRPr="00067445" w:rsidRDefault="00C82902">
      <w:pPr>
        <w:pStyle w:val="TableofFigures"/>
        <w:tabs>
          <w:tab w:val="right" w:leader="dot" w:pos="9710"/>
        </w:tabs>
        <w:rPr>
          <w:rFonts w:ascii="Arial" w:eastAsiaTheme="minorEastAsia" w:hAnsi="Arial" w:cs="Arial"/>
          <w:noProof/>
          <w:sz w:val="18"/>
          <w:szCs w:val="18"/>
        </w:rPr>
      </w:pPr>
      <w:hyperlink w:anchor="_Toc527569436" w:history="1">
        <w:r w:rsidR="00067445" w:rsidRPr="00067445">
          <w:rPr>
            <w:rStyle w:val="Hyperlink"/>
            <w:rFonts w:ascii="Arial" w:hAnsi="Arial" w:cs="Arial"/>
            <w:noProof/>
            <w:sz w:val="18"/>
            <w:szCs w:val="18"/>
          </w:rPr>
          <w:t>Table 3-Definition, Acronyms, and Abbreviations</w:t>
        </w:r>
        <w:r w:rsidR="00067445" w:rsidRPr="00067445">
          <w:rPr>
            <w:rFonts w:ascii="Arial" w:hAnsi="Arial" w:cs="Arial"/>
            <w:noProof/>
            <w:webHidden/>
            <w:sz w:val="18"/>
            <w:szCs w:val="18"/>
          </w:rPr>
          <w:tab/>
        </w:r>
        <w:r w:rsidR="00067445" w:rsidRPr="00067445">
          <w:rPr>
            <w:rFonts w:ascii="Arial" w:hAnsi="Arial" w:cs="Arial"/>
            <w:noProof/>
            <w:webHidden/>
            <w:sz w:val="18"/>
            <w:szCs w:val="18"/>
          </w:rPr>
          <w:fldChar w:fldCharType="begin"/>
        </w:r>
        <w:r w:rsidR="00067445" w:rsidRPr="00067445">
          <w:rPr>
            <w:rFonts w:ascii="Arial" w:hAnsi="Arial" w:cs="Arial"/>
            <w:noProof/>
            <w:webHidden/>
            <w:sz w:val="18"/>
            <w:szCs w:val="18"/>
          </w:rPr>
          <w:instrText xml:space="preserve"> PAGEREF _Toc527569436 \h </w:instrText>
        </w:r>
        <w:r w:rsidR="00067445" w:rsidRPr="00067445">
          <w:rPr>
            <w:rFonts w:ascii="Arial" w:hAnsi="Arial" w:cs="Arial"/>
            <w:noProof/>
            <w:webHidden/>
            <w:sz w:val="18"/>
            <w:szCs w:val="18"/>
          </w:rPr>
        </w:r>
        <w:r w:rsidR="00067445" w:rsidRPr="00067445">
          <w:rPr>
            <w:rFonts w:ascii="Arial" w:hAnsi="Arial" w:cs="Arial"/>
            <w:noProof/>
            <w:webHidden/>
            <w:sz w:val="18"/>
            <w:szCs w:val="18"/>
          </w:rPr>
          <w:fldChar w:fldCharType="separate"/>
        </w:r>
        <w:r w:rsidR="00CE7487">
          <w:rPr>
            <w:rFonts w:ascii="Arial" w:hAnsi="Arial" w:cs="Arial"/>
            <w:noProof/>
            <w:webHidden/>
            <w:sz w:val="18"/>
            <w:szCs w:val="18"/>
          </w:rPr>
          <w:t>5</w:t>
        </w:r>
        <w:r w:rsidR="00067445" w:rsidRPr="00067445">
          <w:rPr>
            <w:rFonts w:ascii="Arial" w:hAnsi="Arial" w:cs="Arial"/>
            <w:noProof/>
            <w:webHidden/>
            <w:sz w:val="18"/>
            <w:szCs w:val="18"/>
          </w:rPr>
          <w:fldChar w:fldCharType="end"/>
        </w:r>
      </w:hyperlink>
    </w:p>
    <w:p w14:paraId="056AC414" w14:textId="1A99DD60" w:rsidR="00067445" w:rsidRPr="00067445" w:rsidRDefault="00C82902">
      <w:pPr>
        <w:pStyle w:val="TableofFigures"/>
        <w:tabs>
          <w:tab w:val="right" w:leader="dot" w:pos="9710"/>
        </w:tabs>
        <w:rPr>
          <w:rFonts w:ascii="Arial" w:eastAsiaTheme="minorEastAsia" w:hAnsi="Arial" w:cs="Arial"/>
          <w:noProof/>
          <w:sz w:val="18"/>
          <w:szCs w:val="18"/>
        </w:rPr>
      </w:pPr>
      <w:hyperlink w:anchor="_Toc527569437" w:history="1">
        <w:r w:rsidR="00067445" w:rsidRPr="00067445">
          <w:rPr>
            <w:rStyle w:val="Hyperlink"/>
            <w:rFonts w:ascii="Arial" w:hAnsi="Arial" w:cs="Arial"/>
            <w:noProof/>
            <w:sz w:val="18"/>
            <w:szCs w:val="18"/>
          </w:rPr>
          <w:t>Table 4-System Description</w:t>
        </w:r>
        <w:r w:rsidR="00067445" w:rsidRPr="00067445">
          <w:rPr>
            <w:rFonts w:ascii="Arial" w:hAnsi="Arial" w:cs="Arial"/>
            <w:noProof/>
            <w:webHidden/>
            <w:sz w:val="18"/>
            <w:szCs w:val="18"/>
          </w:rPr>
          <w:tab/>
        </w:r>
        <w:r w:rsidR="00067445" w:rsidRPr="00067445">
          <w:rPr>
            <w:rFonts w:ascii="Arial" w:hAnsi="Arial" w:cs="Arial"/>
            <w:noProof/>
            <w:webHidden/>
            <w:sz w:val="18"/>
            <w:szCs w:val="18"/>
          </w:rPr>
          <w:fldChar w:fldCharType="begin"/>
        </w:r>
        <w:r w:rsidR="00067445" w:rsidRPr="00067445">
          <w:rPr>
            <w:rFonts w:ascii="Arial" w:hAnsi="Arial" w:cs="Arial"/>
            <w:noProof/>
            <w:webHidden/>
            <w:sz w:val="18"/>
            <w:szCs w:val="18"/>
          </w:rPr>
          <w:instrText xml:space="preserve"> PAGEREF _Toc527569437 \h </w:instrText>
        </w:r>
        <w:r w:rsidR="00067445" w:rsidRPr="00067445">
          <w:rPr>
            <w:rFonts w:ascii="Arial" w:hAnsi="Arial" w:cs="Arial"/>
            <w:noProof/>
            <w:webHidden/>
            <w:sz w:val="18"/>
            <w:szCs w:val="18"/>
          </w:rPr>
        </w:r>
        <w:r w:rsidR="00067445" w:rsidRPr="00067445">
          <w:rPr>
            <w:rFonts w:ascii="Arial" w:hAnsi="Arial" w:cs="Arial"/>
            <w:noProof/>
            <w:webHidden/>
            <w:sz w:val="18"/>
            <w:szCs w:val="18"/>
          </w:rPr>
          <w:fldChar w:fldCharType="separate"/>
        </w:r>
        <w:r w:rsidR="00CE7487">
          <w:rPr>
            <w:rFonts w:ascii="Arial" w:hAnsi="Arial" w:cs="Arial"/>
            <w:noProof/>
            <w:webHidden/>
            <w:sz w:val="18"/>
            <w:szCs w:val="18"/>
          </w:rPr>
          <w:t>6</w:t>
        </w:r>
        <w:r w:rsidR="00067445" w:rsidRPr="00067445">
          <w:rPr>
            <w:rFonts w:ascii="Arial" w:hAnsi="Arial" w:cs="Arial"/>
            <w:noProof/>
            <w:webHidden/>
            <w:sz w:val="18"/>
            <w:szCs w:val="18"/>
          </w:rPr>
          <w:fldChar w:fldCharType="end"/>
        </w:r>
      </w:hyperlink>
    </w:p>
    <w:p w14:paraId="6BF0F38D" w14:textId="77777777" w:rsidR="00B6450F" w:rsidRDefault="00067445">
      <w:pPr>
        <w:sectPr w:rsidR="00B6450F" w:rsidSect="00067445">
          <w:footerReference w:type="default" r:id="rId8"/>
          <w:headerReference w:type="first" r:id="rId9"/>
          <w:footerReference w:type="first" r:id="rId10"/>
          <w:pgSz w:w="12240" w:h="15840"/>
          <w:pgMar w:top="1440" w:right="1440" w:bottom="1440" w:left="1080" w:header="720" w:footer="720" w:gutter="0"/>
          <w:cols w:space="720"/>
          <w:titlePg/>
          <w:docGrid w:linePitch="360"/>
        </w:sectPr>
      </w:pPr>
      <w:r>
        <w:fldChar w:fldCharType="end"/>
      </w:r>
    </w:p>
    <w:p w14:paraId="15BC6295" w14:textId="77777777" w:rsidR="00FF0992" w:rsidRPr="00A135C1" w:rsidRDefault="00FF0992" w:rsidP="00162033">
      <w:pPr>
        <w:pStyle w:val="Heading1"/>
        <w:numPr>
          <w:ilvl w:val="0"/>
          <w:numId w:val="1"/>
        </w:numPr>
        <w:pBdr>
          <w:bottom w:val="single" w:sz="18" w:space="5" w:color="3167A9"/>
        </w:pBdr>
        <w:spacing w:before="0" w:after="240" w:line="240" w:lineRule="auto"/>
        <w:ind w:left="-540" w:firstLine="0"/>
        <w:rPr>
          <w:rFonts w:ascii="Arial" w:hAnsi="Arial" w:cs="Arial"/>
          <w:b/>
          <w:color w:val="auto"/>
          <w:sz w:val="48"/>
          <w:szCs w:val="48"/>
        </w:rPr>
      </w:pPr>
      <w:bookmarkStart w:id="18" w:name="_Toc518956827"/>
      <w:bookmarkStart w:id="19" w:name="_Toc522091194"/>
      <w:bookmarkStart w:id="20" w:name="_Toc527394995"/>
      <w:bookmarkStart w:id="21" w:name="_Toc3969726"/>
      <w:r w:rsidRPr="002522B0">
        <w:rPr>
          <w:rFonts w:ascii="Arial" w:hAnsi="Arial" w:cs="Arial"/>
          <w:b/>
          <w:color w:val="auto"/>
          <w:sz w:val="48"/>
          <w:szCs w:val="48"/>
        </w:rPr>
        <w:lastRenderedPageBreak/>
        <w:t>Introduction</w:t>
      </w:r>
      <w:bookmarkEnd w:id="18"/>
      <w:bookmarkEnd w:id="19"/>
      <w:bookmarkEnd w:id="20"/>
      <w:bookmarkEnd w:id="21"/>
    </w:p>
    <w:p w14:paraId="771EB96E" w14:textId="77777777" w:rsidR="00FF0992" w:rsidRPr="000A299D" w:rsidRDefault="00FF0992" w:rsidP="000A299D">
      <w:pPr>
        <w:rPr>
          <w:rFonts w:ascii="Arial" w:eastAsia="Times New Roman" w:hAnsi="Arial" w:cs="Arial"/>
        </w:rPr>
      </w:pPr>
      <w:r w:rsidRPr="000A299D">
        <w:rPr>
          <w:rFonts w:ascii="Arial" w:hAnsi="Arial" w:cs="Arial"/>
          <w:shd w:val="clear" w:color="auto" w:fill="FFFFFF"/>
        </w:rPr>
        <w:t xml:space="preserve">Device Registration Subsystem (DRS) is the subsystem of Device Identification, Registration &amp; Blocking System (DIRBS). It provides </w:t>
      </w:r>
      <w:r w:rsidR="00585C8D">
        <w:rPr>
          <w:rFonts w:ascii="Arial" w:hAnsi="Arial" w:cs="Arial"/>
          <w:shd w:val="clear" w:color="auto" w:fill="FFFFFF"/>
        </w:rPr>
        <w:t>a platform for authorized user(s)</w:t>
      </w:r>
      <w:r w:rsidRPr="000A299D">
        <w:rPr>
          <w:rFonts w:ascii="Arial" w:hAnsi="Arial" w:cs="Arial"/>
          <w:shd w:val="clear" w:color="auto" w:fill="FFFFFF"/>
        </w:rPr>
        <w:t xml:space="preserve"> </w:t>
      </w:r>
      <w:r w:rsidR="000A299D" w:rsidRPr="000A299D">
        <w:rPr>
          <w:rFonts w:ascii="Arial" w:hAnsi="Arial" w:cs="Arial"/>
          <w:shd w:val="clear" w:color="auto" w:fill="FFFFFF"/>
        </w:rPr>
        <w:t>t</w:t>
      </w:r>
      <w:r w:rsidR="000A299D" w:rsidRPr="000A299D">
        <w:rPr>
          <w:rFonts w:ascii="Arial" w:eastAsia="Times New Roman" w:hAnsi="Arial" w:cs="Arial"/>
        </w:rPr>
        <w:t>o review and app</w:t>
      </w:r>
      <w:r w:rsidR="00CD2E7C">
        <w:rPr>
          <w:rFonts w:ascii="Arial" w:eastAsia="Times New Roman" w:hAnsi="Arial" w:cs="Arial"/>
        </w:rPr>
        <w:t>rove device registration and de</w:t>
      </w:r>
      <w:r w:rsidR="000A299D" w:rsidRPr="000A299D">
        <w:rPr>
          <w:rFonts w:ascii="Arial" w:eastAsia="Times New Roman" w:hAnsi="Arial" w:cs="Arial"/>
        </w:rPr>
        <w:t>registration requests</w:t>
      </w:r>
      <w:r w:rsidR="00CD2E7C">
        <w:rPr>
          <w:rFonts w:ascii="Arial" w:eastAsia="Times New Roman" w:hAnsi="Arial" w:cs="Arial"/>
        </w:rPr>
        <w:t>.</w:t>
      </w:r>
    </w:p>
    <w:p w14:paraId="70BC9FDA" w14:textId="77777777" w:rsidR="00FF0992" w:rsidRPr="00A46A19" w:rsidRDefault="00FF0992" w:rsidP="00FF0992">
      <w:pPr>
        <w:pStyle w:val="B-Body"/>
        <w:ind w:left="0"/>
        <w:rPr>
          <w:rFonts w:ascii="Arial" w:hAnsi="Arial" w:cs="Arial"/>
        </w:rPr>
      </w:pPr>
      <w:r w:rsidRPr="00A46A19">
        <w:rPr>
          <w:rFonts w:ascii="Arial" w:hAnsi="Arial" w:cs="Arial"/>
        </w:rPr>
        <w:t xml:space="preserve">The Device Identification, Registration &amp; Blocking System (DIRBS) is a country-wide system deployed in cooperation between the country regulator, operators in that country, and a technology partner that supports deployment. The system checks, identifies, and discourages non-compliant devices by verifying the installed base of devices currently active in a market and continuing to monitor as new devices are activated. </w:t>
      </w:r>
    </w:p>
    <w:p w14:paraId="0F4D67CF" w14:textId="77777777" w:rsidR="00FF0992" w:rsidRPr="00A46A19" w:rsidRDefault="00FF0992" w:rsidP="00FF0992">
      <w:pPr>
        <w:pStyle w:val="B-Body"/>
        <w:ind w:left="0"/>
        <w:rPr>
          <w:rFonts w:ascii="Arial" w:hAnsi="Arial" w:cs="Arial"/>
        </w:rPr>
      </w:pPr>
      <w:r w:rsidRPr="00A46A19">
        <w:rPr>
          <w:rFonts w:ascii="Arial" w:hAnsi="Arial" w:cs="Arial"/>
        </w:rPr>
        <w:t>DIRBS can verify that:</w:t>
      </w:r>
    </w:p>
    <w:p w14:paraId="27941C2F" w14:textId="77777777" w:rsidR="00FF0992" w:rsidRPr="00A46A19" w:rsidRDefault="00FF0992" w:rsidP="00FF0992">
      <w:pPr>
        <w:pStyle w:val="U-Bullet"/>
        <w:numPr>
          <w:ilvl w:val="0"/>
          <w:numId w:val="4"/>
        </w:numPr>
        <w:ind w:left="270" w:hanging="270"/>
        <w:rPr>
          <w:rFonts w:ascii="Arial" w:hAnsi="Arial" w:cs="Arial"/>
        </w:rPr>
      </w:pPr>
      <w:r w:rsidRPr="00A46A19">
        <w:rPr>
          <w:rFonts w:ascii="Arial" w:hAnsi="Arial" w:cs="Arial"/>
        </w:rPr>
        <w:t>Devices have properly allocated identifiers and type approval</w:t>
      </w:r>
    </w:p>
    <w:p w14:paraId="780A0273" w14:textId="77777777" w:rsidR="00FF0992" w:rsidRPr="00A46A19" w:rsidRDefault="00FF0992" w:rsidP="00FF0992">
      <w:pPr>
        <w:pStyle w:val="U-Bullet"/>
        <w:numPr>
          <w:ilvl w:val="0"/>
          <w:numId w:val="4"/>
        </w:numPr>
        <w:ind w:left="270" w:hanging="270"/>
        <w:rPr>
          <w:rFonts w:ascii="Arial" w:hAnsi="Arial" w:cs="Arial"/>
        </w:rPr>
      </w:pPr>
      <w:r w:rsidRPr="00A46A19">
        <w:rPr>
          <w:rFonts w:ascii="Arial" w:hAnsi="Arial" w:cs="Arial"/>
        </w:rPr>
        <w:t>Devices are not duplicated or stolen</w:t>
      </w:r>
    </w:p>
    <w:p w14:paraId="330CEBA4" w14:textId="77777777" w:rsidR="00FF0992" w:rsidRPr="00A46A19" w:rsidRDefault="00FF0992" w:rsidP="00FF0992">
      <w:pPr>
        <w:pStyle w:val="U-Bullet"/>
        <w:numPr>
          <w:ilvl w:val="0"/>
          <w:numId w:val="4"/>
        </w:numPr>
        <w:ind w:left="270" w:hanging="270"/>
        <w:rPr>
          <w:rFonts w:ascii="Arial" w:hAnsi="Arial" w:cs="Arial"/>
        </w:rPr>
      </w:pPr>
      <w:r w:rsidRPr="00A46A19">
        <w:rPr>
          <w:rFonts w:ascii="Arial" w:hAnsi="Arial" w:cs="Arial"/>
        </w:rPr>
        <w:t>Device importation takes place through legal channels</w:t>
      </w:r>
    </w:p>
    <w:p w14:paraId="11B8C1C8" w14:textId="77777777" w:rsidR="00FF0992" w:rsidRDefault="00FF0992" w:rsidP="00FF0992">
      <w:pPr>
        <w:rPr>
          <w:rFonts w:ascii="Times New Roman" w:hAnsi="Times New Roman" w:cs="Times New Roman"/>
        </w:rPr>
      </w:pPr>
    </w:p>
    <w:p w14:paraId="77EEC8E7" w14:textId="77777777" w:rsidR="00FF0992" w:rsidRPr="0054408C" w:rsidRDefault="00FF0992" w:rsidP="00FF0992">
      <w:pPr>
        <w:pStyle w:val="Heading2"/>
        <w:numPr>
          <w:ilvl w:val="1"/>
          <w:numId w:val="1"/>
        </w:numPr>
        <w:spacing w:line="360" w:lineRule="auto"/>
        <w:ind w:left="180" w:hanging="630"/>
        <w:rPr>
          <w:rFonts w:ascii="Arial" w:hAnsi="Arial" w:cs="Arial"/>
          <w:b/>
          <w:bCs/>
          <w:color w:val="auto"/>
          <w:sz w:val="32"/>
          <w:szCs w:val="32"/>
        </w:rPr>
      </w:pPr>
      <w:bookmarkStart w:id="22" w:name="_Toc527394996"/>
      <w:bookmarkStart w:id="23" w:name="_Toc3969727"/>
      <w:r w:rsidRPr="0054408C">
        <w:rPr>
          <w:rFonts w:ascii="Arial" w:hAnsi="Arial" w:cs="Arial"/>
          <w:b/>
          <w:bCs/>
          <w:color w:val="auto"/>
          <w:sz w:val="32"/>
          <w:szCs w:val="32"/>
        </w:rPr>
        <w:t>Purpose</w:t>
      </w:r>
      <w:bookmarkEnd w:id="22"/>
      <w:bookmarkEnd w:id="23"/>
      <w:r w:rsidRPr="0054408C">
        <w:rPr>
          <w:rFonts w:ascii="Arial" w:hAnsi="Arial" w:cs="Arial"/>
          <w:b/>
          <w:bCs/>
          <w:color w:val="auto"/>
          <w:sz w:val="32"/>
          <w:szCs w:val="32"/>
        </w:rPr>
        <w:t xml:space="preserve"> </w:t>
      </w:r>
    </w:p>
    <w:p w14:paraId="1E9E4F6A" w14:textId="77777777" w:rsidR="00FF0992" w:rsidRPr="0054408C" w:rsidRDefault="00FF0992" w:rsidP="00FF0992">
      <w:pPr>
        <w:ind w:left="180"/>
        <w:rPr>
          <w:rFonts w:ascii="Arial" w:hAnsi="Arial" w:cs="Arial"/>
          <w:shd w:val="clear" w:color="auto" w:fill="FFFFFF"/>
        </w:rPr>
      </w:pPr>
      <w:r w:rsidRPr="0054408C">
        <w:rPr>
          <w:rFonts w:ascii="Arial" w:hAnsi="Arial" w:cs="Arial"/>
          <w:shd w:val="clear" w:color="auto" w:fill="FFFFFF"/>
        </w:rPr>
        <w:t>This document is intended to give assistance to the user to use the Device Registration S</w:t>
      </w:r>
      <w:r w:rsidR="005E1F24">
        <w:rPr>
          <w:rFonts w:ascii="Arial" w:hAnsi="Arial" w:cs="Arial"/>
          <w:shd w:val="clear" w:color="auto" w:fill="FFFFFF"/>
        </w:rPr>
        <w:t>ubs</w:t>
      </w:r>
      <w:r w:rsidRPr="0054408C">
        <w:rPr>
          <w:rFonts w:ascii="Arial" w:hAnsi="Arial" w:cs="Arial"/>
          <w:shd w:val="clear" w:color="auto" w:fill="FFFFFF"/>
        </w:rPr>
        <w:t>ystem (DRS)</w:t>
      </w:r>
      <w:r>
        <w:rPr>
          <w:rFonts w:ascii="Arial" w:hAnsi="Arial" w:cs="Arial"/>
          <w:shd w:val="clear" w:color="auto" w:fill="FFFFFF"/>
        </w:rPr>
        <w:t>.</w:t>
      </w:r>
    </w:p>
    <w:p w14:paraId="3A5954F9" w14:textId="77777777" w:rsidR="00FF0992" w:rsidRPr="001B6078" w:rsidRDefault="00FF0992" w:rsidP="00FF0992">
      <w:pPr>
        <w:tabs>
          <w:tab w:val="left" w:pos="0"/>
        </w:tabs>
        <w:spacing w:line="276" w:lineRule="auto"/>
        <w:rPr>
          <w:rFonts w:ascii="Arial" w:hAnsi="Arial" w:cs="Arial"/>
        </w:rPr>
      </w:pPr>
    </w:p>
    <w:p w14:paraId="101DA888" w14:textId="77777777" w:rsidR="00FF0992" w:rsidRDefault="00FF0992" w:rsidP="00FF0992">
      <w:pPr>
        <w:pStyle w:val="Heading2"/>
        <w:numPr>
          <w:ilvl w:val="1"/>
          <w:numId w:val="1"/>
        </w:numPr>
        <w:ind w:left="180" w:hanging="630"/>
        <w:rPr>
          <w:rFonts w:ascii="Arial" w:hAnsi="Arial" w:cs="Arial"/>
          <w:b/>
          <w:color w:val="auto"/>
          <w:sz w:val="32"/>
          <w:szCs w:val="32"/>
        </w:rPr>
      </w:pPr>
      <w:bookmarkStart w:id="24" w:name="_Toc526454739"/>
      <w:bookmarkStart w:id="25" w:name="_Toc527394997"/>
      <w:bookmarkStart w:id="26" w:name="_Toc3969728"/>
      <w:r>
        <w:rPr>
          <w:rFonts w:ascii="Arial" w:hAnsi="Arial" w:cs="Arial"/>
          <w:b/>
          <w:color w:val="auto"/>
          <w:sz w:val="32"/>
          <w:szCs w:val="32"/>
        </w:rPr>
        <w:t>Support</w:t>
      </w:r>
      <w:bookmarkEnd w:id="24"/>
      <w:r>
        <w:rPr>
          <w:rFonts w:ascii="Arial" w:hAnsi="Arial" w:cs="Arial"/>
          <w:b/>
          <w:color w:val="auto"/>
          <w:sz w:val="32"/>
          <w:szCs w:val="32"/>
        </w:rPr>
        <w:t>ed Desktop Browser</w:t>
      </w:r>
      <w:bookmarkEnd w:id="25"/>
      <w:r w:rsidR="007B1F68">
        <w:rPr>
          <w:rFonts w:ascii="Arial" w:hAnsi="Arial" w:cs="Arial"/>
          <w:b/>
          <w:color w:val="auto"/>
          <w:sz w:val="32"/>
          <w:szCs w:val="32"/>
        </w:rPr>
        <w:t>s</w:t>
      </w:r>
      <w:bookmarkEnd w:id="26"/>
    </w:p>
    <w:p w14:paraId="5CD7153D" w14:textId="5E084F8B" w:rsidR="00FF0992" w:rsidRPr="00A46A19" w:rsidRDefault="007A09DD" w:rsidP="007A09DD">
      <w:pPr>
        <w:pStyle w:val="T-TableTitle"/>
        <w:ind w:left="270"/>
      </w:pPr>
      <w:bookmarkStart w:id="27" w:name="_Toc527395374"/>
      <w:bookmarkStart w:id="28" w:name="_Toc527569434"/>
      <w:r w:rsidRPr="00EC58DF">
        <w:t xml:space="preserve">Table </w:t>
      </w:r>
      <w:r w:rsidR="0018309E">
        <w:rPr>
          <w:noProof/>
        </w:rPr>
        <w:fldChar w:fldCharType="begin"/>
      </w:r>
      <w:r w:rsidR="0018309E">
        <w:rPr>
          <w:noProof/>
        </w:rPr>
        <w:instrText xml:space="preserve"> SEQ Table \* ARABIC </w:instrText>
      </w:r>
      <w:r w:rsidR="0018309E">
        <w:rPr>
          <w:noProof/>
        </w:rPr>
        <w:fldChar w:fldCharType="separate"/>
      </w:r>
      <w:r w:rsidR="00CE7487">
        <w:rPr>
          <w:noProof/>
        </w:rPr>
        <w:t>1</w:t>
      </w:r>
      <w:r w:rsidR="0018309E">
        <w:rPr>
          <w:noProof/>
        </w:rPr>
        <w:fldChar w:fldCharType="end"/>
      </w:r>
      <w:r w:rsidRPr="00EC58DF">
        <w:t>-Supported Desktop Browser</w:t>
      </w:r>
      <w:bookmarkEnd w:id="27"/>
      <w:bookmarkEnd w:id="28"/>
      <w:r>
        <w:t>s</w:t>
      </w:r>
    </w:p>
    <w:tbl>
      <w:tblPr>
        <w:tblStyle w:val="FormatA"/>
        <w:tblW w:w="9270" w:type="dxa"/>
        <w:jc w:val="center"/>
        <w:tblInd w:w="0" w:type="dxa"/>
        <w:tblLook w:val="04A0" w:firstRow="1" w:lastRow="0" w:firstColumn="1" w:lastColumn="0" w:noHBand="0" w:noVBand="1"/>
      </w:tblPr>
      <w:tblGrid>
        <w:gridCol w:w="4675"/>
        <w:gridCol w:w="4595"/>
      </w:tblGrid>
      <w:tr w:rsidR="00FF0992" w:rsidRPr="00A46A19" w14:paraId="4ACF6755" w14:textId="77777777" w:rsidTr="0061695D">
        <w:trPr>
          <w:cnfStyle w:val="100000000000" w:firstRow="1" w:lastRow="0" w:firstColumn="0" w:lastColumn="0" w:oddVBand="0" w:evenVBand="0" w:oddHBand="0" w:evenHBand="0" w:firstRowFirstColumn="0" w:firstRowLastColumn="0" w:lastRowFirstColumn="0" w:lastRowLastColumn="0"/>
          <w:jc w:val="center"/>
        </w:trPr>
        <w:tc>
          <w:tcPr>
            <w:tcW w:w="4675" w:type="dxa"/>
          </w:tcPr>
          <w:p w14:paraId="4256A8F7" w14:textId="77777777" w:rsidR="00FF0992" w:rsidRPr="00A46A19" w:rsidRDefault="00FF0992" w:rsidP="0061695D">
            <w:pPr>
              <w:rPr>
                <w:b/>
                <w:bCs/>
                <w:sz w:val="22"/>
                <w:szCs w:val="22"/>
              </w:rPr>
            </w:pPr>
            <w:r w:rsidRPr="00A46A19">
              <w:rPr>
                <w:b/>
                <w:bCs/>
                <w:sz w:val="22"/>
                <w:szCs w:val="22"/>
              </w:rPr>
              <w:t>Name</w:t>
            </w:r>
          </w:p>
        </w:tc>
        <w:tc>
          <w:tcPr>
            <w:tcW w:w="4595" w:type="dxa"/>
          </w:tcPr>
          <w:p w14:paraId="119CE37A" w14:textId="77777777" w:rsidR="00FF0992" w:rsidRPr="00A46A19" w:rsidRDefault="00FF0992" w:rsidP="0061695D">
            <w:pPr>
              <w:ind w:firstLine="342"/>
              <w:rPr>
                <w:b/>
                <w:bCs/>
                <w:sz w:val="22"/>
                <w:szCs w:val="22"/>
              </w:rPr>
            </w:pPr>
            <w:r w:rsidRPr="00A46A19">
              <w:rPr>
                <w:b/>
                <w:bCs/>
                <w:sz w:val="22"/>
                <w:szCs w:val="22"/>
              </w:rPr>
              <w:t>Version</w:t>
            </w:r>
          </w:p>
        </w:tc>
      </w:tr>
      <w:tr w:rsidR="00FF0992" w:rsidRPr="00A46A19" w14:paraId="1371EA90" w14:textId="77777777" w:rsidTr="0061695D">
        <w:trPr>
          <w:jc w:val="center"/>
        </w:trPr>
        <w:tc>
          <w:tcPr>
            <w:tcW w:w="4675" w:type="dxa"/>
          </w:tcPr>
          <w:p w14:paraId="11BC0192" w14:textId="77777777" w:rsidR="00FF0992" w:rsidRPr="00A46A19" w:rsidRDefault="00FF0992" w:rsidP="0061695D">
            <w:pPr>
              <w:pStyle w:val="TB-TableBody"/>
              <w:rPr>
                <w:sz w:val="22"/>
                <w:szCs w:val="22"/>
              </w:rPr>
            </w:pPr>
            <w:r w:rsidRPr="00A46A19">
              <w:rPr>
                <w:sz w:val="22"/>
                <w:szCs w:val="22"/>
              </w:rPr>
              <w:t>Internet Explorer</w:t>
            </w:r>
          </w:p>
        </w:tc>
        <w:tc>
          <w:tcPr>
            <w:tcW w:w="4595" w:type="dxa"/>
          </w:tcPr>
          <w:p w14:paraId="749501C5" w14:textId="77777777" w:rsidR="00FF0992" w:rsidRPr="00A46A19" w:rsidRDefault="00FF0992" w:rsidP="0061695D">
            <w:pPr>
              <w:pStyle w:val="TU-TableBullet"/>
              <w:numPr>
                <w:ilvl w:val="0"/>
                <w:numId w:val="0"/>
              </w:numPr>
              <w:ind w:left="216" w:hanging="216"/>
              <w:rPr>
                <w:sz w:val="22"/>
                <w:szCs w:val="22"/>
              </w:rPr>
            </w:pPr>
            <w:r w:rsidRPr="00A46A19">
              <w:rPr>
                <w:sz w:val="22"/>
                <w:szCs w:val="22"/>
              </w:rPr>
              <w:t>11.0</w:t>
            </w:r>
          </w:p>
        </w:tc>
      </w:tr>
      <w:tr w:rsidR="00FF0992" w:rsidRPr="00A46A19" w14:paraId="1A36906E" w14:textId="77777777" w:rsidTr="0061695D">
        <w:trPr>
          <w:trHeight w:val="276"/>
          <w:jc w:val="center"/>
        </w:trPr>
        <w:tc>
          <w:tcPr>
            <w:tcW w:w="4675" w:type="dxa"/>
          </w:tcPr>
          <w:p w14:paraId="144063DE" w14:textId="77777777" w:rsidR="00FF0992" w:rsidRPr="00A46A19" w:rsidRDefault="00FF0992" w:rsidP="0061695D">
            <w:pPr>
              <w:pStyle w:val="TB-TableBody"/>
              <w:rPr>
                <w:sz w:val="22"/>
                <w:szCs w:val="22"/>
              </w:rPr>
            </w:pPr>
            <w:r w:rsidRPr="00A46A19">
              <w:rPr>
                <w:sz w:val="22"/>
                <w:szCs w:val="22"/>
              </w:rPr>
              <w:t>Firefox 52.5 ESR</w:t>
            </w:r>
          </w:p>
        </w:tc>
        <w:tc>
          <w:tcPr>
            <w:tcW w:w="4595" w:type="dxa"/>
          </w:tcPr>
          <w:p w14:paraId="0543EF0E" w14:textId="77777777" w:rsidR="00FF0992" w:rsidRPr="00A46A19" w:rsidRDefault="00FF0992" w:rsidP="0061695D">
            <w:pPr>
              <w:pStyle w:val="TU-TableBullet"/>
              <w:numPr>
                <w:ilvl w:val="0"/>
                <w:numId w:val="0"/>
              </w:numPr>
              <w:ind w:left="216" w:hanging="216"/>
              <w:rPr>
                <w:sz w:val="22"/>
                <w:szCs w:val="22"/>
              </w:rPr>
            </w:pPr>
            <w:r w:rsidRPr="00A46A19">
              <w:rPr>
                <w:sz w:val="22"/>
                <w:szCs w:val="22"/>
              </w:rPr>
              <w:t>57.0</w:t>
            </w:r>
          </w:p>
        </w:tc>
      </w:tr>
      <w:tr w:rsidR="00FF0992" w:rsidRPr="00A46A19" w14:paraId="2F5F9075" w14:textId="77777777" w:rsidTr="0061695D">
        <w:trPr>
          <w:jc w:val="center"/>
        </w:trPr>
        <w:tc>
          <w:tcPr>
            <w:tcW w:w="4675" w:type="dxa"/>
          </w:tcPr>
          <w:p w14:paraId="3A4F831C" w14:textId="77777777" w:rsidR="00FF0992" w:rsidRPr="00A46A19" w:rsidRDefault="00FF0992" w:rsidP="0061695D">
            <w:pPr>
              <w:pStyle w:val="TB-TableBody"/>
              <w:rPr>
                <w:sz w:val="22"/>
                <w:szCs w:val="22"/>
              </w:rPr>
            </w:pPr>
            <w:r w:rsidRPr="00A46A19">
              <w:rPr>
                <w:sz w:val="22"/>
                <w:szCs w:val="22"/>
              </w:rPr>
              <w:t>Chrome</w:t>
            </w:r>
          </w:p>
        </w:tc>
        <w:tc>
          <w:tcPr>
            <w:tcW w:w="4595" w:type="dxa"/>
          </w:tcPr>
          <w:p w14:paraId="17659706" w14:textId="77777777" w:rsidR="00FF0992" w:rsidRPr="00A46A19" w:rsidRDefault="00FF0992" w:rsidP="0061695D">
            <w:pPr>
              <w:pStyle w:val="TU-TableBullet"/>
              <w:numPr>
                <w:ilvl w:val="0"/>
                <w:numId w:val="0"/>
              </w:numPr>
              <w:ind w:left="216" w:hanging="216"/>
              <w:rPr>
                <w:sz w:val="22"/>
                <w:szCs w:val="22"/>
              </w:rPr>
            </w:pPr>
            <w:r w:rsidRPr="00A46A19">
              <w:rPr>
                <w:sz w:val="22"/>
                <w:szCs w:val="22"/>
              </w:rPr>
              <w:t>63.0</w:t>
            </w:r>
          </w:p>
        </w:tc>
      </w:tr>
      <w:tr w:rsidR="00FF0992" w:rsidRPr="00A46A19" w14:paraId="243DFE1C" w14:textId="77777777" w:rsidTr="0061695D">
        <w:trPr>
          <w:jc w:val="center"/>
        </w:trPr>
        <w:tc>
          <w:tcPr>
            <w:tcW w:w="4675" w:type="dxa"/>
          </w:tcPr>
          <w:p w14:paraId="003592BA" w14:textId="77777777" w:rsidR="00FF0992" w:rsidRPr="00A46A19" w:rsidRDefault="00FF0992" w:rsidP="0061695D">
            <w:pPr>
              <w:pStyle w:val="TB-TableBody"/>
              <w:rPr>
                <w:sz w:val="22"/>
                <w:szCs w:val="22"/>
              </w:rPr>
            </w:pPr>
            <w:r w:rsidRPr="00A46A19">
              <w:rPr>
                <w:sz w:val="22"/>
                <w:szCs w:val="22"/>
              </w:rPr>
              <w:t>Safari</w:t>
            </w:r>
          </w:p>
        </w:tc>
        <w:tc>
          <w:tcPr>
            <w:tcW w:w="4595" w:type="dxa"/>
          </w:tcPr>
          <w:p w14:paraId="224AA238" w14:textId="77777777" w:rsidR="00FF0992" w:rsidRPr="00A46A19" w:rsidRDefault="00FF0992" w:rsidP="0061695D">
            <w:pPr>
              <w:pStyle w:val="TU-TableBullet"/>
              <w:numPr>
                <w:ilvl w:val="0"/>
                <w:numId w:val="0"/>
              </w:numPr>
              <w:ind w:left="216" w:hanging="216"/>
              <w:rPr>
                <w:rFonts w:eastAsia="Times New Roman"/>
                <w:sz w:val="22"/>
                <w:szCs w:val="22"/>
              </w:rPr>
            </w:pPr>
            <w:r w:rsidRPr="00A46A19">
              <w:rPr>
                <w:sz w:val="22"/>
                <w:szCs w:val="22"/>
              </w:rPr>
              <w:t>11.0</w:t>
            </w:r>
          </w:p>
        </w:tc>
      </w:tr>
      <w:tr w:rsidR="00FF0992" w:rsidRPr="00A46A19" w14:paraId="6A17D109" w14:textId="77777777" w:rsidTr="0061695D">
        <w:trPr>
          <w:jc w:val="center"/>
        </w:trPr>
        <w:tc>
          <w:tcPr>
            <w:tcW w:w="4675" w:type="dxa"/>
          </w:tcPr>
          <w:p w14:paraId="794A5022" w14:textId="77777777" w:rsidR="00FF0992" w:rsidRPr="00A46A19" w:rsidRDefault="00FF0992" w:rsidP="0061695D">
            <w:pPr>
              <w:pStyle w:val="TB-TableBody"/>
              <w:rPr>
                <w:sz w:val="22"/>
                <w:szCs w:val="22"/>
              </w:rPr>
            </w:pPr>
            <w:r w:rsidRPr="00A46A19">
              <w:rPr>
                <w:sz w:val="22"/>
                <w:szCs w:val="22"/>
              </w:rPr>
              <w:t>Edge</w:t>
            </w:r>
          </w:p>
        </w:tc>
        <w:tc>
          <w:tcPr>
            <w:tcW w:w="4595" w:type="dxa"/>
          </w:tcPr>
          <w:p w14:paraId="32F131FF" w14:textId="77777777" w:rsidR="00FF0992" w:rsidRPr="00A46A19" w:rsidRDefault="00FF0992" w:rsidP="0061695D">
            <w:pPr>
              <w:pStyle w:val="TU-TableBullet"/>
              <w:numPr>
                <w:ilvl w:val="0"/>
                <w:numId w:val="0"/>
              </w:numPr>
              <w:ind w:left="216" w:hanging="216"/>
              <w:rPr>
                <w:rFonts w:eastAsia="Times New Roman"/>
                <w:sz w:val="22"/>
                <w:szCs w:val="22"/>
              </w:rPr>
            </w:pPr>
            <w:r w:rsidRPr="00A46A19">
              <w:rPr>
                <w:sz w:val="22"/>
                <w:szCs w:val="22"/>
              </w:rPr>
              <w:t>41.16299</w:t>
            </w:r>
          </w:p>
        </w:tc>
      </w:tr>
    </w:tbl>
    <w:p w14:paraId="2EBB3876" w14:textId="77777777" w:rsidR="00FF0992" w:rsidRDefault="00FF0992" w:rsidP="00FF0992">
      <w:pPr>
        <w:ind w:left="180"/>
        <w:rPr>
          <w:rFonts w:ascii="Times New Roman" w:hAnsi="Times New Roman" w:cs="Times New Roman"/>
        </w:rPr>
      </w:pPr>
    </w:p>
    <w:p w14:paraId="5F71D9D0" w14:textId="77777777" w:rsidR="00FF0992" w:rsidRDefault="00FF0992" w:rsidP="00FF0992">
      <w:pPr>
        <w:ind w:left="180"/>
        <w:rPr>
          <w:rFonts w:ascii="Times New Roman" w:hAnsi="Times New Roman" w:cs="Times New Roman"/>
        </w:rPr>
      </w:pPr>
    </w:p>
    <w:p w14:paraId="2DBDDD53" w14:textId="77777777" w:rsidR="00853464" w:rsidRDefault="00853464" w:rsidP="00FF0992">
      <w:pPr>
        <w:ind w:left="180"/>
        <w:rPr>
          <w:rFonts w:ascii="Times New Roman" w:hAnsi="Times New Roman" w:cs="Times New Roman"/>
        </w:rPr>
      </w:pPr>
    </w:p>
    <w:p w14:paraId="67E08E0B" w14:textId="77777777" w:rsidR="00FF0992" w:rsidRDefault="00FF0992" w:rsidP="00FF0992">
      <w:pPr>
        <w:ind w:left="180"/>
        <w:rPr>
          <w:rFonts w:ascii="Times New Roman" w:hAnsi="Times New Roman" w:cs="Times New Roman"/>
        </w:rPr>
      </w:pPr>
    </w:p>
    <w:p w14:paraId="2CB6347B" w14:textId="77777777" w:rsidR="00162033" w:rsidRDefault="00162033" w:rsidP="00FF0992">
      <w:pPr>
        <w:ind w:left="180"/>
        <w:rPr>
          <w:rFonts w:ascii="Times New Roman" w:hAnsi="Times New Roman" w:cs="Times New Roman"/>
        </w:rPr>
      </w:pPr>
    </w:p>
    <w:p w14:paraId="65082F85" w14:textId="77777777" w:rsidR="007A09DD" w:rsidRDefault="007A09DD" w:rsidP="00FF0992">
      <w:pPr>
        <w:ind w:left="180"/>
        <w:rPr>
          <w:rFonts w:ascii="Times New Roman" w:hAnsi="Times New Roman" w:cs="Times New Roman"/>
        </w:rPr>
      </w:pPr>
    </w:p>
    <w:p w14:paraId="0613DD2F" w14:textId="77777777" w:rsidR="00FF0992" w:rsidRDefault="00FF0992" w:rsidP="00FF0992">
      <w:pPr>
        <w:pStyle w:val="Heading2"/>
        <w:numPr>
          <w:ilvl w:val="1"/>
          <w:numId w:val="1"/>
        </w:numPr>
        <w:spacing w:line="276" w:lineRule="auto"/>
        <w:ind w:left="90" w:hanging="630"/>
        <w:rPr>
          <w:rFonts w:ascii="Arial" w:hAnsi="Arial" w:cs="Arial"/>
          <w:b/>
          <w:color w:val="auto"/>
          <w:sz w:val="32"/>
          <w:szCs w:val="32"/>
        </w:rPr>
      </w:pPr>
      <w:bookmarkStart w:id="29" w:name="_Toc527394998"/>
      <w:bookmarkStart w:id="30" w:name="_Toc3969729"/>
      <w:r>
        <w:rPr>
          <w:rFonts w:ascii="Arial" w:hAnsi="Arial" w:cs="Arial"/>
          <w:b/>
          <w:color w:val="auto"/>
          <w:sz w:val="32"/>
          <w:szCs w:val="32"/>
        </w:rPr>
        <w:lastRenderedPageBreak/>
        <w:t>Supported Mobile Browser</w:t>
      </w:r>
      <w:bookmarkEnd w:id="29"/>
      <w:r w:rsidR="007B1F68">
        <w:rPr>
          <w:rFonts w:ascii="Arial" w:hAnsi="Arial" w:cs="Arial"/>
          <w:b/>
          <w:color w:val="auto"/>
          <w:sz w:val="32"/>
          <w:szCs w:val="32"/>
        </w:rPr>
        <w:t>s</w:t>
      </w:r>
      <w:bookmarkEnd w:id="30"/>
      <w:r>
        <w:rPr>
          <w:rFonts w:ascii="Arial" w:hAnsi="Arial" w:cs="Arial"/>
          <w:b/>
          <w:color w:val="auto"/>
          <w:sz w:val="32"/>
          <w:szCs w:val="32"/>
        </w:rPr>
        <w:t xml:space="preserve"> </w:t>
      </w:r>
    </w:p>
    <w:p w14:paraId="4318FBB6" w14:textId="2C83E5A1" w:rsidR="00FF0992" w:rsidRPr="0054408C" w:rsidRDefault="007A09DD" w:rsidP="007A09DD">
      <w:pPr>
        <w:pStyle w:val="T-TableTitle"/>
        <w:ind w:left="90"/>
      </w:pPr>
      <w:bookmarkStart w:id="31" w:name="_Toc527395375"/>
      <w:bookmarkStart w:id="32" w:name="_Toc527569435"/>
      <w:r w:rsidRPr="00362B63">
        <w:t xml:space="preserve">Table </w:t>
      </w:r>
      <w:r w:rsidR="0018309E">
        <w:rPr>
          <w:noProof/>
        </w:rPr>
        <w:fldChar w:fldCharType="begin"/>
      </w:r>
      <w:r w:rsidR="0018309E">
        <w:rPr>
          <w:noProof/>
        </w:rPr>
        <w:instrText xml:space="preserve"> SEQ Table \* ARABIC </w:instrText>
      </w:r>
      <w:r w:rsidR="0018309E">
        <w:rPr>
          <w:noProof/>
        </w:rPr>
        <w:fldChar w:fldCharType="separate"/>
      </w:r>
      <w:r w:rsidR="00CE7487">
        <w:rPr>
          <w:noProof/>
        </w:rPr>
        <w:t>2</w:t>
      </w:r>
      <w:r w:rsidR="0018309E">
        <w:rPr>
          <w:noProof/>
        </w:rPr>
        <w:fldChar w:fldCharType="end"/>
      </w:r>
      <w:r w:rsidRPr="00362B63">
        <w:t>-Supported Mobile Browser</w:t>
      </w:r>
      <w:bookmarkEnd w:id="31"/>
      <w:bookmarkEnd w:id="32"/>
      <w:r>
        <w:t>s</w:t>
      </w:r>
    </w:p>
    <w:tbl>
      <w:tblPr>
        <w:tblStyle w:val="FormatA"/>
        <w:tblW w:w="9375" w:type="dxa"/>
        <w:jc w:val="center"/>
        <w:tblInd w:w="0" w:type="dxa"/>
        <w:tblLook w:val="04A0" w:firstRow="1" w:lastRow="0" w:firstColumn="1" w:lastColumn="0" w:noHBand="0" w:noVBand="1"/>
      </w:tblPr>
      <w:tblGrid>
        <w:gridCol w:w="4780"/>
        <w:gridCol w:w="4595"/>
      </w:tblGrid>
      <w:tr w:rsidR="00FF0992" w14:paraId="7FAE0950" w14:textId="77777777" w:rsidTr="004C60B6">
        <w:trPr>
          <w:cnfStyle w:val="100000000000" w:firstRow="1" w:lastRow="0" w:firstColumn="0" w:lastColumn="0" w:oddVBand="0" w:evenVBand="0" w:oddHBand="0" w:evenHBand="0" w:firstRowFirstColumn="0" w:firstRowLastColumn="0" w:lastRowFirstColumn="0" w:lastRowLastColumn="0"/>
          <w:jc w:val="center"/>
        </w:trPr>
        <w:tc>
          <w:tcPr>
            <w:tcW w:w="4780" w:type="dxa"/>
          </w:tcPr>
          <w:p w14:paraId="307D5254" w14:textId="77777777" w:rsidR="00FF0992" w:rsidRPr="00823001" w:rsidRDefault="00FF0992" w:rsidP="0061695D">
            <w:pPr>
              <w:rPr>
                <w:b/>
                <w:bCs/>
              </w:rPr>
            </w:pPr>
            <w:r w:rsidRPr="00823001">
              <w:rPr>
                <w:b/>
                <w:bCs/>
              </w:rPr>
              <w:t>Name</w:t>
            </w:r>
          </w:p>
        </w:tc>
        <w:tc>
          <w:tcPr>
            <w:tcW w:w="4595" w:type="dxa"/>
          </w:tcPr>
          <w:p w14:paraId="52CC38DB" w14:textId="77777777" w:rsidR="00FF0992" w:rsidRPr="00823001" w:rsidRDefault="00FF0992" w:rsidP="0061695D">
            <w:pPr>
              <w:ind w:firstLine="342"/>
              <w:rPr>
                <w:b/>
                <w:bCs/>
              </w:rPr>
            </w:pPr>
            <w:r w:rsidRPr="00823001">
              <w:rPr>
                <w:b/>
                <w:bCs/>
              </w:rPr>
              <w:t>Version</w:t>
            </w:r>
          </w:p>
        </w:tc>
      </w:tr>
      <w:tr w:rsidR="00FF0992" w14:paraId="60DC9C7B" w14:textId="77777777" w:rsidTr="004C60B6">
        <w:trPr>
          <w:trHeight w:val="276"/>
          <w:jc w:val="center"/>
        </w:trPr>
        <w:tc>
          <w:tcPr>
            <w:tcW w:w="4780" w:type="dxa"/>
          </w:tcPr>
          <w:p w14:paraId="52A84782" w14:textId="77777777" w:rsidR="00FF0992" w:rsidRPr="001B6078" w:rsidRDefault="00FF0992" w:rsidP="0061695D">
            <w:pPr>
              <w:pStyle w:val="TB-TableBody"/>
              <w:rPr>
                <w:sz w:val="22"/>
                <w:szCs w:val="22"/>
              </w:rPr>
            </w:pPr>
            <w:r>
              <w:rPr>
                <w:sz w:val="22"/>
                <w:szCs w:val="22"/>
              </w:rPr>
              <w:t xml:space="preserve">Chrome </w:t>
            </w:r>
          </w:p>
        </w:tc>
        <w:tc>
          <w:tcPr>
            <w:tcW w:w="4595" w:type="dxa"/>
          </w:tcPr>
          <w:p w14:paraId="1CCC3366" w14:textId="77777777" w:rsidR="00FF0992" w:rsidRPr="001B6078" w:rsidRDefault="00FF0992" w:rsidP="0061695D">
            <w:pPr>
              <w:pStyle w:val="TU-TableBullet"/>
              <w:numPr>
                <w:ilvl w:val="0"/>
                <w:numId w:val="0"/>
              </w:numPr>
              <w:ind w:left="216" w:hanging="216"/>
              <w:rPr>
                <w:sz w:val="22"/>
                <w:szCs w:val="22"/>
              </w:rPr>
            </w:pPr>
            <w:r>
              <w:rPr>
                <w:sz w:val="22"/>
                <w:szCs w:val="22"/>
              </w:rPr>
              <w:t>63.0</w:t>
            </w:r>
          </w:p>
        </w:tc>
      </w:tr>
      <w:tr w:rsidR="00FF0992" w14:paraId="149A60C8" w14:textId="77777777" w:rsidTr="004C60B6">
        <w:trPr>
          <w:jc w:val="center"/>
        </w:trPr>
        <w:tc>
          <w:tcPr>
            <w:tcW w:w="4780" w:type="dxa"/>
          </w:tcPr>
          <w:p w14:paraId="0A6BFF04" w14:textId="77777777" w:rsidR="00FF0992" w:rsidRPr="001B6078" w:rsidRDefault="00FF0992" w:rsidP="0061695D">
            <w:pPr>
              <w:pStyle w:val="TB-TableBody"/>
              <w:rPr>
                <w:sz w:val="22"/>
                <w:szCs w:val="22"/>
              </w:rPr>
            </w:pPr>
            <w:r>
              <w:rPr>
                <w:sz w:val="22"/>
                <w:szCs w:val="22"/>
              </w:rPr>
              <w:t>UC Browser</w:t>
            </w:r>
          </w:p>
        </w:tc>
        <w:tc>
          <w:tcPr>
            <w:tcW w:w="4595" w:type="dxa"/>
          </w:tcPr>
          <w:p w14:paraId="6C22F83E" w14:textId="77777777" w:rsidR="00FF0992" w:rsidRPr="001B6078" w:rsidRDefault="00FF0992" w:rsidP="0061695D">
            <w:pPr>
              <w:pStyle w:val="TU-TableBullet"/>
              <w:numPr>
                <w:ilvl w:val="0"/>
                <w:numId w:val="0"/>
              </w:numPr>
              <w:ind w:left="216" w:hanging="216"/>
              <w:rPr>
                <w:sz w:val="22"/>
                <w:szCs w:val="22"/>
              </w:rPr>
            </w:pPr>
            <w:r>
              <w:rPr>
                <w:sz w:val="22"/>
                <w:szCs w:val="22"/>
              </w:rPr>
              <w:t>11.5</w:t>
            </w:r>
          </w:p>
        </w:tc>
      </w:tr>
      <w:tr w:rsidR="00FF0992" w14:paraId="0A26BDDB" w14:textId="77777777" w:rsidTr="004C60B6">
        <w:trPr>
          <w:jc w:val="center"/>
        </w:trPr>
        <w:tc>
          <w:tcPr>
            <w:tcW w:w="4780" w:type="dxa"/>
          </w:tcPr>
          <w:p w14:paraId="017F8EAF" w14:textId="77777777" w:rsidR="00FF0992" w:rsidRPr="001B6078" w:rsidRDefault="007F2053" w:rsidP="0061695D">
            <w:pPr>
              <w:pStyle w:val="TB-TableBody"/>
              <w:rPr>
                <w:sz w:val="22"/>
                <w:szCs w:val="22"/>
              </w:rPr>
            </w:pPr>
            <w:r>
              <w:rPr>
                <w:sz w:val="22"/>
                <w:szCs w:val="22"/>
              </w:rPr>
              <w:t>Opera (</w:t>
            </w:r>
            <w:r w:rsidR="00FF0992">
              <w:rPr>
                <w:sz w:val="22"/>
                <w:szCs w:val="22"/>
              </w:rPr>
              <w:t>Android)</w:t>
            </w:r>
          </w:p>
        </w:tc>
        <w:tc>
          <w:tcPr>
            <w:tcW w:w="4595" w:type="dxa"/>
          </w:tcPr>
          <w:p w14:paraId="159181A1" w14:textId="77777777" w:rsidR="00FF0992" w:rsidRPr="001B6078" w:rsidRDefault="00FF0992" w:rsidP="0061695D">
            <w:pPr>
              <w:pStyle w:val="TU-TableBullet"/>
              <w:numPr>
                <w:ilvl w:val="0"/>
                <w:numId w:val="0"/>
              </w:numPr>
              <w:rPr>
                <w:sz w:val="22"/>
                <w:szCs w:val="22"/>
              </w:rPr>
            </w:pPr>
            <w:r>
              <w:rPr>
                <w:sz w:val="22"/>
                <w:szCs w:val="22"/>
              </w:rPr>
              <w:t>44.1</w:t>
            </w:r>
          </w:p>
        </w:tc>
      </w:tr>
      <w:tr w:rsidR="00FF0992" w14:paraId="09430985" w14:textId="77777777" w:rsidTr="004C60B6">
        <w:trPr>
          <w:jc w:val="center"/>
        </w:trPr>
        <w:tc>
          <w:tcPr>
            <w:tcW w:w="4780" w:type="dxa"/>
          </w:tcPr>
          <w:p w14:paraId="0B4E3AAA" w14:textId="77777777" w:rsidR="00FF0992" w:rsidRDefault="00FF0992" w:rsidP="0061695D">
            <w:pPr>
              <w:pStyle w:val="TB-TableBody"/>
              <w:rPr>
                <w:sz w:val="22"/>
                <w:szCs w:val="22"/>
              </w:rPr>
            </w:pPr>
            <w:r>
              <w:rPr>
                <w:sz w:val="22"/>
                <w:szCs w:val="22"/>
              </w:rPr>
              <w:t>Opera(iOS)</w:t>
            </w:r>
          </w:p>
        </w:tc>
        <w:tc>
          <w:tcPr>
            <w:tcW w:w="4595" w:type="dxa"/>
          </w:tcPr>
          <w:p w14:paraId="532D3B26" w14:textId="77777777" w:rsidR="00FF0992" w:rsidRDefault="00FF0992" w:rsidP="0061695D">
            <w:pPr>
              <w:pStyle w:val="TU-TableBullet"/>
              <w:numPr>
                <w:ilvl w:val="0"/>
                <w:numId w:val="0"/>
              </w:numPr>
              <w:rPr>
                <w:sz w:val="22"/>
                <w:szCs w:val="22"/>
              </w:rPr>
            </w:pPr>
            <w:r>
              <w:rPr>
                <w:sz w:val="22"/>
                <w:szCs w:val="22"/>
              </w:rPr>
              <w:t>16.0.7</w:t>
            </w:r>
          </w:p>
        </w:tc>
      </w:tr>
      <w:tr w:rsidR="00FF0992" w14:paraId="41D50434" w14:textId="77777777" w:rsidTr="004C60B6">
        <w:trPr>
          <w:jc w:val="center"/>
        </w:trPr>
        <w:tc>
          <w:tcPr>
            <w:tcW w:w="4780" w:type="dxa"/>
          </w:tcPr>
          <w:p w14:paraId="6BD0F3E7" w14:textId="77777777" w:rsidR="00FF0992" w:rsidRPr="001B6078" w:rsidRDefault="00FF0992" w:rsidP="0061695D">
            <w:pPr>
              <w:pStyle w:val="TB-TableBody"/>
              <w:rPr>
                <w:sz w:val="22"/>
                <w:szCs w:val="22"/>
              </w:rPr>
            </w:pPr>
            <w:r w:rsidRPr="001B6078">
              <w:rPr>
                <w:sz w:val="22"/>
                <w:szCs w:val="22"/>
              </w:rPr>
              <w:t>Safari</w:t>
            </w:r>
          </w:p>
        </w:tc>
        <w:tc>
          <w:tcPr>
            <w:tcW w:w="4595" w:type="dxa"/>
          </w:tcPr>
          <w:p w14:paraId="4A29D4C9" w14:textId="77777777" w:rsidR="00FF0992" w:rsidRPr="001B6078" w:rsidRDefault="00FF0992" w:rsidP="0061695D">
            <w:pPr>
              <w:pStyle w:val="TU-TableBullet"/>
              <w:numPr>
                <w:ilvl w:val="0"/>
                <w:numId w:val="0"/>
              </w:numPr>
              <w:ind w:left="216" w:hanging="216"/>
              <w:rPr>
                <w:rFonts w:eastAsia="Times New Roman"/>
                <w:sz w:val="22"/>
                <w:szCs w:val="22"/>
              </w:rPr>
            </w:pPr>
            <w:r>
              <w:rPr>
                <w:sz w:val="22"/>
                <w:szCs w:val="22"/>
              </w:rPr>
              <w:t>11.1</w:t>
            </w:r>
          </w:p>
        </w:tc>
      </w:tr>
      <w:tr w:rsidR="00FF0992" w14:paraId="016CBFC6" w14:textId="77777777" w:rsidTr="004C60B6">
        <w:trPr>
          <w:jc w:val="center"/>
        </w:trPr>
        <w:tc>
          <w:tcPr>
            <w:tcW w:w="4780" w:type="dxa"/>
          </w:tcPr>
          <w:p w14:paraId="240F08EC" w14:textId="77777777" w:rsidR="00FF0992" w:rsidRPr="001B6078" w:rsidRDefault="00FF0992" w:rsidP="0061695D">
            <w:pPr>
              <w:pStyle w:val="TB-TableBody"/>
              <w:rPr>
                <w:sz w:val="22"/>
                <w:szCs w:val="22"/>
              </w:rPr>
            </w:pPr>
            <w:r>
              <w:rPr>
                <w:sz w:val="22"/>
                <w:szCs w:val="22"/>
              </w:rPr>
              <w:t xml:space="preserve">Samsung Internet </w:t>
            </w:r>
          </w:p>
        </w:tc>
        <w:tc>
          <w:tcPr>
            <w:tcW w:w="4595" w:type="dxa"/>
          </w:tcPr>
          <w:p w14:paraId="6FD60AE4" w14:textId="77777777" w:rsidR="00FF0992" w:rsidRPr="001B6078" w:rsidRDefault="00FF0992" w:rsidP="0061695D">
            <w:pPr>
              <w:pStyle w:val="TU-TableBullet"/>
              <w:numPr>
                <w:ilvl w:val="0"/>
                <w:numId w:val="0"/>
              </w:numPr>
              <w:ind w:left="216" w:hanging="216"/>
              <w:rPr>
                <w:rFonts w:eastAsia="Times New Roman"/>
                <w:sz w:val="22"/>
                <w:szCs w:val="22"/>
              </w:rPr>
            </w:pPr>
            <w:r>
              <w:rPr>
                <w:sz w:val="22"/>
                <w:szCs w:val="22"/>
              </w:rPr>
              <w:t>6.2</w:t>
            </w:r>
          </w:p>
        </w:tc>
      </w:tr>
      <w:tr w:rsidR="00FF0992" w14:paraId="4FDCE81D" w14:textId="77777777" w:rsidTr="004C60B6">
        <w:trPr>
          <w:jc w:val="center"/>
        </w:trPr>
        <w:tc>
          <w:tcPr>
            <w:tcW w:w="4780" w:type="dxa"/>
          </w:tcPr>
          <w:p w14:paraId="4405B49E" w14:textId="77777777" w:rsidR="00FF0992" w:rsidRDefault="00FF0992" w:rsidP="0061695D">
            <w:pPr>
              <w:pStyle w:val="TB-TableBody"/>
              <w:rPr>
                <w:sz w:val="22"/>
                <w:szCs w:val="22"/>
              </w:rPr>
            </w:pPr>
            <w:r>
              <w:rPr>
                <w:sz w:val="22"/>
                <w:szCs w:val="22"/>
              </w:rPr>
              <w:t xml:space="preserve">Android </w:t>
            </w:r>
          </w:p>
        </w:tc>
        <w:tc>
          <w:tcPr>
            <w:tcW w:w="4595" w:type="dxa"/>
          </w:tcPr>
          <w:p w14:paraId="29EEF940" w14:textId="77777777" w:rsidR="00FF0992" w:rsidRDefault="00FF0992" w:rsidP="0061695D">
            <w:pPr>
              <w:pStyle w:val="TU-TableBullet"/>
              <w:numPr>
                <w:ilvl w:val="0"/>
                <w:numId w:val="0"/>
              </w:numPr>
              <w:ind w:left="157" w:hanging="216"/>
              <w:rPr>
                <w:sz w:val="22"/>
                <w:szCs w:val="22"/>
              </w:rPr>
            </w:pPr>
            <w:r>
              <w:rPr>
                <w:sz w:val="22"/>
                <w:szCs w:val="22"/>
              </w:rPr>
              <w:t xml:space="preserve"> 4.1.x - 4.3</w:t>
            </w:r>
          </w:p>
        </w:tc>
      </w:tr>
    </w:tbl>
    <w:p w14:paraId="68C16E89" w14:textId="77777777" w:rsidR="007A09DD" w:rsidRDefault="007A09DD" w:rsidP="007A09DD">
      <w:pPr>
        <w:pStyle w:val="Heading2"/>
        <w:spacing w:line="276" w:lineRule="auto"/>
        <w:ind w:left="90"/>
        <w:rPr>
          <w:rFonts w:ascii="Arial" w:hAnsi="Arial" w:cs="Arial"/>
          <w:b/>
          <w:color w:val="auto"/>
          <w:sz w:val="32"/>
          <w:szCs w:val="32"/>
        </w:rPr>
      </w:pPr>
      <w:bookmarkStart w:id="33" w:name="_Toc522091199"/>
      <w:bookmarkStart w:id="34" w:name="_Toc527394999"/>
    </w:p>
    <w:p w14:paraId="5FBA5AFB" w14:textId="77777777" w:rsidR="00FF0992" w:rsidRDefault="00FF0992" w:rsidP="00FF0992">
      <w:pPr>
        <w:pStyle w:val="Heading2"/>
        <w:numPr>
          <w:ilvl w:val="1"/>
          <w:numId w:val="1"/>
        </w:numPr>
        <w:spacing w:line="276" w:lineRule="auto"/>
        <w:ind w:left="90" w:hanging="630"/>
        <w:rPr>
          <w:rFonts w:ascii="Arial" w:hAnsi="Arial" w:cs="Arial"/>
          <w:b/>
          <w:color w:val="auto"/>
          <w:sz w:val="32"/>
          <w:szCs w:val="32"/>
        </w:rPr>
      </w:pPr>
      <w:bookmarkStart w:id="35" w:name="_Toc3969730"/>
      <w:r w:rsidRPr="0054408C">
        <w:rPr>
          <w:rFonts w:ascii="Arial" w:hAnsi="Arial" w:cs="Arial"/>
          <w:b/>
          <w:color w:val="auto"/>
          <w:sz w:val="32"/>
          <w:szCs w:val="32"/>
        </w:rPr>
        <w:t>Definitions, Acronyms, and Abbreviations</w:t>
      </w:r>
      <w:bookmarkEnd w:id="33"/>
      <w:bookmarkEnd w:id="34"/>
      <w:bookmarkEnd w:id="35"/>
      <w:r w:rsidRPr="0054408C">
        <w:rPr>
          <w:rFonts w:ascii="Arial" w:hAnsi="Arial" w:cs="Arial"/>
          <w:b/>
          <w:color w:val="auto"/>
          <w:sz w:val="32"/>
          <w:szCs w:val="32"/>
        </w:rPr>
        <w:t xml:space="preserve"> </w:t>
      </w:r>
    </w:p>
    <w:p w14:paraId="0B412787" w14:textId="77777777" w:rsidR="007A09DD" w:rsidRDefault="007A09DD" w:rsidP="007A09DD">
      <w:pPr>
        <w:spacing w:after="0"/>
      </w:pPr>
    </w:p>
    <w:p w14:paraId="5D961F70" w14:textId="70713645" w:rsidR="00FF0992" w:rsidRPr="0054408C" w:rsidRDefault="007A09DD" w:rsidP="007A09DD">
      <w:pPr>
        <w:pStyle w:val="T-TableTitle"/>
        <w:ind w:left="180"/>
      </w:pPr>
      <w:bookmarkStart w:id="36" w:name="_Toc527395376"/>
      <w:bookmarkStart w:id="37" w:name="_Toc527569436"/>
      <w:r w:rsidRPr="00362B63">
        <w:t xml:space="preserve">Table </w:t>
      </w:r>
      <w:r w:rsidR="0018309E">
        <w:rPr>
          <w:noProof/>
        </w:rPr>
        <w:fldChar w:fldCharType="begin"/>
      </w:r>
      <w:r w:rsidR="0018309E">
        <w:rPr>
          <w:noProof/>
        </w:rPr>
        <w:instrText xml:space="preserve"> SEQ Table \* ARABIC </w:instrText>
      </w:r>
      <w:r w:rsidR="0018309E">
        <w:rPr>
          <w:noProof/>
        </w:rPr>
        <w:fldChar w:fldCharType="separate"/>
      </w:r>
      <w:r w:rsidR="00CE7487">
        <w:rPr>
          <w:noProof/>
        </w:rPr>
        <w:t>3</w:t>
      </w:r>
      <w:r w:rsidR="0018309E">
        <w:rPr>
          <w:noProof/>
        </w:rPr>
        <w:fldChar w:fldCharType="end"/>
      </w:r>
      <w:r w:rsidRPr="00362B63">
        <w:t>-Definition, Acronyms, and Abbreviations</w:t>
      </w:r>
      <w:bookmarkEnd w:id="36"/>
      <w:bookmarkEnd w:id="37"/>
    </w:p>
    <w:tbl>
      <w:tblPr>
        <w:tblStyle w:val="FormatA"/>
        <w:tblW w:w="9360" w:type="dxa"/>
        <w:jc w:val="center"/>
        <w:tblInd w:w="0" w:type="dxa"/>
        <w:tblLook w:val="04A0" w:firstRow="1" w:lastRow="0" w:firstColumn="1" w:lastColumn="0" w:noHBand="0" w:noVBand="1"/>
      </w:tblPr>
      <w:tblGrid>
        <w:gridCol w:w="2340"/>
        <w:gridCol w:w="7020"/>
      </w:tblGrid>
      <w:tr w:rsidR="00FF0992" w:rsidRPr="0054408C" w14:paraId="37376338" w14:textId="77777777" w:rsidTr="004C60B6">
        <w:trPr>
          <w:cnfStyle w:val="100000000000" w:firstRow="1" w:lastRow="0" w:firstColumn="0" w:lastColumn="0" w:oddVBand="0" w:evenVBand="0" w:oddHBand="0" w:evenHBand="0" w:firstRowFirstColumn="0" w:firstRowLastColumn="0" w:lastRowFirstColumn="0" w:lastRowLastColumn="0"/>
          <w:jc w:val="center"/>
        </w:trPr>
        <w:tc>
          <w:tcPr>
            <w:tcW w:w="2340" w:type="dxa"/>
          </w:tcPr>
          <w:p w14:paraId="6340EAC5" w14:textId="77777777" w:rsidR="00FF0992" w:rsidRPr="002D2A2D" w:rsidRDefault="00FF0992" w:rsidP="0061695D">
            <w:pPr>
              <w:pStyle w:val="TH-TableHeading"/>
              <w:jc w:val="left"/>
              <w:rPr>
                <w:b w:val="0"/>
                <w:sz w:val="22"/>
                <w:szCs w:val="22"/>
              </w:rPr>
            </w:pPr>
            <w:r w:rsidRPr="002D2A2D">
              <w:rPr>
                <w:rStyle w:val="Strong"/>
                <w:rFonts w:eastAsia="SimSun"/>
                <w:color w:val="000000" w:themeColor="text1"/>
                <w:sz w:val="22"/>
                <w:szCs w:val="22"/>
              </w:rPr>
              <w:t>Term</w:t>
            </w:r>
            <w:r w:rsidRPr="002D2A2D">
              <w:rPr>
                <w:b w:val="0"/>
              </w:rPr>
              <w:t xml:space="preserve"> </w:t>
            </w:r>
            <w:r w:rsidRPr="002D2A2D">
              <w:rPr>
                <w:b w:val="0"/>
                <w:color w:val="000000" w:themeColor="text1"/>
                <w:sz w:val="22"/>
                <w:szCs w:val="22"/>
              </w:rPr>
              <w:t xml:space="preserve">                              </w:t>
            </w:r>
          </w:p>
        </w:tc>
        <w:tc>
          <w:tcPr>
            <w:tcW w:w="7020" w:type="dxa"/>
          </w:tcPr>
          <w:p w14:paraId="4C7B74A9" w14:textId="77777777" w:rsidR="00FF0992" w:rsidRPr="002D2A2D" w:rsidRDefault="00FF0992" w:rsidP="0061695D">
            <w:pPr>
              <w:pStyle w:val="TH-TableHeading"/>
              <w:ind w:firstLine="914"/>
              <w:jc w:val="left"/>
              <w:rPr>
                <w:b w:val="0"/>
                <w:sz w:val="22"/>
                <w:szCs w:val="22"/>
              </w:rPr>
            </w:pPr>
            <w:r w:rsidRPr="00A46A19">
              <w:rPr>
                <w:rStyle w:val="Strong"/>
                <w:rFonts w:eastAsia="SimSun"/>
                <w:sz w:val="22"/>
                <w:szCs w:val="22"/>
              </w:rPr>
              <w:t>Definition</w:t>
            </w:r>
          </w:p>
        </w:tc>
      </w:tr>
      <w:tr w:rsidR="00FF0992" w:rsidRPr="0054408C" w14:paraId="7DB7E26F" w14:textId="77777777" w:rsidTr="004C60B6">
        <w:trPr>
          <w:jc w:val="center"/>
        </w:trPr>
        <w:tc>
          <w:tcPr>
            <w:tcW w:w="2340" w:type="dxa"/>
          </w:tcPr>
          <w:p w14:paraId="62E61D6E" w14:textId="77777777" w:rsidR="00FF0992" w:rsidRPr="0054408C" w:rsidRDefault="00FF0992" w:rsidP="0061695D">
            <w:pPr>
              <w:pStyle w:val="TH-TableHeading"/>
              <w:jc w:val="left"/>
              <w:rPr>
                <w:rStyle w:val="Strong"/>
                <w:rFonts w:eastAsia="SimSun"/>
                <w:color w:val="000000" w:themeColor="text1"/>
                <w:sz w:val="22"/>
                <w:szCs w:val="22"/>
              </w:rPr>
            </w:pPr>
            <w:r w:rsidRPr="0054408C">
              <w:rPr>
                <w:rStyle w:val="Strong"/>
                <w:rFonts w:eastAsia="SimSun"/>
                <w:sz w:val="22"/>
                <w:szCs w:val="22"/>
              </w:rPr>
              <w:t>DIRBS</w:t>
            </w:r>
            <w:r w:rsidRPr="0054408C">
              <w:rPr>
                <w:rStyle w:val="Strong"/>
                <w:rFonts w:eastAsia="SimSun"/>
                <w:color w:val="000000" w:themeColor="text1"/>
                <w:sz w:val="22"/>
                <w:szCs w:val="22"/>
              </w:rPr>
              <w:t xml:space="preserve"> </w:t>
            </w:r>
          </w:p>
        </w:tc>
        <w:tc>
          <w:tcPr>
            <w:tcW w:w="7020" w:type="dxa"/>
          </w:tcPr>
          <w:p w14:paraId="3103E6BE" w14:textId="77777777" w:rsidR="00FF0992" w:rsidRPr="0054408C" w:rsidRDefault="00FF0992" w:rsidP="0061695D">
            <w:pPr>
              <w:pStyle w:val="TH-TableHeading"/>
              <w:jc w:val="left"/>
              <w:rPr>
                <w:rStyle w:val="Strong"/>
                <w:rFonts w:eastAsia="SimSun"/>
                <w:color w:val="091E42"/>
                <w:sz w:val="22"/>
                <w:szCs w:val="22"/>
              </w:rPr>
            </w:pPr>
            <w:r w:rsidRPr="0054408C">
              <w:rPr>
                <w:rStyle w:val="Strong"/>
                <w:rFonts w:eastAsia="SimSun"/>
                <w:sz w:val="22"/>
                <w:szCs w:val="22"/>
              </w:rPr>
              <w:t>Device Identification Registration and Blocking System</w:t>
            </w:r>
          </w:p>
        </w:tc>
      </w:tr>
      <w:tr w:rsidR="00FF0992" w:rsidRPr="0054408C" w14:paraId="69DDBC0B" w14:textId="77777777" w:rsidTr="004C60B6">
        <w:trPr>
          <w:trHeight w:val="276"/>
          <w:jc w:val="center"/>
        </w:trPr>
        <w:tc>
          <w:tcPr>
            <w:tcW w:w="2340" w:type="dxa"/>
          </w:tcPr>
          <w:p w14:paraId="1276AD3F" w14:textId="77777777" w:rsidR="00FF0992" w:rsidRPr="0054408C" w:rsidRDefault="00FF0992" w:rsidP="0061695D">
            <w:pPr>
              <w:pStyle w:val="TB-TableBody"/>
              <w:rPr>
                <w:sz w:val="22"/>
                <w:szCs w:val="22"/>
              </w:rPr>
            </w:pPr>
            <w:r w:rsidRPr="0054408C">
              <w:rPr>
                <w:sz w:val="22"/>
                <w:szCs w:val="22"/>
              </w:rPr>
              <w:t>IAM</w:t>
            </w:r>
          </w:p>
        </w:tc>
        <w:tc>
          <w:tcPr>
            <w:tcW w:w="7020" w:type="dxa"/>
          </w:tcPr>
          <w:p w14:paraId="6DE0F32B" w14:textId="77777777" w:rsidR="00FF0992" w:rsidRPr="0054408C" w:rsidRDefault="00FF0992" w:rsidP="0061695D">
            <w:pPr>
              <w:pStyle w:val="NormalWeb"/>
              <w:spacing w:before="0" w:beforeAutospacing="0" w:after="0" w:afterAutospacing="0"/>
              <w:rPr>
                <w:rFonts w:ascii="Arial" w:hAnsi="Arial" w:cs="Arial"/>
                <w:color w:val="091E42"/>
                <w:sz w:val="22"/>
                <w:szCs w:val="22"/>
              </w:rPr>
            </w:pPr>
            <w:r w:rsidRPr="0054408C">
              <w:rPr>
                <w:rFonts w:ascii="Arial" w:hAnsi="Arial" w:cs="Arial"/>
                <w:sz w:val="22"/>
                <w:szCs w:val="22"/>
              </w:rPr>
              <w:t>Identity Access Management System</w:t>
            </w:r>
          </w:p>
        </w:tc>
      </w:tr>
      <w:tr w:rsidR="00FF0992" w:rsidRPr="0054408C" w14:paraId="442DFC5F" w14:textId="77777777" w:rsidTr="004C60B6">
        <w:trPr>
          <w:jc w:val="center"/>
        </w:trPr>
        <w:tc>
          <w:tcPr>
            <w:tcW w:w="2340" w:type="dxa"/>
          </w:tcPr>
          <w:p w14:paraId="7A83E2E9" w14:textId="77777777" w:rsidR="00FF0992" w:rsidRPr="0054408C" w:rsidRDefault="00FF0992" w:rsidP="0061695D">
            <w:pPr>
              <w:pStyle w:val="TB-TableBody"/>
              <w:rPr>
                <w:color w:val="091E42"/>
                <w:sz w:val="22"/>
                <w:szCs w:val="22"/>
              </w:rPr>
            </w:pPr>
            <w:r w:rsidRPr="0054408C">
              <w:rPr>
                <w:sz w:val="22"/>
                <w:szCs w:val="22"/>
              </w:rPr>
              <w:t>DRS</w:t>
            </w:r>
          </w:p>
        </w:tc>
        <w:tc>
          <w:tcPr>
            <w:tcW w:w="7020" w:type="dxa"/>
          </w:tcPr>
          <w:p w14:paraId="30A4FA95" w14:textId="77777777" w:rsidR="00FF0992" w:rsidRPr="0054408C" w:rsidRDefault="00FF0992" w:rsidP="00B6450F">
            <w:pPr>
              <w:pStyle w:val="NormalWeb"/>
              <w:spacing w:before="0" w:beforeAutospacing="0" w:after="0" w:afterAutospacing="0"/>
              <w:rPr>
                <w:rFonts w:ascii="Arial" w:hAnsi="Arial" w:cs="Arial"/>
                <w:sz w:val="22"/>
                <w:szCs w:val="22"/>
              </w:rPr>
            </w:pPr>
            <w:r w:rsidRPr="0054408C">
              <w:rPr>
                <w:rFonts w:ascii="Arial" w:hAnsi="Arial" w:cs="Arial"/>
                <w:sz w:val="22"/>
                <w:szCs w:val="22"/>
              </w:rPr>
              <w:t xml:space="preserve">Device </w:t>
            </w:r>
            <w:r w:rsidR="00B6450F">
              <w:rPr>
                <w:rFonts w:ascii="Arial" w:hAnsi="Arial" w:cs="Arial"/>
                <w:sz w:val="22"/>
                <w:szCs w:val="22"/>
              </w:rPr>
              <w:t>Registration Subsystem</w:t>
            </w:r>
          </w:p>
        </w:tc>
      </w:tr>
      <w:tr w:rsidR="00FF0992" w:rsidRPr="0054408C" w14:paraId="1625F1B7" w14:textId="77777777" w:rsidTr="004C60B6">
        <w:trPr>
          <w:jc w:val="center"/>
        </w:trPr>
        <w:tc>
          <w:tcPr>
            <w:tcW w:w="2340" w:type="dxa"/>
          </w:tcPr>
          <w:p w14:paraId="3337A4F9" w14:textId="77777777" w:rsidR="00FF0992" w:rsidRPr="0054408C" w:rsidRDefault="00FF0992" w:rsidP="0061695D">
            <w:pPr>
              <w:pStyle w:val="TB-TableBody"/>
              <w:rPr>
                <w:color w:val="091E42"/>
                <w:sz w:val="22"/>
                <w:szCs w:val="22"/>
              </w:rPr>
            </w:pPr>
            <w:r w:rsidRPr="0054408C">
              <w:rPr>
                <w:sz w:val="22"/>
                <w:szCs w:val="22"/>
              </w:rPr>
              <w:t>MSISDN</w:t>
            </w:r>
          </w:p>
        </w:tc>
        <w:tc>
          <w:tcPr>
            <w:tcW w:w="7020" w:type="dxa"/>
          </w:tcPr>
          <w:p w14:paraId="78C0C3D6" w14:textId="77777777" w:rsidR="00FF0992" w:rsidRPr="0054408C" w:rsidRDefault="00FF0992" w:rsidP="0061695D">
            <w:pPr>
              <w:pStyle w:val="NormalWeb"/>
              <w:spacing w:before="0" w:beforeAutospacing="0" w:after="0" w:afterAutospacing="0"/>
              <w:rPr>
                <w:rFonts w:ascii="Arial" w:hAnsi="Arial" w:cs="Arial"/>
                <w:sz w:val="22"/>
                <w:szCs w:val="22"/>
              </w:rPr>
            </w:pPr>
            <w:r w:rsidRPr="0054408C">
              <w:rPr>
                <w:rFonts w:ascii="Arial" w:hAnsi="Arial" w:cs="Arial"/>
                <w:color w:val="222222"/>
                <w:sz w:val="22"/>
                <w:szCs w:val="22"/>
                <w:shd w:val="clear" w:color="auto" w:fill="FFFFFF"/>
              </w:rPr>
              <w:t>Mobile Subscriber Integrated Services Directory Number</w:t>
            </w:r>
          </w:p>
        </w:tc>
      </w:tr>
      <w:tr w:rsidR="00FF0992" w:rsidRPr="0054408C" w14:paraId="3C3E800D" w14:textId="77777777" w:rsidTr="004C60B6">
        <w:trPr>
          <w:jc w:val="center"/>
        </w:trPr>
        <w:tc>
          <w:tcPr>
            <w:tcW w:w="2340" w:type="dxa"/>
          </w:tcPr>
          <w:p w14:paraId="48B6AE74" w14:textId="77777777" w:rsidR="00FF0992" w:rsidRPr="0054408C" w:rsidRDefault="00FF0992" w:rsidP="0061695D">
            <w:pPr>
              <w:pStyle w:val="TB-TableBody"/>
              <w:rPr>
                <w:color w:val="091E42"/>
                <w:sz w:val="22"/>
                <w:szCs w:val="22"/>
              </w:rPr>
            </w:pPr>
            <w:r w:rsidRPr="0054408C">
              <w:rPr>
                <w:sz w:val="22"/>
                <w:szCs w:val="22"/>
              </w:rPr>
              <w:t>IMEI</w:t>
            </w:r>
          </w:p>
        </w:tc>
        <w:tc>
          <w:tcPr>
            <w:tcW w:w="7020" w:type="dxa"/>
          </w:tcPr>
          <w:p w14:paraId="234F8217" w14:textId="77777777" w:rsidR="00FF0992" w:rsidRPr="0054408C" w:rsidRDefault="00FF0992" w:rsidP="0061695D">
            <w:pPr>
              <w:pStyle w:val="NormalWeb"/>
              <w:spacing w:before="0" w:beforeAutospacing="0" w:after="0" w:afterAutospacing="0"/>
              <w:rPr>
                <w:rFonts w:ascii="Arial" w:hAnsi="Arial" w:cs="Arial"/>
                <w:sz w:val="22"/>
                <w:szCs w:val="22"/>
              </w:rPr>
            </w:pPr>
            <w:r w:rsidRPr="0054408C">
              <w:rPr>
                <w:rFonts w:ascii="Arial" w:hAnsi="Arial" w:cs="Arial"/>
                <w:bCs/>
                <w:color w:val="222222"/>
                <w:sz w:val="22"/>
                <w:szCs w:val="22"/>
                <w:shd w:val="clear" w:color="auto" w:fill="FFFFFF"/>
              </w:rPr>
              <w:t>International Mobile Equipment Identity</w:t>
            </w:r>
          </w:p>
        </w:tc>
      </w:tr>
      <w:tr w:rsidR="00FF0992" w:rsidRPr="0054408C" w14:paraId="410139F3" w14:textId="77777777" w:rsidTr="004C60B6">
        <w:trPr>
          <w:jc w:val="center"/>
        </w:trPr>
        <w:tc>
          <w:tcPr>
            <w:tcW w:w="2340" w:type="dxa"/>
          </w:tcPr>
          <w:p w14:paraId="44C34871" w14:textId="77777777" w:rsidR="00FF0992" w:rsidRPr="0054408C" w:rsidRDefault="00FF0992" w:rsidP="0061695D">
            <w:pPr>
              <w:pStyle w:val="TB-TableBody"/>
              <w:rPr>
                <w:sz w:val="22"/>
                <w:szCs w:val="22"/>
              </w:rPr>
            </w:pPr>
            <w:r w:rsidRPr="0054408C">
              <w:rPr>
                <w:sz w:val="22"/>
                <w:szCs w:val="22"/>
              </w:rPr>
              <w:t xml:space="preserve">IMSI </w:t>
            </w:r>
          </w:p>
        </w:tc>
        <w:tc>
          <w:tcPr>
            <w:tcW w:w="7020" w:type="dxa"/>
          </w:tcPr>
          <w:p w14:paraId="12BEE91A" w14:textId="77777777" w:rsidR="00FF0992" w:rsidRPr="0054408C" w:rsidRDefault="00FF0992" w:rsidP="0061695D">
            <w:pPr>
              <w:pStyle w:val="NormalWeb"/>
              <w:spacing w:before="0" w:beforeAutospacing="0" w:after="0" w:afterAutospacing="0"/>
              <w:rPr>
                <w:rFonts w:ascii="Arial" w:hAnsi="Arial" w:cs="Arial"/>
                <w:bCs/>
                <w:color w:val="222222"/>
                <w:sz w:val="22"/>
                <w:szCs w:val="22"/>
                <w:shd w:val="clear" w:color="auto" w:fill="FFFFFF"/>
              </w:rPr>
            </w:pPr>
            <w:r w:rsidRPr="0054408C">
              <w:rPr>
                <w:rFonts w:ascii="Arial" w:hAnsi="Arial" w:cs="Arial"/>
                <w:color w:val="222222"/>
                <w:sz w:val="22"/>
                <w:szCs w:val="22"/>
                <w:shd w:val="clear" w:color="auto" w:fill="FFFFFF"/>
              </w:rPr>
              <w:t>International mobile subscriber identity</w:t>
            </w:r>
          </w:p>
        </w:tc>
      </w:tr>
      <w:tr w:rsidR="00FF0992" w:rsidRPr="0054408C" w14:paraId="7E4B3676" w14:textId="77777777" w:rsidTr="004C60B6">
        <w:trPr>
          <w:jc w:val="center"/>
        </w:trPr>
        <w:tc>
          <w:tcPr>
            <w:tcW w:w="2340" w:type="dxa"/>
          </w:tcPr>
          <w:p w14:paraId="6718FF42" w14:textId="77777777" w:rsidR="00FF0992" w:rsidRPr="0054408C" w:rsidRDefault="00FF0992" w:rsidP="0061695D">
            <w:pPr>
              <w:pStyle w:val="TB-TableBody"/>
              <w:rPr>
                <w:sz w:val="22"/>
                <w:szCs w:val="22"/>
              </w:rPr>
            </w:pPr>
            <w:r w:rsidRPr="0054408C">
              <w:rPr>
                <w:sz w:val="22"/>
                <w:szCs w:val="22"/>
              </w:rPr>
              <w:t>TAC</w:t>
            </w:r>
          </w:p>
        </w:tc>
        <w:tc>
          <w:tcPr>
            <w:tcW w:w="7020" w:type="dxa"/>
          </w:tcPr>
          <w:p w14:paraId="45057AF7" w14:textId="77777777" w:rsidR="00FF0992" w:rsidRPr="0054408C" w:rsidRDefault="00FF0992" w:rsidP="0061695D">
            <w:pPr>
              <w:pStyle w:val="NormalWeb"/>
              <w:spacing w:before="0" w:beforeAutospacing="0" w:after="0" w:afterAutospacing="0"/>
              <w:rPr>
                <w:rFonts w:ascii="Arial" w:hAnsi="Arial" w:cs="Arial"/>
                <w:bCs/>
                <w:color w:val="222222"/>
                <w:sz w:val="22"/>
                <w:szCs w:val="22"/>
                <w:shd w:val="clear" w:color="auto" w:fill="FFFFFF"/>
              </w:rPr>
            </w:pPr>
            <w:r w:rsidRPr="0054408C">
              <w:rPr>
                <w:rFonts w:ascii="Arial" w:hAnsi="Arial" w:cs="Arial"/>
                <w:bCs/>
                <w:color w:val="222222"/>
                <w:sz w:val="22"/>
                <w:szCs w:val="22"/>
                <w:shd w:val="clear" w:color="auto" w:fill="FFFFFF"/>
              </w:rPr>
              <w:t xml:space="preserve">Type Allocation Code </w:t>
            </w:r>
          </w:p>
        </w:tc>
      </w:tr>
    </w:tbl>
    <w:p w14:paraId="267539D1" w14:textId="77777777" w:rsidR="00FF0992" w:rsidRDefault="00FF0992" w:rsidP="00FF0992"/>
    <w:p w14:paraId="7A37BE98" w14:textId="77777777" w:rsidR="00FF0992" w:rsidRDefault="00FF0992" w:rsidP="00FF0992"/>
    <w:p w14:paraId="4797CBD9" w14:textId="77777777" w:rsidR="00FF0992" w:rsidRDefault="00FF0992" w:rsidP="00FF0992"/>
    <w:p w14:paraId="25741CC6" w14:textId="77777777" w:rsidR="00FF0992" w:rsidRDefault="00FF0992" w:rsidP="00FF0992"/>
    <w:p w14:paraId="7280A2B5" w14:textId="77777777" w:rsidR="00D51F34" w:rsidRDefault="00D51F34" w:rsidP="00FF0992"/>
    <w:p w14:paraId="4BEEDE3B" w14:textId="77777777" w:rsidR="004C60B6" w:rsidRDefault="004C60B6" w:rsidP="00FF0992"/>
    <w:p w14:paraId="25D06D9A" w14:textId="77777777" w:rsidR="004C60B6" w:rsidRPr="004C60B6" w:rsidRDefault="004C60B6" w:rsidP="004C60B6"/>
    <w:p w14:paraId="48098390" w14:textId="77777777" w:rsidR="004C60B6" w:rsidRPr="004C60B6" w:rsidRDefault="004C60B6" w:rsidP="004C60B6"/>
    <w:p w14:paraId="30090441" w14:textId="77777777" w:rsidR="004C60B6" w:rsidRDefault="004C60B6" w:rsidP="004C60B6"/>
    <w:p w14:paraId="64F4FC64" w14:textId="77777777" w:rsidR="00D51F34" w:rsidRPr="004C60B6" w:rsidRDefault="004C60B6" w:rsidP="004C60B6">
      <w:pPr>
        <w:tabs>
          <w:tab w:val="left" w:pos="5923"/>
        </w:tabs>
      </w:pPr>
      <w:r>
        <w:tab/>
      </w:r>
    </w:p>
    <w:p w14:paraId="25836CCF" w14:textId="77777777" w:rsidR="000A299D" w:rsidRDefault="000A299D" w:rsidP="000A299D">
      <w:pPr>
        <w:pStyle w:val="Heading1"/>
        <w:numPr>
          <w:ilvl w:val="0"/>
          <w:numId w:val="1"/>
        </w:numPr>
        <w:pBdr>
          <w:bottom w:val="single" w:sz="18" w:space="5" w:color="3167A9"/>
        </w:pBdr>
        <w:spacing w:before="480" w:after="240" w:line="240" w:lineRule="auto"/>
        <w:ind w:left="-540" w:firstLine="0"/>
        <w:rPr>
          <w:rFonts w:ascii="Arial" w:hAnsi="Arial" w:cs="Arial"/>
          <w:b/>
          <w:color w:val="auto"/>
          <w:sz w:val="48"/>
          <w:szCs w:val="48"/>
        </w:rPr>
      </w:pPr>
      <w:bookmarkStart w:id="38" w:name="_Toc522091200"/>
      <w:bookmarkStart w:id="39" w:name="_Toc527395000"/>
      <w:bookmarkStart w:id="40" w:name="_Toc3969731"/>
      <w:r w:rsidRPr="00A46A19">
        <w:rPr>
          <w:rFonts w:ascii="Arial" w:hAnsi="Arial" w:cs="Arial"/>
          <w:b/>
          <w:color w:val="auto"/>
          <w:sz w:val="48"/>
          <w:szCs w:val="48"/>
        </w:rPr>
        <w:lastRenderedPageBreak/>
        <w:t>System Description</w:t>
      </w:r>
      <w:bookmarkEnd w:id="38"/>
      <w:bookmarkEnd w:id="39"/>
      <w:bookmarkEnd w:id="40"/>
      <w:r w:rsidRPr="00A46A19">
        <w:rPr>
          <w:rFonts w:ascii="Arial" w:hAnsi="Arial" w:cs="Arial"/>
          <w:b/>
          <w:color w:val="auto"/>
          <w:sz w:val="48"/>
          <w:szCs w:val="48"/>
        </w:rPr>
        <w:t xml:space="preserve"> </w:t>
      </w:r>
    </w:p>
    <w:p w14:paraId="3DF20AEE" w14:textId="75853BEC" w:rsidR="00FE592A" w:rsidRPr="00FE592A" w:rsidRDefault="00FE592A" w:rsidP="00FE592A">
      <w:pPr>
        <w:pStyle w:val="T-TableTitle"/>
        <w:ind w:left="90"/>
      </w:pPr>
      <w:bookmarkStart w:id="41" w:name="_Toc527569437"/>
      <w:r w:rsidRPr="00EA5BDD">
        <w:t xml:space="preserve">Table </w:t>
      </w:r>
      <w:r w:rsidR="0018309E">
        <w:rPr>
          <w:noProof/>
        </w:rPr>
        <w:fldChar w:fldCharType="begin"/>
      </w:r>
      <w:r w:rsidR="0018309E">
        <w:rPr>
          <w:noProof/>
        </w:rPr>
        <w:instrText xml:space="preserve"> SEQ Table \* ARABIC </w:instrText>
      </w:r>
      <w:r w:rsidR="0018309E">
        <w:rPr>
          <w:noProof/>
        </w:rPr>
        <w:fldChar w:fldCharType="separate"/>
      </w:r>
      <w:r w:rsidR="00CE7487">
        <w:rPr>
          <w:noProof/>
        </w:rPr>
        <w:t>4</w:t>
      </w:r>
      <w:r w:rsidR="0018309E">
        <w:rPr>
          <w:noProof/>
        </w:rPr>
        <w:fldChar w:fldCharType="end"/>
      </w:r>
      <w:r w:rsidRPr="00EA5BDD">
        <w:t>-System Description</w:t>
      </w:r>
      <w:bookmarkEnd w:id="41"/>
    </w:p>
    <w:tbl>
      <w:tblPr>
        <w:tblStyle w:val="FormatA"/>
        <w:tblW w:w="9265" w:type="dxa"/>
        <w:jc w:val="center"/>
        <w:tblInd w:w="0" w:type="dxa"/>
        <w:tblLook w:val="04A0" w:firstRow="1" w:lastRow="0" w:firstColumn="1" w:lastColumn="0" w:noHBand="0" w:noVBand="1"/>
      </w:tblPr>
      <w:tblGrid>
        <w:gridCol w:w="2515"/>
        <w:gridCol w:w="6750"/>
      </w:tblGrid>
      <w:tr w:rsidR="000A299D" w:rsidRPr="00757B97" w14:paraId="2D2E3734" w14:textId="77777777" w:rsidTr="00613A9F">
        <w:trPr>
          <w:cnfStyle w:val="100000000000" w:firstRow="1" w:lastRow="0" w:firstColumn="0" w:lastColumn="0" w:oddVBand="0" w:evenVBand="0" w:oddHBand="0" w:evenHBand="0" w:firstRowFirstColumn="0" w:firstRowLastColumn="0" w:lastRowFirstColumn="0" w:lastRowLastColumn="0"/>
          <w:jc w:val="center"/>
        </w:trPr>
        <w:tc>
          <w:tcPr>
            <w:tcW w:w="2515" w:type="dxa"/>
          </w:tcPr>
          <w:p w14:paraId="099A1C1D" w14:textId="77777777" w:rsidR="000A299D" w:rsidRPr="00757B97" w:rsidRDefault="00B6450F" w:rsidP="0061695D">
            <w:pPr>
              <w:pStyle w:val="TH-TableHeading"/>
              <w:jc w:val="left"/>
              <w:rPr>
                <w:sz w:val="22"/>
                <w:szCs w:val="22"/>
              </w:rPr>
            </w:pPr>
            <w:r w:rsidRPr="00757B97">
              <w:rPr>
                <w:sz w:val="22"/>
                <w:szCs w:val="22"/>
              </w:rPr>
              <w:t>Feature/Sections</w:t>
            </w:r>
          </w:p>
        </w:tc>
        <w:tc>
          <w:tcPr>
            <w:tcW w:w="6750" w:type="dxa"/>
          </w:tcPr>
          <w:p w14:paraId="78353B3B" w14:textId="77777777" w:rsidR="000A299D" w:rsidRPr="00757B97" w:rsidRDefault="000A299D" w:rsidP="0061695D">
            <w:pPr>
              <w:pStyle w:val="TH-TableHeading"/>
              <w:ind w:firstLine="1364"/>
              <w:jc w:val="left"/>
              <w:rPr>
                <w:b w:val="0"/>
                <w:sz w:val="22"/>
                <w:szCs w:val="22"/>
              </w:rPr>
            </w:pPr>
            <w:r w:rsidRPr="00757B97">
              <w:rPr>
                <w:rStyle w:val="Strong"/>
                <w:rFonts w:eastAsia="SimSun"/>
                <w:b/>
                <w:sz w:val="22"/>
                <w:szCs w:val="22"/>
              </w:rPr>
              <w:t xml:space="preserve">Explanation </w:t>
            </w:r>
          </w:p>
        </w:tc>
      </w:tr>
      <w:tr w:rsidR="000A299D" w:rsidRPr="00757B97" w14:paraId="3D4690F6" w14:textId="77777777" w:rsidTr="00613A9F">
        <w:trPr>
          <w:jc w:val="center"/>
        </w:trPr>
        <w:tc>
          <w:tcPr>
            <w:tcW w:w="2515" w:type="dxa"/>
          </w:tcPr>
          <w:p w14:paraId="6108879A" w14:textId="77777777" w:rsidR="000A299D" w:rsidRPr="00757B97" w:rsidRDefault="000A299D" w:rsidP="0061695D">
            <w:pPr>
              <w:pStyle w:val="TB-TableBody"/>
              <w:rPr>
                <w:sz w:val="22"/>
                <w:szCs w:val="22"/>
              </w:rPr>
            </w:pPr>
            <w:r w:rsidRPr="00757B97">
              <w:rPr>
                <w:sz w:val="22"/>
                <w:szCs w:val="22"/>
              </w:rPr>
              <w:t>Login Screen</w:t>
            </w:r>
          </w:p>
        </w:tc>
        <w:tc>
          <w:tcPr>
            <w:tcW w:w="6750" w:type="dxa"/>
          </w:tcPr>
          <w:p w14:paraId="1F470440" w14:textId="77777777" w:rsidR="000A299D" w:rsidRPr="00757B97" w:rsidRDefault="000A299D" w:rsidP="00945B50">
            <w:pPr>
              <w:pStyle w:val="NormalWeb"/>
              <w:numPr>
                <w:ilvl w:val="0"/>
                <w:numId w:val="6"/>
              </w:numPr>
              <w:spacing w:before="0" w:beforeAutospacing="0" w:after="0" w:afterAutospacing="0"/>
              <w:ind w:left="250" w:hanging="180"/>
              <w:rPr>
                <w:rFonts w:ascii="Arial" w:hAnsi="Arial" w:cs="Arial"/>
                <w:sz w:val="22"/>
                <w:szCs w:val="22"/>
              </w:rPr>
            </w:pPr>
            <w:r w:rsidRPr="00757B97">
              <w:rPr>
                <w:rFonts w:ascii="Arial" w:hAnsi="Arial" w:cs="Arial"/>
                <w:sz w:val="22"/>
                <w:szCs w:val="22"/>
              </w:rPr>
              <w:t>To access the system</w:t>
            </w:r>
            <w:r w:rsidR="00DF45D5" w:rsidRPr="00757B97">
              <w:rPr>
                <w:rFonts w:ascii="Arial" w:hAnsi="Arial" w:cs="Arial"/>
                <w:sz w:val="22"/>
                <w:szCs w:val="22"/>
              </w:rPr>
              <w:t>, authorized user</w:t>
            </w:r>
            <w:r w:rsidR="00222CDB" w:rsidRPr="00757B97">
              <w:rPr>
                <w:rFonts w:ascii="Arial" w:hAnsi="Arial" w:cs="Arial"/>
                <w:sz w:val="22"/>
                <w:szCs w:val="22"/>
              </w:rPr>
              <w:t xml:space="preserve"> first need</w:t>
            </w:r>
            <w:r w:rsidR="00DF45D5" w:rsidRPr="00757B97">
              <w:rPr>
                <w:rFonts w:ascii="Arial" w:hAnsi="Arial" w:cs="Arial"/>
                <w:sz w:val="22"/>
                <w:szCs w:val="22"/>
              </w:rPr>
              <w:t>s</w:t>
            </w:r>
            <w:r w:rsidR="00B33BAC" w:rsidRPr="00757B97">
              <w:rPr>
                <w:rFonts w:ascii="Arial" w:hAnsi="Arial" w:cs="Arial"/>
                <w:sz w:val="22"/>
                <w:szCs w:val="22"/>
              </w:rPr>
              <w:t xml:space="preserve"> to enter his/her </w:t>
            </w:r>
            <w:r w:rsidRPr="00757B97">
              <w:rPr>
                <w:rFonts w:ascii="Arial" w:hAnsi="Arial" w:cs="Arial"/>
                <w:sz w:val="22"/>
                <w:szCs w:val="22"/>
              </w:rPr>
              <w:t>credentials on login page, this login page authenticate user from the IAM and redirects user to DRS</w:t>
            </w:r>
          </w:p>
          <w:p w14:paraId="027AD4E9" w14:textId="77777777" w:rsidR="000A299D" w:rsidRPr="00757B97" w:rsidRDefault="000A299D" w:rsidP="0061695D">
            <w:pPr>
              <w:pStyle w:val="NormalWeb"/>
              <w:spacing w:before="0" w:beforeAutospacing="0" w:after="0" w:afterAutospacing="0"/>
              <w:ind w:left="284"/>
              <w:rPr>
                <w:rFonts w:ascii="Arial" w:hAnsi="Arial" w:cs="Arial"/>
                <w:color w:val="091E42"/>
                <w:sz w:val="22"/>
                <w:szCs w:val="22"/>
              </w:rPr>
            </w:pPr>
          </w:p>
        </w:tc>
      </w:tr>
      <w:tr w:rsidR="000A299D" w:rsidRPr="00757B97" w14:paraId="3EAF5FA6" w14:textId="77777777" w:rsidTr="00613A9F">
        <w:trPr>
          <w:jc w:val="center"/>
        </w:trPr>
        <w:tc>
          <w:tcPr>
            <w:tcW w:w="2515" w:type="dxa"/>
          </w:tcPr>
          <w:p w14:paraId="57340E8D" w14:textId="77777777" w:rsidR="000A299D" w:rsidRPr="00757B97" w:rsidRDefault="004356AE" w:rsidP="0061695D">
            <w:pPr>
              <w:pStyle w:val="TB-TableBody"/>
              <w:rPr>
                <w:color w:val="091E42"/>
                <w:sz w:val="22"/>
                <w:szCs w:val="22"/>
              </w:rPr>
            </w:pPr>
            <w:r w:rsidRPr="00757B97">
              <w:rPr>
                <w:sz w:val="22"/>
                <w:szCs w:val="22"/>
              </w:rPr>
              <w:t>Portal Sections</w:t>
            </w:r>
            <w:r w:rsidR="000A299D" w:rsidRPr="00757B97">
              <w:rPr>
                <w:sz w:val="22"/>
                <w:szCs w:val="22"/>
              </w:rPr>
              <w:t xml:space="preserve">  </w:t>
            </w:r>
          </w:p>
        </w:tc>
        <w:tc>
          <w:tcPr>
            <w:tcW w:w="6750" w:type="dxa"/>
          </w:tcPr>
          <w:p w14:paraId="031F1842" w14:textId="77777777" w:rsidR="004356AE" w:rsidRDefault="004356AE" w:rsidP="004356AE">
            <w:pPr>
              <w:pStyle w:val="NormalWeb"/>
              <w:spacing w:before="0" w:beforeAutospacing="0" w:after="0" w:afterAutospacing="0"/>
              <w:ind w:left="252"/>
              <w:rPr>
                <w:rStyle w:val="Strong"/>
                <w:rFonts w:ascii="Arial" w:hAnsi="Arial" w:cs="Arial"/>
                <w:b w:val="0"/>
                <w:sz w:val="22"/>
                <w:szCs w:val="22"/>
              </w:rPr>
            </w:pPr>
            <w:r w:rsidRPr="00757B97">
              <w:rPr>
                <w:rStyle w:val="Strong"/>
                <w:rFonts w:ascii="Arial" w:hAnsi="Arial" w:cs="Arial"/>
                <w:b w:val="0"/>
                <w:bCs w:val="0"/>
                <w:sz w:val="22"/>
                <w:szCs w:val="22"/>
              </w:rPr>
              <w:t>T</w:t>
            </w:r>
            <w:r w:rsidRPr="00757B97">
              <w:rPr>
                <w:rStyle w:val="Strong"/>
                <w:rFonts w:ascii="Arial" w:hAnsi="Arial" w:cs="Arial"/>
                <w:b w:val="0"/>
                <w:sz w:val="22"/>
                <w:szCs w:val="22"/>
              </w:rPr>
              <w:t>he portal is divided in to following sections</w:t>
            </w:r>
            <w:r w:rsidR="002216B2">
              <w:rPr>
                <w:rStyle w:val="Strong"/>
                <w:rFonts w:ascii="Arial" w:hAnsi="Arial" w:cs="Arial"/>
                <w:b w:val="0"/>
                <w:sz w:val="22"/>
                <w:szCs w:val="22"/>
              </w:rPr>
              <w:t>.</w:t>
            </w:r>
          </w:p>
          <w:p w14:paraId="5AF25811" w14:textId="77777777" w:rsidR="002F0E2B" w:rsidRPr="00757B97" w:rsidRDefault="002F0E2B" w:rsidP="004356AE">
            <w:pPr>
              <w:pStyle w:val="NormalWeb"/>
              <w:spacing w:before="0" w:beforeAutospacing="0" w:after="0" w:afterAutospacing="0"/>
              <w:ind w:left="252"/>
              <w:rPr>
                <w:rStyle w:val="Strong"/>
                <w:rFonts w:ascii="Arial" w:hAnsi="Arial" w:cs="Arial"/>
                <w:b w:val="0"/>
                <w:bCs w:val="0"/>
                <w:sz w:val="22"/>
                <w:szCs w:val="22"/>
              </w:rPr>
            </w:pPr>
          </w:p>
          <w:p w14:paraId="1E2977F2" w14:textId="77777777" w:rsidR="000A299D" w:rsidRPr="00757B97" w:rsidRDefault="007E7470" w:rsidP="00430E77">
            <w:pPr>
              <w:pStyle w:val="NormalWeb"/>
              <w:numPr>
                <w:ilvl w:val="0"/>
                <w:numId w:val="6"/>
              </w:numPr>
              <w:spacing w:before="0" w:beforeAutospacing="0" w:after="0" w:afterAutospacing="0"/>
              <w:ind w:left="252" w:hanging="180"/>
              <w:rPr>
                <w:rStyle w:val="Strong"/>
                <w:rFonts w:ascii="Arial" w:hAnsi="Arial" w:cs="Arial"/>
                <w:bCs w:val="0"/>
                <w:sz w:val="22"/>
                <w:szCs w:val="22"/>
              </w:rPr>
            </w:pPr>
            <w:r w:rsidRPr="00757B97">
              <w:rPr>
                <w:rStyle w:val="Strong"/>
                <w:rFonts w:ascii="Arial" w:hAnsi="Arial" w:cs="Arial"/>
                <w:bCs w:val="0"/>
                <w:sz w:val="22"/>
                <w:szCs w:val="22"/>
              </w:rPr>
              <w:t>Header</w:t>
            </w:r>
          </w:p>
          <w:p w14:paraId="37EB3B62" w14:textId="77777777" w:rsidR="00E3396F" w:rsidRPr="00757B97" w:rsidRDefault="00B253E3" w:rsidP="00E3396F">
            <w:pPr>
              <w:pStyle w:val="NormalWeb"/>
              <w:spacing w:before="0" w:beforeAutospacing="0" w:after="0" w:afterAutospacing="0"/>
              <w:ind w:left="342"/>
              <w:rPr>
                <w:rStyle w:val="Strong"/>
                <w:rFonts w:ascii="Arial" w:hAnsi="Arial" w:cs="Arial"/>
                <w:b w:val="0"/>
                <w:bCs w:val="0"/>
                <w:sz w:val="22"/>
                <w:szCs w:val="22"/>
              </w:rPr>
            </w:pPr>
            <w:r w:rsidRPr="00757B97">
              <w:rPr>
                <w:rStyle w:val="Strong"/>
                <w:rFonts w:ascii="Arial" w:hAnsi="Arial" w:cs="Arial"/>
                <w:b w:val="0"/>
                <w:bCs w:val="0"/>
                <w:sz w:val="22"/>
                <w:szCs w:val="22"/>
              </w:rPr>
              <w:t>Header section</w:t>
            </w:r>
            <w:r w:rsidR="007E7470" w:rsidRPr="00757B97">
              <w:rPr>
                <w:rStyle w:val="Strong"/>
                <w:rFonts w:ascii="Arial" w:hAnsi="Arial" w:cs="Arial"/>
                <w:b w:val="0"/>
                <w:bCs w:val="0"/>
                <w:sz w:val="22"/>
                <w:szCs w:val="22"/>
              </w:rPr>
              <w:t xml:space="preserve"> displays the name of the system</w:t>
            </w:r>
            <w:r w:rsidR="00C626E3" w:rsidRPr="00757B97">
              <w:rPr>
                <w:rStyle w:val="Strong"/>
                <w:rFonts w:ascii="Arial" w:hAnsi="Arial" w:cs="Arial"/>
                <w:b w:val="0"/>
                <w:bCs w:val="0"/>
                <w:sz w:val="22"/>
                <w:szCs w:val="22"/>
              </w:rPr>
              <w:t xml:space="preserve"> </w:t>
            </w:r>
            <w:r w:rsidRPr="00757B97">
              <w:rPr>
                <w:rStyle w:val="Strong"/>
                <w:rFonts w:ascii="Arial" w:hAnsi="Arial" w:cs="Arial"/>
                <w:b w:val="0"/>
                <w:bCs w:val="0"/>
                <w:sz w:val="22"/>
                <w:szCs w:val="22"/>
              </w:rPr>
              <w:t>and it</w:t>
            </w:r>
            <w:r w:rsidR="007E7470" w:rsidRPr="00757B97">
              <w:rPr>
                <w:rStyle w:val="Strong"/>
                <w:rFonts w:ascii="Arial" w:hAnsi="Arial" w:cs="Arial"/>
                <w:b w:val="0"/>
                <w:bCs w:val="0"/>
                <w:sz w:val="22"/>
                <w:szCs w:val="22"/>
              </w:rPr>
              <w:t xml:space="preserve"> contains following features</w:t>
            </w:r>
            <w:r w:rsidR="002216B2">
              <w:rPr>
                <w:rStyle w:val="Strong"/>
                <w:rFonts w:ascii="Arial" w:hAnsi="Arial" w:cs="Arial"/>
                <w:b w:val="0"/>
                <w:bCs w:val="0"/>
                <w:sz w:val="22"/>
                <w:szCs w:val="22"/>
              </w:rPr>
              <w:t>.</w:t>
            </w:r>
          </w:p>
          <w:p w14:paraId="5651E87B" w14:textId="77777777" w:rsidR="00E3396F" w:rsidRPr="00757B97" w:rsidRDefault="00E3396F" w:rsidP="00E3396F">
            <w:pPr>
              <w:pStyle w:val="NormalWeb"/>
              <w:spacing w:before="0" w:beforeAutospacing="0" w:after="0" w:afterAutospacing="0"/>
              <w:ind w:left="342"/>
              <w:rPr>
                <w:rStyle w:val="Strong"/>
                <w:rFonts w:ascii="Arial" w:hAnsi="Arial" w:cs="Arial"/>
                <w:b w:val="0"/>
                <w:bCs w:val="0"/>
                <w:sz w:val="22"/>
                <w:szCs w:val="22"/>
              </w:rPr>
            </w:pPr>
          </w:p>
          <w:p w14:paraId="1F509445" w14:textId="77777777" w:rsidR="005C475C" w:rsidRPr="00757B97" w:rsidRDefault="005C475C" w:rsidP="00430E77">
            <w:pPr>
              <w:pStyle w:val="NormalWeb"/>
              <w:numPr>
                <w:ilvl w:val="0"/>
                <w:numId w:val="6"/>
              </w:numPr>
              <w:spacing w:before="0" w:beforeAutospacing="0" w:after="0" w:afterAutospacing="0"/>
              <w:ind w:left="612" w:hanging="270"/>
              <w:rPr>
                <w:rStyle w:val="Strong"/>
                <w:rFonts w:ascii="Arial" w:hAnsi="Arial" w:cs="Arial"/>
                <w:bCs w:val="0"/>
                <w:sz w:val="22"/>
                <w:szCs w:val="22"/>
              </w:rPr>
            </w:pPr>
            <w:r w:rsidRPr="00757B97">
              <w:rPr>
                <w:rStyle w:val="Strong"/>
                <w:rFonts w:ascii="Arial" w:hAnsi="Arial" w:cs="Arial"/>
                <w:bCs w:val="0"/>
                <w:sz w:val="22"/>
                <w:szCs w:val="22"/>
              </w:rPr>
              <w:t xml:space="preserve">Language selection </w:t>
            </w:r>
            <w:r w:rsidR="000B0A21" w:rsidRPr="00757B97">
              <w:rPr>
                <w:rStyle w:val="Strong"/>
                <w:rFonts w:ascii="Arial" w:hAnsi="Arial" w:cs="Arial"/>
                <w:bCs w:val="0"/>
                <w:sz w:val="22"/>
                <w:szCs w:val="22"/>
              </w:rPr>
              <w:t>Drop-</w:t>
            </w:r>
            <w:r w:rsidR="00C626E3" w:rsidRPr="00757B97">
              <w:rPr>
                <w:rStyle w:val="Strong"/>
                <w:rFonts w:ascii="Arial" w:hAnsi="Arial" w:cs="Arial"/>
                <w:bCs w:val="0"/>
                <w:sz w:val="22"/>
                <w:szCs w:val="22"/>
              </w:rPr>
              <w:t>Down</w:t>
            </w:r>
          </w:p>
          <w:p w14:paraId="7154EFE2" w14:textId="77777777" w:rsidR="00D9038B" w:rsidRDefault="000B0A21" w:rsidP="00430E77">
            <w:pPr>
              <w:pStyle w:val="NormalWeb"/>
              <w:spacing w:before="0" w:beforeAutospacing="0" w:after="0" w:afterAutospacing="0"/>
              <w:ind w:left="612"/>
              <w:rPr>
                <w:rStyle w:val="Strong"/>
                <w:rFonts w:ascii="Arial" w:hAnsi="Arial" w:cs="Arial"/>
                <w:b w:val="0"/>
                <w:bCs w:val="0"/>
                <w:sz w:val="22"/>
                <w:szCs w:val="22"/>
              </w:rPr>
            </w:pPr>
            <w:r w:rsidRPr="00757B97">
              <w:rPr>
                <w:rStyle w:val="Strong"/>
                <w:rFonts w:ascii="Arial" w:hAnsi="Arial" w:cs="Arial"/>
                <w:b w:val="0"/>
                <w:bCs w:val="0"/>
                <w:sz w:val="22"/>
                <w:szCs w:val="22"/>
              </w:rPr>
              <w:t xml:space="preserve">Allows user to </w:t>
            </w:r>
            <w:r w:rsidR="002F0E2B">
              <w:rPr>
                <w:rStyle w:val="Strong"/>
                <w:rFonts w:ascii="Arial" w:hAnsi="Arial" w:cs="Arial"/>
                <w:b w:val="0"/>
                <w:bCs w:val="0"/>
                <w:sz w:val="22"/>
                <w:szCs w:val="22"/>
              </w:rPr>
              <w:t>change the language of the system in English, Spanish and Indonesian</w:t>
            </w:r>
            <w:r w:rsidR="002216B2">
              <w:rPr>
                <w:rStyle w:val="Strong"/>
                <w:rFonts w:ascii="Arial" w:hAnsi="Arial" w:cs="Arial"/>
                <w:b w:val="0"/>
                <w:bCs w:val="0"/>
                <w:sz w:val="22"/>
                <w:szCs w:val="22"/>
              </w:rPr>
              <w:t>.</w:t>
            </w:r>
          </w:p>
          <w:p w14:paraId="6283A29E" w14:textId="77777777" w:rsidR="00C626E3" w:rsidRPr="00757B97" w:rsidRDefault="000B0A21" w:rsidP="00430E77">
            <w:pPr>
              <w:pStyle w:val="NormalWeb"/>
              <w:spacing w:before="0" w:beforeAutospacing="0" w:after="0" w:afterAutospacing="0"/>
              <w:ind w:left="612"/>
              <w:rPr>
                <w:rStyle w:val="Strong"/>
                <w:rFonts w:ascii="Arial" w:hAnsi="Arial" w:cs="Arial"/>
                <w:b w:val="0"/>
                <w:bCs w:val="0"/>
                <w:sz w:val="22"/>
                <w:szCs w:val="22"/>
              </w:rPr>
            </w:pPr>
            <w:r w:rsidRPr="00757B97">
              <w:rPr>
                <w:rStyle w:val="Strong"/>
                <w:rFonts w:ascii="Arial" w:hAnsi="Arial" w:cs="Arial"/>
                <w:b w:val="0"/>
                <w:bCs w:val="0"/>
                <w:sz w:val="22"/>
                <w:szCs w:val="22"/>
              </w:rPr>
              <w:t xml:space="preserve"> </w:t>
            </w:r>
            <w:r w:rsidR="00C626E3" w:rsidRPr="00757B97">
              <w:rPr>
                <w:rStyle w:val="Strong"/>
                <w:rFonts w:ascii="Arial" w:hAnsi="Arial" w:cs="Arial"/>
                <w:b w:val="0"/>
                <w:bCs w:val="0"/>
                <w:sz w:val="22"/>
                <w:szCs w:val="22"/>
              </w:rPr>
              <w:t xml:space="preserve"> </w:t>
            </w:r>
          </w:p>
          <w:p w14:paraId="6F02686E" w14:textId="77777777" w:rsidR="005C475C" w:rsidRPr="00757B97" w:rsidRDefault="005C475C" w:rsidP="00430E77">
            <w:pPr>
              <w:pStyle w:val="NormalWeb"/>
              <w:numPr>
                <w:ilvl w:val="0"/>
                <w:numId w:val="6"/>
              </w:numPr>
              <w:spacing w:before="0" w:beforeAutospacing="0" w:after="0" w:afterAutospacing="0"/>
              <w:ind w:left="612" w:hanging="270"/>
              <w:rPr>
                <w:rStyle w:val="Strong"/>
                <w:rFonts w:ascii="Arial" w:hAnsi="Arial" w:cs="Arial"/>
                <w:bCs w:val="0"/>
                <w:sz w:val="22"/>
                <w:szCs w:val="22"/>
              </w:rPr>
            </w:pPr>
            <w:r w:rsidRPr="00757B97">
              <w:rPr>
                <w:rStyle w:val="Strong"/>
                <w:rFonts w:ascii="Arial" w:hAnsi="Arial" w:cs="Arial"/>
                <w:bCs w:val="0"/>
                <w:sz w:val="22"/>
                <w:szCs w:val="22"/>
              </w:rPr>
              <w:t>User profile Drop-down</w:t>
            </w:r>
          </w:p>
          <w:p w14:paraId="4A6D266B" w14:textId="77777777" w:rsidR="000B0A21" w:rsidRDefault="000B0A21" w:rsidP="00430E77">
            <w:pPr>
              <w:pStyle w:val="NormalWeb"/>
              <w:spacing w:before="0" w:beforeAutospacing="0" w:after="0" w:afterAutospacing="0"/>
              <w:ind w:left="612"/>
              <w:rPr>
                <w:rStyle w:val="Strong"/>
                <w:rFonts w:ascii="Arial" w:hAnsi="Arial" w:cs="Arial"/>
                <w:b w:val="0"/>
                <w:bCs w:val="0"/>
                <w:sz w:val="22"/>
                <w:szCs w:val="22"/>
              </w:rPr>
            </w:pPr>
            <w:r w:rsidRPr="00757B97">
              <w:rPr>
                <w:rStyle w:val="Strong"/>
                <w:rFonts w:ascii="Arial" w:hAnsi="Arial" w:cs="Arial"/>
                <w:b w:val="0"/>
                <w:bCs w:val="0"/>
                <w:sz w:val="22"/>
                <w:szCs w:val="22"/>
              </w:rPr>
              <w:t>Displays the user name with logout functionality</w:t>
            </w:r>
            <w:r w:rsidR="002216B2">
              <w:rPr>
                <w:rStyle w:val="Strong"/>
                <w:rFonts w:ascii="Arial" w:hAnsi="Arial" w:cs="Arial"/>
                <w:b w:val="0"/>
                <w:bCs w:val="0"/>
                <w:sz w:val="22"/>
                <w:szCs w:val="22"/>
              </w:rPr>
              <w:t>.</w:t>
            </w:r>
          </w:p>
          <w:p w14:paraId="5867A46C" w14:textId="77777777" w:rsidR="00D9038B" w:rsidRPr="00757B97" w:rsidRDefault="00D9038B" w:rsidP="00430E77">
            <w:pPr>
              <w:pStyle w:val="NormalWeb"/>
              <w:spacing w:before="0" w:beforeAutospacing="0" w:after="0" w:afterAutospacing="0"/>
              <w:ind w:left="612"/>
              <w:rPr>
                <w:rStyle w:val="Strong"/>
                <w:rFonts w:ascii="Arial" w:hAnsi="Arial" w:cs="Arial"/>
                <w:b w:val="0"/>
                <w:bCs w:val="0"/>
                <w:sz w:val="22"/>
                <w:szCs w:val="22"/>
              </w:rPr>
            </w:pPr>
          </w:p>
          <w:p w14:paraId="1B1B9D00" w14:textId="77777777" w:rsidR="000B0A21" w:rsidRPr="00757B97" w:rsidRDefault="000B0A21" w:rsidP="00430E77">
            <w:pPr>
              <w:pStyle w:val="NormalWeb"/>
              <w:numPr>
                <w:ilvl w:val="0"/>
                <w:numId w:val="6"/>
              </w:numPr>
              <w:spacing w:before="0" w:beforeAutospacing="0" w:after="0" w:afterAutospacing="0"/>
              <w:ind w:left="612" w:hanging="270"/>
              <w:rPr>
                <w:rStyle w:val="Strong"/>
                <w:rFonts w:ascii="Arial" w:hAnsi="Arial" w:cs="Arial"/>
                <w:bCs w:val="0"/>
                <w:sz w:val="22"/>
                <w:szCs w:val="22"/>
              </w:rPr>
            </w:pPr>
            <w:r w:rsidRPr="00757B97">
              <w:rPr>
                <w:rStyle w:val="Strong"/>
                <w:rFonts w:ascii="Arial" w:hAnsi="Arial" w:cs="Arial"/>
                <w:bCs w:val="0"/>
                <w:sz w:val="22"/>
                <w:szCs w:val="22"/>
              </w:rPr>
              <w:t>Notification A</w:t>
            </w:r>
            <w:r w:rsidR="007E7470" w:rsidRPr="00757B97">
              <w:rPr>
                <w:rStyle w:val="Strong"/>
                <w:rFonts w:ascii="Arial" w:hAnsi="Arial" w:cs="Arial"/>
                <w:bCs w:val="0"/>
                <w:sz w:val="22"/>
                <w:szCs w:val="22"/>
              </w:rPr>
              <w:t xml:space="preserve">lert Icon </w:t>
            </w:r>
          </w:p>
          <w:p w14:paraId="0D62D3B5" w14:textId="77777777" w:rsidR="000A299D" w:rsidRDefault="00403C44" w:rsidP="00850FF1">
            <w:pPr>
              <w:pStyle w:val="NormalWeb"/>
              <w:spacing w:before="0" w:beforeAutospacing="0" w:after="0" w:afterAutospacing="0"/>
              <w:ind w:left="616"/>
              <w:rPr>
                <w:rStyle w:val="Strong"/>
                <w:rFonts w:ascii="Arial" w:hAnsi="Arial" w:cs="Arial"/>
                <w:b w:val="0"/>
                <w:bCs w:val="0"/>
                <w:sz w:val="22"/>
                <w:szCs w:val="22"/>
              </w:rPr>
            </w:pPr>
            <w:r w:rsidRPr="00403C44">
              <w:rPr>
                <w:rStyle w:val="Strong"/>
                <w:rFonts w:ascii="Arial" w:hAnsi="Arial" w:cs="Arial"/>
                <w:b w:val="0"/>
                <w:bCs w:val="0"/>
                <w:sz w:val="22"/>
                <w:szCs w:val="22"/>
              </w:rPr>
              <w:t>System notifies reviewer whenever importer/exporter updates/modifies request while being in information requested state</w:t>
            </w:r>
            <w:r w:rsidR="002216B2">
              <w:rPr>
                <w:rStyle w:val="Strong"/>
                <w:rFonts w:ascii="Arial" w:hAnsi="Arial" w:cs="Arial"/>
                <w:b w:val="0"/>
                <w:bCs w:val="0"/>
                <w:sz w:val="22"/>
                <w:szCs w:val="22"/>
              </w:rPr>
              <w:t>.</w:t>
            </w:r>
          </w:p>
          <w:p w14:paraId="23607DE7" w14:textId="77777777" w:rsidR="00850FF1" w:rsidRPr="00757B97" w:rsidRDefault="00850FF1" w:rsidP="00850FF1">
            <w:pPr>
              <w:pStyle w:val="NormalWeb"/>
              <w:spacing w:before="0" w:beforeAutospacing="0" w:after="0" w:afterAutospacing="0"/>
              <w:ind w:left="616"/>
              <w:rPr>
                <w:rFonts w:ascii="Arial" w:hAnsi="Arial" w:cs="Arial"/>
                <w:sz w:val="22"/>
                <w:szCs w:val="22"/>
              </w:rPr>
            </w:pPr>
          </w:p>
          <w:p w14:paraId="47CAD4C5" w14:textId="77777777" w:rsidR="000A299D" w:rsidRPr="00757B97" w:rsidRDefault="000A299D" w:rsidP="000A299D">
            <w:pPr>
              <w:pStyle w:val="NormalWeb"/>
              <w:numPr>
                <w:ilvl w:val="0"/>
                <w:numId w:val="6"/>
              </w:numPr>
              <w:tabs>
                <w:tab w:val="left" w:pos="464"/>
                <w:tab w:val="left" w:pos="630"/>
                <w:tab w:val="left" w:pos="794"/>
              </w:tabs>
              <w:spacing w:before="0" w:beforeAutospacing="0" w:after="0" w:afterAutospacing="0"/>
              <w:ind w:left="374" w:hanging="270"/>
              <w:rPr>
                <w:rFonts w:ascii="Arial" w:eastAsiaTheme="minorEastAsia" w:hAnsi="Arial" w:cs="Arial"/>
                <w:sz w:val="22"/>
                <w:szCs w:val="22"/>
              </w:rPr>
            </w:pPr>
            <w:r w:rsidRPr="00757B97">
              <w:rPr>
                <w:rStyle w:val="Strong"/>
                <w:rFonts w:ascii="Arial" w:eastAsiaTheme="majorEastAsia" w:hAnsi="Arial" w:cs="Arial"/>
                <w:sz w:val="22"/>
                <w:szCs w:val="22"/>
              </w:rPr>
              <w:t>Navigation Panel</w:t>
            </w:r>
          </w:p>
          <w:p w14:paraId="4B5158D7" w14:textId="77777777" w:rsidR="000A299D" w:rsidRPr="00757B97" w:rsidRDefault="000A299D" w:rsidP="0061695D">
            <w:pPr>
              <w:pStyle w:val="CommentText"/>
              <w:ind w:left="374"/>
              <w:rPr>
                <w:rFonts w:cs="Arial"/>
                <w:sz w:val="22"/>
                <w:szCs w:val="22"/>
              </w:rPr>
            </w:pPr>
            <w:r w:rsidRPr="00757B97">
              <w:rPr>
                <w:rFonts w:cs="Arial"/>
                <w:sz w:val="22"/>
                <w:szCs w:val="22"/>
              </w:rPr>
              <w:t>Navigation Panel contains main navigation menu through which user can navigate the whole system.</w:t>
            </w:r>
          </w:p>
          <w:p w14:paraId="0ACA10B1" w14:textId="77777777" w:rsidR="000A299D" w:rsidRPr="00757B97" w:rsidRDefault="000A299D" w:rsidP="0061695D">
            <w:pPr>
              <w:pStyle w:val="CommentText"/>
              <w:ind w:left="374"/>
              <w:rPr>
                <w:rFonts w:cs="Arial"/>
                <w:sz w:val="22"/>
                <w:szCs w:val="22"/>
              </w:rPr>
            </w:pPr>
          </w:p>
          <w:p w14:paraId="04EF0EF3" w14:textId="77777777" w:rsidR="000A299D" w:rsidRPr="00757B97" w:rsidRDefault="000A299D" w:rsidP="000A299D">
            <w:pPr>
              <w:pStyle w:val="NormalWeb"/>
              <w:numPr>
                <w:ilvl w:val="0"/>
                <w:numId w:val="7"/>
              </w:numPr>
              <w:tabs>
                <w:tab w:val="left" w:pos="374"/>
              </w:tabs>
              <w:spacing w:before="0" w:beforeAutospacing="0" w:after="0" w:afterAutospacing="0"/>
              <w:ind w:hanging="616"/>
              <w:rPr>
                <w:rFonts w:ascii="Arial" w:hAnsi="Arial" w:cs="Arial"/>
                <w:b/>
                <w:sz w:val="22"/>
                <w:szCs w:val="22"/>
              </w:rPr>
            </w:pPr>
            <w:r w:rsidRPr="00757B97">
              <w:rPr>
                <w:rFonts w:ascii="Arial" w:hAnsi="Arial" w:cs="Arial"/>
                <w:b/>
                <w:sz w:val="22"/>
                <w:szCs w:val="22"/>
              </w:rPr>
              <w:t>Main Content Area</w:t>
            </w:r>
          </w:p>
          <w:p w14:paraId="621D400A" w14:textId="77777777" w:rsidR="000A299D" w:rsidRPr="00757B97" w:rsidRDefault="000A299D" w:rsidP="0061695D">
            <w:pPr>
              <w:pStyle w:val="NormalWeb"/>
              <w:tabs>
                <w:tab w:val="left" w:pos="702"/>
              </w:tabs>
              <w:spacing w:before="0" w:beforeAutospacing="0" w:after="0" w:afterAutospacing="0"/>
              <w:ind w:left="342"/>
              <w:rPr>
                <w:rFonts w:ascii="Arial" w:hAnsi="Arial" w:cs="Arial"/>
                <w:b/>
                <w:sz w:val="22"/>
                <w:szCs w:val="22"/>
              </w:rPr>
            </w:pPr>
            <w:r w:rsidRPr="00757B97">
              <w:rPr>
                <w:rFonts w:ascii="Arial" w:hAnsi="Arial" w:cs="Arial"/>
                <w:sz w:val="22"/>
                <w:szCs w:val="22"/>
              </w:rPr>
              <w:t>Main Content Area contains all the content to be displayed and actions to be performed for respective feature</w:t>
            </w:r>
            <w:r w:rsidR="002216B2">
              <w:rPr>
                <w:rFonts w:ascii="Arial" w:hAnsi="Arial" w:cs="Arial"/>
                <w:sz w:val="22"/>
                <w:szCs w:val="22"/>
              </w:rPr>
              <w:t>.</w:t>
            </w:r>
            <w:r w:rsidRPr="00757B97">
              <w:rPr>
                <w:rFonts w:ascii="Arial" w:hAnsi="Arial" w:cs="Arial"/>
                <w:b/>
                <w:sz w:val="22"/>
                <w:szCs w:val="22"/>
              </w:rPr>
              <w:t xml:space="preserve"> </w:t>
            </w:r>
          </w:p>
          <w:p w14:paraId="172EAF94" w14:textId="77777777" w:rsidR="000A299D" w:rsidRPr="00757B97" w:rsidRDefault="000A299D" w:rsidP="0061695D">
            <w:pPr>
              <w:pStyle w:val="NormalWeb"/>
              <w:tabs>
                <w:tab w:val="left" w:pos="702"/>
              </w:tabs>
              <w:spacing w:before="0" w:beforeAutospacing="0" w:after="0" w:afterAutospacing="0"/>
              <w:ind w:left="342"/>
              <w:rPr>
                <w:rFonts w:ascii="Arial" w:hAnsi="Arial" w:cs="Arial"/>
                <w:b/>
                <w:sz w:val="22"/>
                <w:szCs w:val="22"/>
              </w:rPr>
            </w:pPr>
          </w:p>
          <w:p w14:paraId="7512827A" w14:textId="77777777" w:rsidR="000A299D" w:rsidRPr="00757B97" w:rsidRDefault="000A299D" w:rsidP="000A299D">
            <w:pPr>
              <w:pStyle w:val="NormalWeb"/>
              <w:numPr>
                <w:ilvl w:val="0"/>
                <w:numId w:val="7"/>
              </w:numPr>
              <w:tabs>
                <w:tab w:val="left" w:pos="374"/>
              </w:tabs>
              <w:spacing w:before="0" w:beforeAutospacing="0" w:after="0" w:afterAutospacing="0"/>
              <w:ind w:hanging="616"/>
              <w:rPr>
                <w:rFonts w:ascii="Arial" w:hAnsi="Arial" w:cs="Arial"/>
                <w:b/>
                <w:sz w:val="22"/>
                <w:szCs w:val="22"/>
              </w:rPr>
            </w:pPr>
            <w:r w:rsidRPr="00757B97">
              <w:rPr>
                <w:rFonts w:ascii="Arial" w:hAnsi="Arial" w:cs="Arial"/>
                <w:b/>
                <w:sz w:val="22"/>
                <w:szCs w:val="22"/>
              </w:rPr>
              <w:t>Breadcrumbs</w:t>
            </w:r>
          </w:p>
          <w:p w14:paraId="6224679F" w14:textId="77777777" w:rsidR="000A299D" w:rsidRPr="00757B97" w:rsidRDefault="000A299D" w:rsidP="0061695D">
            <w:pPr>
              <w:pStyle w:val="NormalWeb"/>
              <w:spacing w:before="0" w:beforeAutospacing="0" w:after="0" w:afterAutospacing="0"/>
              <w:ind w:left="342"/>
              <w:rPr>
                <w:rFonts w:ascii="Arial" w:hAnsi="Arial" w:cs="Arial"/>
                <w:b/>
                <w:sz w:val="22"/>
                <w:szCs w:val="22"/>
              </w:rPr>
            </w:pPr>
            <w:r w:rsidRPr="00757B97">
              <w:rPr>
                <w:rFonts w:ascii="Arial" w:hAnsi="Arial" w:cs="Arial"/>
                <w:sz w:val="22"/>
                <w:szCs w:val="22"/>
                <w:shd w:val="clear" w:color="auto" w:fill="FFFFFF"/>
              </w:rPr>
              <w:t>Breadcrumbs allows user to keep track of their location within the system</w:t>
            </w:r>
            <w:r w:rsidR="002216B2">
              <w:rPr>
                <w:rFonts w:ascii="Arial" w:hAnsi="Arial" w:cs="Arial"/>
                <w:sz w:val="22"/>
                <w:szCs w:val="22"/>
                <w:shd w:val="clear" w:color="auto" w:fill="FFFFFF"/>
              </w:rPr>
              <w:t>.</w:t>
            </w:r>
            <w:r w:rsidRPr="00757B97">
              <w:rPr>
                <w:rFonts w:ascii="Arial" w:hAnsi="Arial" w:cs="Arial"/>
                <w:b/>
                <w:sz w:val="22"/>
                <w:szCs w:val="22"/>
              </w:rPr>
              <w:t xml:space="preserve"> </w:t>
            </w:r>
          </w:p>
          <w:p w14:paraId="29A82EC8" w14:textId="77777777" w:rsidR="000A299D" w:rsidRPr="00757B97" w:rsidRDefault="000A299D" w:rsidP="0061695D">
            <w:pPr>
              <w:pStyle w:val="NormalWeb"/>
              <w:spacing w:before="0" w:beforeAutospacing="0" w:after="0" w:afterAutospacing="0"/>
              <w:ind w:left="342"/>
              <w:rPr>
                <w:rFonts w:ascii="Arial" w:hAnsi="Arial" w:cs="Arial"/>
                <w:b/>
                <w:sz w:val="22"/>
                <w:szCs w:val="22"/>
              </w:rPr>
            </w:pPr>
          </w:p>
          <w:p w14:paraId="34177756" w14:textId="77777777" w:rsidR="000A299D" w:rsidRPr="00757B97" w:rsidRDefault="000A299D" w:rsidP="000A299D">
            <w:pPr>
              <w:pStyle w:val="NormalWeb"/>
              <w:numPr>
                <w:ilvl w:val="0"/>
                <w:numId w:val="7"/>
              </w:numPr>
              <w:tabs>
                <w:tab w:val="left" w:pos="374"/>
              </w:tabs>
              <w:spacing w:before="0" w:beforeAutospacing="0" w:after="0" w:afterAutospacing="0"/>
              <w:ind w:hanging="616"/>
              <w:rPr>
                <w:rFonts w:ascii="Arial" w:hAnsi="Arial" w:cs="Arial"/>
                <w:b/>
                <w:sz w:val="22"/>
                <w:szCs w:val="22"/>
              </w:rPr>
            </w:pPr>
            <w:r w:rsidRPr="00757B97">
              <w:rPr>
                <w:rFonts w:ascii="Arial" w:hAnsi="Arial" w:cs="Arial"/>
                <w:b/>
                <w:sz w:val="22"/>
                <w:szCs w:val="22"/>
              </w:rPr>
              <w:t xml:space="preserve">Footer </w:t>
            </w:r>
          </w:p>
          <w:p w14:paraId="0349FF6E" w14:textId="77777777" w:rsidR="000A299D" w:rsidRPr="00757B97" w:rsidRDefault="000A299D" w:rsidP="00B96219">
            <w:pPr>
              <w:pStyle w:val="NormalWeb"/>
              <w:tabs>
                <w:tab w:val="left" w:pos="374"/>
              </w:tabs>
              <w:spacing w:before="0" w:beforeAutospacing="0" w:after="0" w:afterAutospacing="0"/>
              <w:ind w:left="374"/>
              <w:rPr>
                <w:rFonts w:ascii="Arial" w:hAnsi="Arial" w:cs="Arial"/>
                <w:sz w:val="22"/>
                <w:szCs w:val="22"/>
              </w:rPr>
            </w:pPr>
            <w:r w:rsidRPr="00757B97">
              <w:rPr>
                <w:rFonts w:ascii="Arial" w:hAnsi="Arial" w:cs="Arial"/>
                <w:sz w:val="22"/>
                <w:szCs w:val="22"/>
              </w:rPr>
              <w:t xml:space="preserve">Footer contains the software version and copyrights </w:t>
            </w:r>
            <w:r w:rsidR="00B96219" w:rsidRPr="00757B97">
              <w:rPr>
                <w:rFonts w:ascii="Arial" w:hAnsi="Arial" w:cs="Arial"/>
                <w:sz w:val="22"/>
                <w:szCs w:val="22"/>
              </w:rPr>
              <w:t>statement</w:t>
            </w:r>
            <w:r w:rsidR="002216B2">
              <w:rPr>
                <w:rFonts w:ascii="Arial" w:hAnsi="Arial" w:cs="Arial"/>
                <w:sz w:val="22"/>
                <w:szCs w:val="22"/>
              </w:rPr>
              <w:t>.</w:t>
            </w:r>
          </w:p>
          <w:p w14:paraId="48D8C2A0" w14:textId="77777777" w:rsidR="00B96219" w:rsidRPr="00757B97" w:rsidRDefault="00B96219" w:rsidP="00B96219">
            <w:pPr>
              <w:pStyle w:val="NormalWeb"/>
              <w:tabs>
                <w:tab w:val="left" w:pos="374"/>
              </w:tabs>
              <w:spacing w:before="0" w:beforeAutospacing="0" w:after="0" w:afterAutospacing="0"/>
              <w:ind w:left="374"/>
              <w:rPr>
                <w:rFonts w:ascii="Arial" w:hAnsi="Arial" w:cs="Arial"/>
                <w:sz w:val="22"/>
                <w:szCs w:val="22"/>
              </w:rPr>
            </w:pPr>
          </w:p>
        </w:tc>
      </w:tr>
      <w:tr w:rsidR="004356AE" w:rsidRPr="00757B97" w14:paraId="48FC0FAF" w14:textId="77777777" w:rsidTr="00613A9F">
        <w:trPr>
          <w:jc w:val="center"/>
        </w:trPr>
        <w:tc>
          <w:tcPr>
            <w:tcW w:w="2515" w:type="dxa"/>
          </w:tcPr>
          <w:p w14:paraId="68F546E2" w14:textId="77777777" w:rsidR="004356AE" w:rsidRPr="00757B97" w:rsidRDefault="004356AE" w:rsidP="0061695D">
            <w:pPr>
              <w:pStyle w:val="TB-TableBody"/>
              <w:rPr>
                <w:sz w:val="22"/>
                <w:szCs w:val="22"/>
              </w:rPr>
            </w:pPr>
            <w:r w:rsidRPr="00757B97">
              <w:rPr>
                <w:sz w:val="22"/>
                <w:szCs w:val="22"/>
              </w:rPr>
              <w:t>Dashboard</w:t>
            </w:r>
          </w:p>
        </w:tc>
        <w:tc>
          <w:tcPr>
            <w:tcW w:w="6750" w:type="dxa"/>
          </w:tcPr>
          <w:p w14:paraId="24AD354E" w14:textId="77777777" w:rsidR="004356AE" w:rsidRPr="00757B97" w:rsidRDefault="004356AE" w:rsidP="00E35707">
            <w:pPr>
              <w:pStyle w:val="NormalWeb"/>
              <w:numPr>
                <w:ilvl w:val="0"/>
                <w:numId w:val="7"/>
              </w:numPr>
              <w:spacing w:before="0" w:beforeAutospacing="0" w:after="0" w:afterAutospacing="0"/>
              <w:ind w:left="346" w:hanging="270"/>
              <w:rPr>
                <w:rStyle w:val="Strong"/>
                <w:rFonts w:ascii="Arial" w:hAnsi="Arial" w:cs="Arial"/>
                <w:b w:val="0"/>
                <w:bCs w:val="0"/>
                <w:sz w:val="22"/>
                <w:szCs w:val="22"/>
              </w:rPr>
            </w:pPr>
            <w:r w:rsidRPr="00757B97">
              <w:rPr>
                <w:rStyle w:val="Strong"/>
                <w:rFonts w:ascii="Arial" w:hAnsi="Arial" w:cs="Arial"/>
                <w:b w:val="0"/>
                <w:bCs w:val="0"/>
                <w:sz w:val="22"/>
                <w:szCs w:val="22"/>
              </w:rPr>
              <w:t xml:space="preserve">The dashboard displays the total count of the </w:t>
            </w:r>
            <w:r w:rsidRPr="00757B97">
              <w:rPr>
                <w:rStyle w:val="Strong"/>
                <w:rFonts w:ascii="Arial" w:hAnsi="Arial" w:cs="Arial"/>
                <w:b w:val="0"/>
                <w:sz w:val="22"/>
                <w:szCs w:val="22"/>
              </w:rPr>
              <w:t>pending</w:t>
            </w:r>
            <w:r w:rsidRPr="00757B97">
              <w:rPr>
                <w:rStyle w:val="Strong"/>
                <w:rFonts w:ascii="Arial" w:hAnsi="Arial" w:cs="Arial"/>
                <w:b w:val="0"/>
                <w:bCs w:val="0"/>
                <w:sz w:val="22"/>
                <w:szCs w:val="22"/>
              </w:rPr>
              <w:t xml:space="preserve"> requests and in-review requests. Also, it displays recent pending requests along with their details </w:t>
            </w:r>
          </w:p>
          <w:p w14:paraId="23E2A5B6" w14:textId="77777777" w:rsidR="004356AE" w:rsidRPr="00757B97" w:rsidRDefault="004356AE" w:rsidP="004356AE">
            <w:pPr>
              <w:pStyle w:val="NormalWeb"/>
              <w:spacing w:before="0" w:beforeAutospacing="0" w:after="0" w:afterAutospacing="0"/>
              <w:ind w:left="252"/>
              <w:rPr>
                <w:rStyle w:val="Strong"/>
                <w:rFonts w:ascii="Arial" w:hAnsi="Arial" w:cs="Arial"/>
                <w:b w:val="0"/>
                <w:bCs w:val="0"/>
                <w:sz w:val="22"/>
                <w:szCs w:val="22"/>
              </w:rPr>
            </w:pPr>
          </w:p>
        </w:tc>
      </w:tr>
      <w:tr w:rsidR="000A299D" w:rsidRPr="00757B97" w14:paraId="41626C72" w14:textId="77777777" w:rsidTr="00613A9F">
        <w:trPr>
          <w:jc w:val="center"/>
        </w:trPr>
        <w:tc>
          <w:tcPr>
            <w:tcW w:w="2515" w:type="dxa"/>
          </w:tcPr>
          <w:p w14:paraId="08F27AE1" w14:textId="77777777" w:rsidR="000A299D" w:rsidRPr="00757B97" w:rsidRDefault="000A299D" w:rsidP="0061695D">
            <w:pPr>
              <w:pStyle w:val="TB-TableBody"/>
              <w:rPr>
                <w:color w:val="091E42"/>
                <w:sz w:val="22"/>
                <w:szCs w:val="22"/>
              </w:rPr>
            </w:pPr>
            <w:r w:rsidRPr="00757B97">
              <w:rPr>
                <w:sz w:val="22"/>
                <w:szCs w:val="22"/>
              </w:rPr>
              <w:t xml:space="preserve">Search Requests </w:t>
            </w:r>
          </w:p>
        </w:tc>
        <w:tc>
          <w:tcPr>
            <w:tcW w:w="6750" w:type="dxa"/>
          </w:tcPr>
          <w:p w14:paraId="5960B618" w14:textId="77777777" w:rsidR="000A299D" w:rsidRPr="00757B97" w:rsidRDefault="000A299D" w:rsidP="00585C8D">
            <w:pPr>
              <w:pStyle w:val="NormalWeb"/>
              <w:numPr>
                <w:ilvl w:val="0"/>
                <w:numId w:val="7"/>
              </w:numPr>
              <w:spacing w:before="0" w:beforeAutospacing="0" w:after="0" w:afterAutospacing="0"/>
              <w:ind w:left="252" w:hanging="180"/>
              <w:rPr>
                <w:rFonts w:ascii="Arial" w:hAnsi="Arial" w:cs="Arial"/>
                <w:sz w:val="22"/>
                <w:szCs w:val="22"/>
              </w:rPr>
            </w:pPr>
            <w:r w:rsidRPr="00757B97">
              <w:rPr>
                <w:rFonts w:ascii="Arial" w:hAnsi="Arial" w:cs="Arial"/>
                <w:sz w:val="22"/>
                <w:szCs w:val="22"/>
              </w:rPr>
              <w:t xml:space="preserve"> Allows user to search a particular request by applying different filters i.e. request ID, request status, device IMEI, create date, last updated, brand, model name, model number, device type, operating system, technologies, device count, number of IMEIs per device, manufacturing location </w:t>
            </w:r>
          </w:p>
          <w:p w14:paraId="6E36A4F0" w14:textId="77777777" w:rsidR="000A299D" w:rsidRPr="00757B97" w:rsidRDefault="000A299D" w:rsidP="0061695D">
            <w:pPr>
              <w:pStyle w:val="CommentText"/>
              <w:ind w:left="284" w:hanging="270"/>
              <w:rPr>
                <w:rFonts w:cs="Arial"/>
                <w:sz w:val="22"/>
                <w:szCs w:val="22"/>
              </w:rPr>
            </w:pPr>
          </w:p>
        </w:tc>
      </w:tr>
      <w:tr w:rsidR="007C2F5A" w:rsidRPr="00757B97" w14:paraId="0A078BAD" w14:textId="77777777" w:rsidTr="00613A9F">
        <w:trPr>
          <w:jc w:val="center"/>
        </w:trPr>
        <w:tc>
          <w:tcPr>
            <w:tcW w:w="2515" w:type="dxa"/>
          </w:tcPr>
          <w:p w14:paraId="77E7228F" w14:textId="77777777" w:rsidR="007C2F5A" w:rsidRPr="00757B97" w:rsidRDefault="007C2F5A" w:rsidP="0061695D">
            <w:pPr>
              <w:pStyle w:val="TB-TableBody"/>
              <w:rPr>
                <w:sz w:val="22"/>
                <w:szCs w:val="22"/>
              </w:rPr>
            </w:pPr>
            <w:r w:rsidRPr="00757B97">
              <w:rPr>
                <w:sz w:val="22"/>
                <w:szCs w:val="22"/>
              </w:rPr>
              <w:lastRenderedPageBreak/>
              <w:t>Request Sections</w:t>
            </w:r>
          </w:p>
        </w:tc>
        <w:tc>
          <w:tcPr>
            <w:tcW w:w="6750" w:type="dxa"/>
          </w:tcPr>
          <w:p w14:paraId="7925BD49" w14:textId="77777777" w:rsidR="007C2F5A" w:rsidRPr="00757B97" w:rsidRDefault="007C2F5A" w:rsidP="00585C8D">
            <w:pPr>
              <w:pStyle w:val="NormalWeb"/>
              <w:numPr>
                <w:ilvl w:val="0"/>
                <w:numId w:val="7"/>
              </w:numPr>
              <w:spacing w:before="0" w:beforeAutospacing="0" w:after="0" w:afterAutospacing="0"/>
              <w:ind w:left="252" w:hanging="180"/>
              <w:rPr>
                <w:rFonts w:ascii="Arial" w:hAnsi="Arial" w:cs="Arial"/>
                <w:sz w:val="22"/>
                <w:szCs w:val="22"/>
              </w:rPr>
            </w:pPr>
            <w:r w:rsidRPr="00757B97">
              <w:rPr>
                <w:rFonts w:ascii="Arial" w:hAnsi="Arial" w:cs="Arial"/>
                <w:sz w:val="22"/>
                <w:szCs w:val="22"/>
              </w:rPr>
              <w:t xml:space="preserve"> Request contains the following sections to review such that</w:t>
            </w:r>
          </w:p>
          <w:p w14:paraId="37DB84BE" w14:textId="77777777" w:rsidR="007C2F5A" w:rsidRPr="00757B97" w:rsidRDefault="007C2F5A" w:rsidP="00585C8D">
            <w:pPr>
              <w:pStyle w:val="NormalWeb"/>
              <w:numPr>
                <w:ilvl w:val="0"/>
                <w:numId w:val="7"/>
              </w:numPr>
              <w:tabs>
                <w:tab w:val="left" w:pos="432"/>
              </w:tabs>
              <w:spacing w:before="0" w:beforeAutospacing="0" w:after="0" w:afterAutospacing="0"/>
              <w:ind w:left="522" w:hanging="180"/>
              <w:rPr>
                <w:rFonts w:ascii="Arial" w:hAnsi="Arial" w:cs="Arial"/>
                <w:sz w:val="22"/>
                <w:szCs w:val="22"/>
              </w:rPr>
            </w:pPr>
            <w:r w:rsidRPr="00757B97">
              <w:rPr>
                <w:rFonts w:ascii="Arial" w:hAnsi="Arial" w:cs="Arial"/>
                <w:sz w:val="22"/>
                <w:szCs w:val="22"/>
              </w:rPr>
              <w:t>Device Quota</w:t>
            </w:r>
          </w:p>
          <w:p w14:paraId="7B804429" w14:textId="77777777" w:rsidR="007C2F5A" w:rsidRPr="00757B97" w:rsidRDefault="007C2F5A" w:rsidP="00585C8D">
            <w:pPr>
              <w:pStyle w:val="NormalWeb"/>
              <w:numPr>
                <w:ilvl w:val="0"/>
                <w:numId w:val="7"/>
              </w:numPr>
              <w:tabs>
                <w:tab w:val="left" w:pos="432"/>
              </w:tabs>
              <w:spacing w:before="0" w:beforeAutospacing="0" w:after="0" w:afterAutospacing="0"/>
              <w:ind w:left="522" w:hanging="180"/>
              <w:rPr>
                <w:rFonts w:ascii="Arial" w:hAnsi="Arial" w:cs="Arial"/>
                <w:sz w:val="22"/>
                <w:szCs w:val="22"/>
              </w:rPr>
            </w:pPr>
            <w:r w:rsidRPr="00757B97">
              <w:rPr>
                <w:rFonts w:ascii="Arial" w:hAnsi="Arial" w:cs="Arial"/>
                <w:sz w:val="22"/>
                <w:szCs w:val="22"/>
              </w:rPr>
              <w:t>Device Description</w:t>
            </w:r>
          </w:p>
          <w:p w14:paraId="02C3E29E" w14:textId="77777777" w:rsidR="007C2F5A" w:rsidRPr="00757B97" w:rsidRDefault="007C2F5A" w:rsidP="00585C8D">
            <w:pPr>
              <w:pStyle w:val="NormalWeb"/>
              <w:numPr>
                <w:ilvl w:val="0"/>
                <w:numId w:val="7"/>
              </w:numPr>
              <w:tabs>
                <w:tab w:val="left" w:pos="432"/>
              </w:tabs>
              <w:spacing w:before="0" w:beforeAutospacing="0" w:after="0" w:afterAutospacing="0"/>
              <w:ind w:left="522" w:hanging="180"/>
              <w:rPr>
                <w:rFonts w:ascii="Arial" w:hAnsi="Arial" w:cs="Arial"/>
                <w:sz w:val="22"/>
                <w:szCs w:val="22"/>
              </w:rPr>
            </w:pPr>
            <w:r w:rsidRPr="00757B97">
              <w:rPr>
                <w:rFonts w:ascii="Arial" w:hAnsi="Arial" w:cs="Arial"/>
                <w:sz w:val="22"/>
                <w:szCs w:val="22"/>
              </w:rPr>
              <w:t>IMEI Classification Result</w:t>
            </w:r>
          </w:p>
          <w:p w14:paraId="2FD9757B" w14:textId="77777777" w:rsidR="007C2F5A" w:rsidRPr="00757B97" w:rsidRDefault="007C2F5A" w:rsidP="00585C8D">
            <w:pPr>
              <w:pStyle w:val="NormalWeb"/>
              <w:numPr>
                <w:ilvl w:val="0"/>
                <w:numId w:val="7"/>
              </w:numPr>
              <w:tabs>
                <w:tab w:val="left" w:pos="432"/>
              </w:tabs>
              <w:spacing w:before="0" w:beforeAutospacing="0" w:after="0" w:afterAutospacing="0"/>
              <w:ind w:left="522" w:hanging="180"/>
              <w:rPr>
                <w:rFonts w:ascii="Arial" w:hAnsi="Arial" w:cs="Arial"/>
                <w:sz w:val="22"/>
                <w:szCs w:val="22"/>
              </w:rPr>
            </w:pPr>
            <w:r w:rsidRPr="00757B97">
              <w:rPr>
                <w:rFonts w:ascii="Arial" w:hAnsi="Arial" w:cs="Arial"/>
                <w:sz w:val="22"/>
                <w:szCs w:val="22"/>
              </w:rPr>
              <w:t>IMEI Registration Status</w:t>
            </w:r>
          </w:p>
          <w:p w14:paraId="447CBE5C" w14:textId="77777777" w:rsidR="007C2F5A" w:rsidRPr="00757B97" w:rsidRDefault="007C2F5A" w:rsidP="00585C8D">
            <w:pPr>
              <w:pStyle w:val="NormalWeb"/>
              <w:numPr>
                <w:ilvl w:val="0"/>
                <w:numId w:val="7"/>
              </w:numPr>
              <w:tabs>
                <w:tab w:val="left" w:pos="432"/>
              </w:tabs>
              <w:spacing w:before="0" w:beforeAutospacing="0" w:after="0" w:afterAutospacing="0"/>
              <w:ind w:left="522" w:hanging="180"/>
              <w:rPr>
                <w:rFonts w:ascii="Arial" w:hAnsi="Arial" w:cs="Arial"/>
                <w:sz w:val="22"/>
                <w:szCs w:val="22"/>
              </w:rPr>
            </w:pPr>
            <w:r w:rsidRPr="00757B97">
              <w:rPr>
                <w:rFonts w:ascii="Arial" w:hAnsi="Arial" w:cs="Arial"/>
                <w:sz w:val="22"/>
                <w:szCs w:val="22"/>
              </w:rPr>
              <w:t>Approval Documents</w:t>
            </w:r>
          </w:p>
          <w:p w14:paraId="009FB5A1" w14:textId="77777777" w:rsidR="007C2F5A" w:rsidRPr="00757B97" w:rsidRDefault="007C2F5A" w:rsidP="007C2F5A">
            <w:pPr>
              <w:pStyle w:val="NormalWeb"/>
              <w:spacing w:before="0" w:beforeAutospacing="0" w:after="0" w:afterAutospacing="0"/>
              <w:ind w:left="342"/>
              <w:rPr>
                <w:rFonts w:ascii="Arial" w:hAnsi="Arial" w:cs="Arial"/>
                <w:sz w:val="22"/>
                <w:szCs w:val="22"/>
              </w:rPr>
            </w:pPr>
          </w:p>
        </w:tc>
      </w:tr>
      <w:tr w:rsidR="007C2F5A" w:rsidRPr="00757B97" w14:paraId="0CE116E7" w14:textId="77777777" w:rsidTr="00613A9F">
        <w:trPr>
          <w:jc w:val="center"/>
        </w:trPr>
        <w:tc>
          <w:tcPr>
            <w:tcW w:w="2515" w:type="dxa"/>
          </w:tcPr>
          <w:p w14:paraId="5E862970" w14:textId="77777777" w:rsidR="007C2F5A" w:rsidRPr="00757B97" w:rsidRDefault="007C2F5A" w:rsidP="0061695D">
            <w:pPr>
              <w:pStyle w:val="TB-TableBody"/>
              <w:rPr>
                <w:sz w:val="22"/>
                <w:szCs w:val="22"/>
              </w:rPr>
            </w:pPr>
            <w:r w:rsidRPr="00757B97">
              <w:rPr>
                <w:sz w:val="22"/>
                <w:szCs w:val="22"/>
              </w:rPr>
              <w:t>Device Quota</w:t>
            </w:r>
          </w:p>
        </w:tc>
        <w:tc>
          <w:tcPr>
            <w:tcW w:w="6750" w:type="dxa"/>
          </w:tcPr>
          <w:p w14:paraId="5BF09EDE" w14:textId="77777777" w:rsidR="007C2F5A" w:rsidRPr="00757B97" w:rsidRDefault="007A7B6C" w:rsidP="000A299D">
            <w:pPr>
              <w:pStyle w:val="NormalWeb"/>
              <w:numPr>
                <w:ilvl w:val="0"/>
                <w:numId w:val="7"/>
              </w:numPr>
              <w:spacing w:before="0" w:beforeAutospacing="0" w:after="0" w:afterAutospacing="0"/>
              <w:ind w:left="342" w:hanging="180"/>
              <w:rPr>
                <w:rFonts w:ascii="Arial" w:hAnsi="Arial" w:cs="Arial"/>
                <w:b/>
                <w:sz w:val="22"/>
                <w:szCs w:val="22"/>
              </w:rPr>
            </w:pPr>
            <w:r w:rsidRPr="00757B97">
              <w:rPr>
                <w:rFonts w:ascii="Arial" w:hAnsi="Arial" w:cs="Arial"/>
                <w:b/>
                <w:sz w:val="22"/>
                <w:szCs w:val="22"/>
              </w:rPr>
              <w:t>Allowed Device Quota</w:t>
            </w:r>
          </w:p>
          <w:p w14:paraId="390B7F78" w14:textId="77777777" w:rsidR="0048726B" w:rsidRPr="00757B97" w:rsidRDefault="0048726B" w:rsidP="0048726B">
            <w:pPr>
              <w:pStyle w:val="NormalWeb"/>
              <w:spacing w:before="0" w:beforeAutospacing="0" w:after="0" w:afterAutospacing="0"/>
              <w:ind w:left="342"/>
              <w:rPr>
                <w:rFonts w:ascii="Arial" w:hAnsi="Arial" w:cs="Arial"/>
                <w:sz w:val="22"/>
                <w:szCs w:val="22"/>
              </w:rPr>
            </w:pPr>
            <w:r w:rsidRPr="00757B97">
              <w:rPr>
                <w:rFonts w:ascii="Arial" w:hAnsi="Arial" w:cs="Arial"/>
                <w:sz w:val="22"/>
                <w:szCs w:val="22"/>
              </w:rPr>
              <w:t>Display</w:t>
            </w:r>
            <w:r w:rsidR="00A651FE" w:rsidRPr="00757B97">
              <w:rPr>
                <w:rFonts w:ascii="Arial" w:hAnsi="Arial" w:cs="Arial"/>
                <w:sz w:val="22"/>
                <w:szCs w:val="22"/>
              </w:rPr>
              <w:t>s</w:t>
            </w:r>
            <w:r w:rsidR="00B87E48" w:rsidRPr="00757B97">
              <w:rPr>
                <w:rFonts w:ascii="Arial" w:hAnsi="Arial" w:cs="Arial"/>
                <w:sz w:val="22"/>
                <w:szCs w:val="22"/>
              </w:rPr>
              <w:t xml:space="preserve"> the total count of devices that </w:t>
            </w:r>
            <w:r w:rsidRPr="00757B97">
              <w:rPr>
                <w:rFonts w:ascii="Arial" w:hAnsi="Arial" w:cs="Arial"/>
                <w:sz w:val="22"/>
                <w:szCs w:val="22"/>
              </w:rPr>
              <w:t>a user can register</w:t>
            </w:r>
            <w:r w:rsidR="002216B2">
              <w:rPr>
                <w:rFonts w:ascii="Arial" w:hAnsi="Arial" w:cs="Arial"/>
                <w:sz w:val="22"/>
                <w:szCs w:val="22"/>
              </w:rPr>
              <w:t>.</w:t>
            </w:r>
            <w:r w:rsidRPr="00757B97">
              <w:rPr>
                <w:rFonts w:ascii="Arial" w:hAnsi="Arial" w:cs="Arial"/>
                <w:sz w:val="22"/>
                <w:szCs w:val="22"/>
              </w:rPr>
              <w:t xml:space="preserve"> </w:t>
            </w:r>
          </w:p>
          <w:p w14:paraId="0925E9C0" w14:textId="77777777" w:rsidR="00EA5BDD" w:rsidRPr="00757B97" w:rsidRDefault="00EA5BDD" w:rsidP="0048726B">
            <w:pPr>
              <w:pStyle w:val="NormalWeb"/>
              <w:spacing w:before="0" w:beforeAutospacing="0" w:after="0" w:afterAutospacing="0"/>
              <w:ind w:left="342"/>
              <w:rPr>
                <w:rFonts w:ascii="Arial" w:hAnsi="Arial" w:cs="Arial"/>
                <w:sz w:val="22"/>
                <w:szCs w:val="22"/>
              </w:rPr>
            </w:pPr>
          </w:p>
          <w:p w14:paraId="0E852559" w14:textId="77777777" w:rsidR="007A7B6C" w:rsidRPr="00757B97" w:rsidRDefault="00DF7613" w:rsidP="000A299D">
            <w:pPr>
              <w:pStyle w:val="NormalWeb"/>
              <w:numPr>
                <w:ilvl w:val="0"/>
                <w:numId w:val="7"/>
              </w:numPr>
              <w:spacing w:before="0" w:beforeAutospacing="0" w:after="0" w:afterAutospacing="0"/>
              <w:ind w:left="342" w:hanging="180"/>
              <w:rPr>
                <w:rFonts w:ascii="Arial" w:hAnsi="Arial" w:cs="Arial"/>
                <w:b/>
                <w:sz w:val="22"/>
                <w:szCs w:val="22"/>
              </w:rPr>
            </w:pPr>
            <w:r w:rsidRPr="00757B97">
              <w:rPr>
                <w:rFonts w:ascii="Arial" w:hAnsi="Arial" w:cs="Arial"/>
                <w:b/>
                <w:sz w:val="22"/>
                <w:szCs w:val="22"/>
              </w:rPr>
              <w:t xml:space="preserve">Used Device Quota </w:t>
            </w:r>
          </w:p>
          <w:p w14:paraId="24F67C75" w14:textId="77777777" w:rsidR="00EA5BDD" w:rsidRPr="00757B97" w:rsidRDefault="00A651FE" w:rsidP="0048726B">
            <w:pPr>
              <w:pStyle w:val="NormalWeb"/>
              <w:spacing w:before="0" w:beforeAutospacing="0" w:after="0" w:afterAutospacing="0"/>
              <w:ind w:left="342"/>
              <w:rPr>
                <w:rFonts w:ascii="Arial" w:hAnsi="Arial" w:cs="Arial"/>
                <w:sz w:val="22"/>
                <w:szCs w:val="22"/>
              </w:rPr>
            </w:pPr>
            <w:r w:rsidRPr="00757B97">
              <w:rPr>
                <w:rFonts w:ascii="Arial" w:hAnsi="Arial" w:cs="Arial"/>
                <w:sz w:val="22"/>
                <w:szCs w:val="22"/>
              </w:rPr>
              <w:t>Displays</w:t>
            </w:r>
            <w:r w:rsidR="0048726B" w:rsidRPr="00757B97">
              <w:rPr>
                <w:rFonts w:ascii="Arial" w:hAnsi="Arial" w:cs="Arial"/>
                <w:sz w:val="22"/>
                <w:szCs w:val="22"/>
              </w:rPr>
              <w:t xml:space="preserve"> the total number of devices registered by user</w:t>
            </w:r>
            <w:r w:rsidR="002216B2">
              <w:rPr>
                <w:rFonts w:ascii="Arial" w:hAnsi="Arial" w:cs="Arial"/>
                <w:sz w:val="22"/>
                <w:szCs w:val="22"/>
              </w:rPr>
              <w:t>.</w:t>
            </w:r>
          </w:p>
          <w:p w14:paraId="1F116607" w14:textId="77777777" w:rsidR="0048726B" w:rsidRPr="00757B97" w:rsidRDefault="0048726B" w:rsidP="0048726B">
            <w:pPr>
              <w:pStyle w:val="NormalWeb"/>
              <w:spacing w:before="0" w:beforeAutospacing="0" w:after="0" w:afterAutospacing="0"/>
              <w:ind w:left="342"/>
              <w:rPr>
                <w:rFonts w:ascii="Arial" w:hAnsi="Arial" w:cs="Arial"/>
                <w:sz w:val="22"/>
                <w:szCs w:val="22"/>
              </w:rPr>
            </w:pPr>
            <w:r w:rsidRPr="00757B97">
              <w:rPr>
                <w:rFonts w:ascii="Arial" w:hAnsi="Arial" w:cs="Arial"/>
                <w:sz w:val="22"/>
                <w:szCs w:val="22"/>
              </w:rPr>
              <w:t xml:space="preserve"> </w:t>
            </w:r>
          </w:p>
          <w:p w14:paraId="7983E5FE" w14:textId="77777777" w:rsidR="00DF7613" w:rsidRPr="00757B97" w:rsidRDefault="00DF7613" w:rsidP="000A299D">
            <w:pPr>
              <w:pStyle w:val="NormalWeb"/>
              <w:numPr>
                <w:ilvl w:val="0"/>
                <w:numId w:val="7"/>
              </w:numPr>
              <w:spacing w:before="0" w:beforeAutospacing="0" w:after="0" w:afterAutospacing="0"/>
              <w:ind w:left="342" w:hanging="180"/>
              <w:rPr>
                <w:rFonts w:ascii="Arial" w:hAnsi="Arial" w:cs="Arial"/>
                <w:b/>
                <w:sz w:val="22"/>
                <w:szCs w:val="22"/>
              </w:rPr>
            </w:pPr>
            <w:r w:rsidRPr="00757B97">
              <w:rPr>
                <w:rFonts w:ascii="Arial" w:hAnsi="Arial" w:cs="Arial"/>
                <w:b/>
                <w:sz w:val="22"/>
                <w:szCs w:val="22"/>
              </w:rPr>
              <w:t xml:space="preserve">Request Device Count </w:t>
            </w:r>
          </w:p>
          <w:p w14:paraId="541B3E1A" w14:textId="77777777" w:rsidR="0048726B" w:rsidRPr="00757B97" w:rsidRDefault="00A651FE" w:rsidP="0048726B">
            <w:pPr>
              <w:pStyle w:val="NormalWeb"/>
              <w:spacing w:before="0" w:beforeAutospacing="0" w:after="0" w:afterAutospacing="0"/>
              <w:ind w:left="342"/>
              <w:rPr>
                <w:rFonts w:ascii="Arial" w:hAnsi="Arial" w:cs="Arial"/>
                <w:sz w:val="22"/>
                <w:szCs w:val="22"/>
              </w:rPr>
            </w:pPr>
            <w:r w:rsidRPr="00757B97">
              <w:rPr>
                <w:rFonts w:ascii="Arial" w:hAnsi="Arial" w:cs="Arial"/>
                <w:sz w:val="22"/>
                <w:szCs w:val="22"/>
              </w:rPr>
              <w:t>Displays the number of devices user is requesting for</w:t>
            </w:r>
            <w:r w:rsidR="002216B2">
              <w:rPr>
                <w:rFonts w:ascii="Arial" w:hAnsi="Arial" w:cs="Arial"/>
                <w:sz w:val="22"/>
                <w:szCs w:val="22"/>
              </w:rPr>
              <w:t>.</w:t>
            </w:r>
          </w:p>
          <w:p w14:paraId="342A5CF6" w14:textId="77777777" w:rsidR="00EA5BDD" w:rsidRPr="00757B97" w:rsidRDefault="00EA5BDD" w:rsidP="0048726B">
            <w:pPr>
              <w:pStyle w:val="NormalWeb"/>
              <w:spacing w:before="0" w:beforeAutospacing="0" w:after="0" w:afterAutospacing="0"/>
              <w:ind w:left="342"/>
              <w:rPr>
                <w:rFonts w:ascii="Arial" w:hAnsi="Arial" w:cs="Arial"/>
                <w:sz w:val="22"/>
                <w:szCs w:val="22"/>
              </w:rPr>
            </w:pPr>
          </w:p>
          <w:p w14:paraId="583D2A53" w14:textId="77777777" w:rsidR="00DF7613" w:rsidRPr="00757B97" w:rsidRDefault="00DF7613" w:rsidP="000A299D">
            <w:pPr>
              <w:pStyle w:val="NormalWeb"/>
              <w:numPr>
                <w:ilvl w:val="0"/>
                <w:numId w:val="7"/>
              </w:numPr>
              <w:spacing w:before="0" w:beforeAutospacing="0" w:after="0" w:afterAutospacing="0"/>
              <w:ind w:left="342" w:hanging="180"/>
              <w:rPr>
                <w:rFonts w:ascii="Arial" w:hAnsi="Arial" w:cs="Arial"/>
                <w:b/>
                <w:sz w:val="22"/>
                <w:szCs w:val="22"/>
              </w:rPr>
            </w:pPr>
            <w:r w:rsidRPr="00757B97">
              <w:rPr>
                <w:rFonts w:ascii="Arial" w:hAnsi="Arial" w:cs="Arial"/>
                <w:b/>
                <w:sz w:val="22"/>
                <w:szCs w:val="22"/>
              </w:rPr>
              <w:t xml:space="preserve">Remaining Device Quota </w:t>
            </w:r>
          </w:p>
          <w:p w14:paraId="3D8D8DA4" w14:textId="77777777" w:rsidR="007A7B6C" w:rsidRPr="00757B97" w:rsidRDefault="00A651FE" w:rsidP="00DF7613">
            <w:pPr>
              <w:pStyle w:val="NormalWeb"/>
              <w:spacing w:before="0" w:beforeAutospacing="0" w:after="0" w:afterAutospacing="0"/>
              <w:ind w:left="342"/>
              <w:rPr>
                <w:rFonts w:ascii="Arial" w:hAnsi="Arial" w:cs="Arial"/>
                <w:sz w:val="22"/>
                <w:szCs w:val="22"/>
              </w:rPr>
            </w:pPr>
            <w:r w:rsidRPr="00757B97">
              <w:rPr>
                <w:rFonts w:ascii="Arial" w:hAnsi="Arial" w:cs="Arial"/>
                <w:sz w:val="22"/>
                <w:szCs w:val="22"/>
              </w:rPr>
              <w:t>Displays the total number of remaining devices</w:t>
            </w:r>
            <w:r w:rsidR="002216B2">
              <w:rPr>
                <w:rFonts w:ascii="Arial" w:hAnsi="Arial" w:cs="Arial"/>
                <w:sz w:val="22"/>
                <w:szCs w:val="22"/>
              </w:rPr>
              <w:t>.</w:t>
            </w:r>
          </w:p>
          <w:p w14:paraId="7A7F9E19" w14:textId="77777777" w:rsidR="00EA5BDD" w:rsidRPr="00757B97" w:rsidRDefault="00EA5BDD" w:rsidP="00DF7613">
            <w:pPr>
              <w:pStyle w:val="NormalWeb"/>
              <w:spacing w:before="0" w:beforeAutospacing="0" w:after="0" w:afterAutospacing="0"/>
              <w:ind w:left="342"/>
              <w:rPr>
                <w:rFonts w:ascii="Arial" w:hAnsi="Arial" w:cs="Arial"/>
                <w:sz w:val="22"/>
                <w:szCs w:val="22"/>
              </w:rPr>
            </w:pPr>
          </w:p>
        </w:tc>
      </w:tr>
      <w:tr w:rsidR="00DF7613" w:rsidRPr="00757B97" w14:paraId="284F1F64" w14:textId="77777777" w:rsidTr="00613A9F">
        <w:trPr>
          <w:jc w:val="center"/>
        </w:trPr>
        <w:tc>
          <w:tcPr>
            <w:tcW w:w="2515" w:type="dxa"/>
          </w:tcPr>
          <w:p w14:paraId="32384C19" w14:textId="77777777" w:rsidR="00DF7613" w:rsidRPr="00757B97" w:rsidRDefault="00DF7613" w:rsidP="0061695D">
            <w:pPr>
              <w:pStyle w:val="TB-TableBody"/>
              <w:rPr>
                <w:sz w:val="22"/>
                <w:szCs w:val="22"/>
              </w:rPr>
            </w:pPr>
            <w:r w:rsidRPr="00757B97">
              <w:rPr>
                <w:sz w:val="22"/>
                <w:szCs w:val="22"/>
              </w:rPr>
              <w:t>Device Description</w:t>
            </w:r>
          </w:p>
        </w:tc>
        <w:tc>
          <w:tcPr>
            <w:tcW w:w="6750" w:type="dxa"/>
          </w:tcPr>
          <w:p w14:paraId="34CC2D0E" w14:textId="77777777" w:rsidR="00A651FE" w:rsidRPr="00757B97" w:rsidRDefault="00D51F34" w:rsidP="00A651FE">
            <w:pPr>
              <w:pStyle w:val="NormalWeb"/>
              <w:spacing w:before="0" w:beforeAutospacing="0" w:after="0" w:afterAutospacing="0"/>
              <w:ind w:left="342"/>
              <w:rPr>
                <w:rFonts w:ascii="Arial" w:hAnsi="Arial" w:cs="Arial"/>
                <w:sz w:val="22"/>
                <w:szCs w:val="22"/>
              </w:rPr>
            </w:pPr>
            <w:r w:rsidRPr="00757B97">
              <w:rPr>
                <w:rFonts w:ascii="Arial" w:hAnsi="Arial" w:cs="Arial"/>
                <w:sz w:val="22"/>
                <w:szCs w:val="22"/>
              </w:rPr>
              <w:t>Displays</w:t>
            </w:r>
            <w:r w:rsidR="00A651FE" w:rsidRPr="00757B97">
              <w:rPr>
                <w:rFonts w:ascii="Arial" w:hAnsi="Arial" w:cs="Arial"/>
                <w:sz w:val="22"/>
                <w:szCs w:val="22"/>
              </w:rPr>
              <w:t xml:space="preserve"> both user and GSMA</w:t>
            </w:r>
            <w:r w:rsidRPr="00757B97">
              <w:rPr>
                <w:rFonts w:ascii="Arial" w:hAnsi="Arial" w:cs="Arial"/>
                <w:sz w:val="22"/>
                <w:szCs w:val="22"/>
              </w:rPr>
              <w:t xml:space="preserve"> </w:t>
            </w:r>
            <w:r w:rsidR="00A651FE" w:rsidRPr="00757B97">
              <w:rPr>
                <w:rFonts w:ascii="Arial" w:hAnsi="Arial" w:cs="Arial"/>
                <w:sz w:val="22"/>
                <w:szCs w:val="22"/>
              </w:rPr>
              <w:t>device descriptions</w:t>
            </w:r>
            <w:r w:rsidR="002216B2">
              <w:rPr>
                <w:rFonts w:ascii="Arial" w:hAnsi="Arial" w:cs="Arial"/>
                <w:sz w:val="22"/>
                <w:szCs w:val="22"/>
              </w:rPr>
              <w:t>.</w:t>
            </w:r>
          </w:p>
          <w:p w14:paraId="17E940FD" w14:textId="77777777" w:rsidR="00D51F34" w:rsidRPr="00757B97" w:rsidRDefault="00D51F34">
            <w:pPr>
              <w:pStyle w:val="CommentText"/>
              <w:numPr>
                <w:ilvl w:val="0"/>
                <w:numId w:val="16"/>
              </w:numPr>
              <w:ind w:left="342" w:hanging="180"/>
              <w:rPr>
                <w:ins w:id="42" w:author="Fozia Zafar" w:date="2018-10-04T18:11:00Z"/>
                <w:rFonts w:cs="Arial"/>
                <w:b/>
                <w:sz w:val="22"/>
                <w:szCs w:val="22"/>
                <w:rPrChange w:id="43" w:author="Fozia Zafar" w:date="2018-10-05T00:58:00Z">
                  <w:rPr>
                    <w:ins w:id="44" w:author="Fozia Zafar" w:date="2018-10-04T18:11:00Z"/>
                    <w:rFonts w:cs="Arial"/>
                    <w:sz w:val="22"/>
                    <w:szCs w:val="22"/>
                  </w:rPr>
                </w:rPrChange>
              </w:rPr>
              <w:pPrChange w:id="45" w:author="Fozia Zafar" w:date="2018-10-05T00:58:00Z">
                <w:pPr>
                  <w:pStyle w:val="CommentText"/>
                  <w:numPr>
                    <w:numId w:val="18"/>
                  </w:numPr>
                  <w:tabs>
                    <w:tab w:val="num" w:pos="360"/>
                    <w:tab w:val="num" w:pos="720"/>
                  </w:tabs>
                  <w:ind w:left="720" w:firstLine="162"/>
                </w:pPr>
              </w:pPrChange>
            </w:pPr>
            <w:ins w:id="46" w:author="Fozia Zafar" w:date="2018-10-04T18:11:00Z">
              <w:r w:rsidRPr="00757B97">
                <w:rPr>
                  <w:rFonts w:cs="Arial"/>
                  <w:b/>
                  <w:sz w:val="22"/>
                  <w:szCs w:val="22"/>
                </w:rPr>
                <w:t>Brand</w:t>
              </w:r>
            </w:ins>
          </w:p>
          <w:p w14:paraId="6A6EE7A6" w14:textId="77777777" w:rsidR="00D51F34" w:rsidRPr="00757B97" w:rsidRDefault="00D51F34">
            <w:pPr>
              <w:pStyle w:val="CommentText"/>
              <w:ind w:left="162" w:firstLine="162"/>
              <w:rPr>
                <w:ins w:id="47" w:author="Fozia Zafar" w:date="2018-10-04T23:34:00Z"/>
                <w:rFonts w:cs="Arial"/>
                <w:sz w:val="22"/>
                <w:szCs w:val="22"/>
              </w:rPr>
              <w:pPrChange w:id="48" w:author="Fozia Zafar" w:date="2018-10-05T00:58:00Z">
                <w:pPr>
                  <w:pStyle w:val="CommentText"/>
                  <w:ind w:firstLine="162"/>
                </w:pPr>
              </w:pPrChange>
            </w:pPr>
            <w:ins w:id="49" w:author="Fozia Zafar" w:date="2018-10-04T18:11:00Z">
              <w:r w:rsidRPr="00757B97">
                <w:rPr>
                  <w:rFonts w:cs="Arial"/>
                  <w:sz w:val="22"/>
                  <w:szCs w:val="22"/>
                </w:rPr>
                <w:t xml:space="preserve">Displays the brand </w:t>
              </w:r>
            </w:ins>
            <w:ins w:id="50" w:author="Fozia Zafar" w:date="2018-10-04T23:34:00Z">
              <w:r w:rsidRPr="00757B97">
                <w:rPr>
                  <w:rFonts w:cs="Arial"/>
                  <w:sz w:val="22"/>
                  <w:szCs w:val="22"/>
                </w:rPr>
                <w:t xml:space="preserve">name </w:t>
              </w:r>
            </w:ins>
            <w:ins w:id="51" w:author="Fozia Zafar" w:date="2018-10-04T18:11:00Z">
              <w:r w:rsidRPr="00757B97">
                <w:rPr>
                  <w:rFonts w:cs="Arial"/>
                  <w:sz w:val="22"/>
                  <w:szCs w:val="22"/>
                </w:rPr>
                <w:t>of device</w:t>
              </w:r>
            </w:ins>
            <w:r w:rsidR="002216B2">
              <w:rPr>
                <w:rFonts w:cs="Arial"/>
                <w:sz w:val="22"/>
                <w:szCs w:val="22"/>
              </w:rPr>
              <w:t>.</w:t>
            </w:r>
          </w:p>
          <w:p w14:paraId="3BB9BEEB" w14:textId="77777777" w:rsidR="00D51F34" w:rsidRPr="00757B97" w:rsidRDefault="00D51F34" w:rsidP="00D51F34">
            <w:pPr>
              <w:pStyle w:val="CommentText"/>
              <w:ind w:firstLine="162"/>
              <w:rPr>
                <w:ins w:id="52" w:author="Fozia Zafar" w:date="2018-10-04T18:11:00Z"/>
                <w:rFonts w:cs="Arial"/>
                <w:sz w:val="22"/>
                <w:szCs w:val="22"/>
              </w:rPr>
            </w:pPr>
          </w:p>
          <w:p w14:paraId="5FDE21A0" w14:textId="77777777" w:rsidR="00D51F34" w:rsidRPr="00757B97" w:rsidRDefault="00D51F34">
            <w:pPr>
              <w:pStyle w:val="CommentText"/>
              <w:numPr>
                <w:ilvl w:val="0"/>
                <w:numId w:val="16"/>
              </w:numPr>
              <w:ind w:left="342" w:hanging="180"/>
              <w:rPr>
                <w:ins w:id="53" w:author="Fozia Zafar" w:date="2018-10-04T18:11:00Z"/>
                <w:rFonts w:cs="Arial"/>
                <w:b/>
                <w:sz w:val="22"/>
                <w:szCs w:val="22"/>
                <w:rPrChange w:id="54" w:author="Fozia Zafar" w:date="2018-10-05T00:58:00Z">
                  <w:rPr>
                    <w:ins w:id="55" w:author="Fozia Zafar" w:date="2018-10-04T18:11:00Z"/>
                    <w:rFonts w:cs="Arial"/>
                    <w:sz w:val="22"/>
                    <w:szCs w:val="22"/>
                  </w:rPr>
                </w:rPrChange>
              </w:rPr>
              <w:pPrChange w:id="56" w:author="Fozia Zafar" w:date="2018-10-05T00:58:00Z">
                <w:pPr>
                  <w:pStyle w:val="CommentText"/>
                  <w:numPr>
                    <w:numId w:val="18"/>
                  </w:numPr>
                  <w:tabs>
                    <w:tab w:val="num" w:pos="360"/>
                    <w:tab w:val="num" w:pos="720"/>
                  </w:tabs>
                  <w:ind w:left="720" w:firstLine="162"/>
                </w:pPr>
              </w:pPrChange>
            </w:pPr>
            <w:ins w:id="57" w:author="Fozia Zafar" w:date="2018-10-04T18:11:00Z">
              <w:r w:rsidRPr="00757B97">
                <w:rPr>
                  <w:rFonts w:cs="Arial"/>
                  <w:b/>
                  <w:sz w:val="22"/>
                  <w:szCs w:val="22"/>
                </w:rPr>
                <w:t>Model Name</w:t>
              </w:r>
            </w:ins>
          </w:p>
          <w:p w14:paraId="67BCD250" w14:textId="77777777" w:rsidR="00D51F34" w:rsidRPr="00757B97" w:rsidRDefault="00D51F34">
            <w:pPr>
              <w:pStyle w:val="CommentText"/>
              <w:ind w:left="162" w:firstLine="162"/>
              <w:rPr>
                <w:ins w:id="58" w:author="Fozia Zafar" w:date="2018-10-04T23:34:00Z"/>
                <w:rFonts w:cs="Arial"/>
                <w:sz w:val="22"/>
                <w:szCs w:val="22"/>
              </w:rPr>
              <w:pPrChange w:id="59" w:author="Fozia Zafar" w:date="2018-10-05T00:59:00Z">
                <w:pPr>
                  <w:pStyle w:val="CommentText"/>
                  <w:ind w:firstLine="162"/>
                </w:pPr>
              </w:pPrChange>
            </w:pPr>
            <w:ins w:id="60" w:author="Fozia Zafar" w:date="2018-10-04T18:11:00Z">
              <w:r w:rsidRPr="00757B97">
                <w:rPr>
                  <w:rFonts w:cs="Arial"/>
                  <w:sz w:val="22"/>
                  <w:szCs w:val="22"/>
                </w:rPr>
                <w:t>Displays the model name of device</w:t>
              </w:r>
            </w:ins>
            <w:r w:rsidR="002216B2">
              <w:rPr>
                <w:rFonts w:cs="Arial"/>
                <w:sz w:val="22"/>
                <w:szCs w:val="22"/>
              </w:rPr>
              <w:t>.</w:t>
            </w:r>
          </w:p>
          <w:p w14:paraId="51DD2313" w14:textId="77777777" w:rsidR="00D51F34" w:rsidRPr="00757B97" w:rsidRDefault="00D51F34" w:rsidP="00D51F34">
            <w:pPr>
              <w:pStyle w:val="CommentText"/>
              <w:ind w:firstLine="162"/>
              <w:rPr>
                <w:ins w:id="61" w:author="Fozia Zafar" w:date="2018-10-04T18:11:00Z"/>
                <w:rFonts w:cs="Arial"/>
                <w:sz w:val="22"/>
                <w:szCs w:val="22"/>
              </w:rPr>
            </w:pPr>
          </w:p>
          <w:p w14:paraId="2B976BD7" w14:textId="77777777" w:rsidR="00D51F34" w:rsidRPr="00757B97" w:rsidRDefault="00D51F34">
            <w:pPr>
              <w:pStyle w:val="CommentText"/>
              <w:numPr>
                <w:ilvl w:val="0"/>
                <w:numId w:val="16"/>
              </w:numPr>
              <w:ind w:left="342" w:hanging="180"/>
              <w:rPr>
                <w:ins w:id="62" w:author="Fozia Zafar" w:date="2018-10-04T18:11:00Z"/>
                <w:rFonts w:cs="Arial"/>
                <w:b/>
                <w:sz w:val="22"/>
                <w:szCs w:val="22"/>
              </w:rPr>
              <w:pPrChange w:id="63" w:author="Fozia Zafar" w:date="2018-10-05T00:58:00Z">
                <w:pPr>
                  <w:pStyle w:val="CommentText"/>
                  <w:numPr>
                    <w:numId w:val="18"/>
                  </w:numPr>
                  <w:tabs>
                    <w:tab w:val="num" w:pos="360"/>
                    <w:tab w:val="num" w:pos="720"/>
                  </w:tabs>
                  <w:ind w:left="720" w:firstLine="162"/>
                </w:pPr>
              </w:pPrChange>
            </w:pPr>
            <w:ins w:id="64" w:author="Fozia Zafar" w:date="2018-10-04T18:11:00Z">
              <w:r w:rsidRPr="00757B97">
                <w:rPr>
                  <w:rFonts w:cs="Arial"/>
                  <w:b/>
                  <w:sz w:val="22"/>
                  <w:szCs w:val="22"/>
                </w:rPr>
                <w:t>Model Number</w:t>
              </w:r>
            </w:ins>
          </w:p>
          <w:p w14:paraId="6B10EC12" w14:textId="77777777" w:rsidR="00D51F34" w:rsidRPr="00757B97" w:rsidRDefault="00D51F34">
            <w:pPr>
              <w:pStyle w:val="CommentText"/>
              <w:ind w:left="162" w:firstLine="162"/>
              <w:rPr>
                <w:ins w:id="65" w:author="Fozia Zafar" w:date="2018-10-04T23:34:00Z"/>
                <w:rFonts w:cs="Arial"/>
                <w:sz w:val="22"/>
                <w:szCs w:val="22"/>
              </w:rPr>
              <w:pPrChange w:id="66" w:author="Fozia Zafar" w:date="2018-10-05T00:59:00Z">
                <w:pPr>
                  <w:pStyle w:val="CommentText"/>
                  <w:ind w:firstLine="162"/>
                </w:pPr>
              </w:pPrChange>
            </w:pPr>
            <w:ins w:id="67" w:author="Fozia Zafar" w:date="2018-10-04T18:11:00Z">
              <w:r w:rsidRPr="00757B97">
                <w:rPr>
                  <w:rFonts w:cs="Arial"/>
                  <w:sz w:val="22"/>
                  <w:szCs w:val="22"/>
                </w:rPr>
                <w:t xml:space="preserve"> Displays the model number of </w:t>
              </w:r>
              <w:proofErr w:type="gramStart"/>
              <w:r w:rsidRPr="00757B97">
                <w:rPr>
                  <w:rFonts w:cs="Arial"/>
                  <w:sz w:val="22"/>
                  <w:szCs w:val="22"/>
                </w:rPr>
                <w:t>device</w:t>
              </w:r>
            </w:ins>
            <w:proofErr w:type="gramEnd"/>
            <w:r w:rsidR="002216B2">
              <w:rPr>
                <w:rFonts w:cs="Arial"/>
                <w:sz w:val="22"/>
                <w:szCs w:val="22"/>
              </w:rPr>
              <w:t>.</w:t>
            </w:r>
          </w:p>
          <w:p w14:paraId="033D6DFF" w14:textId="77777777" w:rsidR="00D51F34" w:rsidRPr="00757B97" w:rsidRDefault="00D51F34" w:rsidP="00D51F34">
            <w:pPr>
              <w:pStyle w:val="CommentText"/>
              <w:ind w:firstLine="162"/>
              <w:rPr>
                <w:ins w:id="68" w:author="Fozia Zafar" w:date="2018-10-04T18:11:00Z"/>
                <w:rFonts w:cs="Arial"/>
                <w:sz w:val="22"/>
                <w:szCs w:val="22"/>
              </w:rPr>
            </w:pPr>
          </w:p>
          <w:p w14:paraId="66B18210" w14:textId="77777777" w:rsidR="00D51F34" w:rsidRPr="00757B97" w:rsidRDefault="00D51F34">
            <w:pPr>
              <w:pStyle w:val="CommentText"/>
              <w:numPr>
                <w:ilvl w:val="0"/>
                <w:numId w:val="16"/>
              </w:numPr>
              <w:ind w:left="342" w:hanging="180"/>
              <w:rPr>
                <w:ins w:id="69" w:author="Fozia Zafar" w:date="2018-10-04T18:11:00Z"/>
                <w:rFonts w:cs="Arial"/>
                <w:b/>
                <w:sz w:val="22"/>
                <w:szCs w:val="22"/>
                <w:rPrChange w:id="70" w:author="Fozia Zafar" w:date="2018-10-05T00:58:00Z">
                  <w:rPr>
                    <w:ins w:id="71" w:author="Fozia Zafar" w:date="2018-10-04T18:11:00Z"/>
                    <w:rFonts w:cs="Arial"/>
                    <w:b/>
                    <w:bCs/>
                    <w:sz w:val="22"/>
                    <w:szCs w:val="22"/>
                    <w:shd w:val="clear" w:color="auto" w:fill="FFFFFF"/>
                  </w:rPr>
                </w:rPrChange>
              </w:rPr>
              <w:pPrChange w:id="72" w:author="Fozia Zafar" w:date="2018-10-05T00:58:00Z">
                <w:pPr>
                  <w:pStyle w:val="CommentText"/>
                  <w:numPr>
                    <w:numId w:val="18"/>
                  </w:numPr>
                  <w:tabs>
                    <w:tab w:val="num" w:pos="360"/>
                    <w:tab w:val="num" w:pos="720"/>
                  </w:tabs>
                  <w:ind w:left="720" w:firstLine="162"/>
                </w:pPr>
              </w:pPrChange>
            </w:pPr>
            <w:ins w:id="73" w:author="Fozia Zafar" w:date="2018-10-04T18:11:00Z">
              <w:r w:rsidRPr="00757B97">
                <w:rPr>
                  <w:rFonts w:cs="Arial"/>
                  <w:b/>
                  <w:sz w:val="22"/>
                  <w:szCs w:val="22"/>
                  <w:rPrChange w:id="74" w:author="Fozia Zafar" w:date="2018-10-05T00:58:00Z">
                    <w:rPr>
                      <w:rFonts w:cs="Arial"/>
                      <w:b/>
                      <w:bCs/>
                      <w:sz w:val="22"/>
                      <w:szCs w:val="22"/>
                      <w:shd w:val="clear" w:color="auto" w:fill="FFFFFF"/>
                    </w:rPr>
                  </w:rPrChange>
                </w:rPr>
                <w:t>Manufacturer</w:t>
              </w:r>
            </w:ins>
          </w:p>
          <w:p w14:paraId="42D78305" w14:textId="77777777" w:rsidR="00D51F34" w:rsidRPr="00757B97" w:rsidRDefault="00D51F34">
            <w:pPr>
              <w:pStyle w:val="CommentText"/>
              <w:ind w:left="342"/>
              <w:rPr>
                <w:ins w:id="75" w:author="Fozia Zafar" w:date="2018-10-04T23:34:00Z"/>
                <w:rFonts w:cs="Arial"/>
                <w:sz w:val="22"/>
                <w:szCs w:val="22"/>
                <w:rPrChange w:id="76" w:author="Fozia Zafar" w:date="2018-10-05T00:59:00Z">
                  <w:rPr>
                    <w:ins w:id="77" w:author="Fozia Zafar" w:date="2018-10-04T23:34:00Z"/>
                    <w:rFonts w:cs="Arial"/>
                    <w:b/>
                    <w:bCs/>
                    <w:sz w:val="22"/>
                    <w:szCs w:val="22"/>
                    <w:shd w:val="clear" w:color="auto" w:fill="FFFFFF"/>
                  </w:rPr>
                </w:rPrChange>
              </w:rPr>
              <w:pPrChange w:id="78" w:author="Fozia Zafar" w:date="2018-10-05T00:59:00Z">
                <w:pPr>
                  <w:pStyle w:val="CommentText"/>
                  <w:ind w:left="630"/>
                </w:pPr>
              </w:pPrChange>
            </w:pPr>
            <w:ins w:id="79" w:author="Fozia Zafar" w:date="2018-10-04T18:11:00Z">
              <w:r w:rsidRPr="00757B97">
                <w:rPr>
                  <w:rFonts w:cs="Arial"/>
                  <w:sz w:val="22"/>
                  <w:szCs w:val="22"/>
                </w:rPr>
                <w:t>Displays name of the company/country where the device is manufactured</w:t>
              </w:r>
            </w:ins>
            <w:r w:rsidR="002216B2">
              <w:rPr>
                <w:rFonts w:cs="Arial"/>
                <w:sz w:val="22"/>
                <w:szCs w:val="22"/>
              </w:rPr>
              <w:t>.</w:t>
            </w:r>
          </w:p>
          <w:p w14:paraId="60CA342D" w14:textId="77777777" w:rsidR="00D51F34" w:rsidRPr="00757B97" w:rsidRDefault="00D51F34" w:rsidP="00D51F34">
            <w:pPr>
              <w:pStyle w:val="CommentText"/>
              <w:ind w:firstLine="162"/>
              <w:rPr>
                <w:ins w:id="80" w:author="Fozia Zafar" w:date="2018-10-04T18:11:00Z"/>
                <w:rFonts w:cs="Arial"/>
                <w:b/>
                <w:bCs/>
                <w:sz w:val="22"/>
                <w:szCs w:val="22"/>
                <w:shd w:val="clear" w:color="auto" w:fill="FFFFFF"/>
              </w:rPr>
            </w:pPr>
          </w:p>
          <w:p w14:paraId="484088A0" w14:textId="77777777" w:rsidR="00D51F34" w:rsidRPr="00757B97" w:rsidRDefault="00D51F34">
            <w:pPr>
              <w:pStyle w:val="CommentText"/>
              <w:numPr>
                <w:ilvl w:val="0"/>
                <w:numId w:val="16"/>
              </w:numPr>
              <w:ind w:left="342" w:hanging="180"/>
              <w:rPr>
                <w:ins w:id="81" w:author="Fozia Zafar" w:date="2018-10-04T18:11:00Z"/>
                <w:rFonts w:cs="Arial"/>
                <w:b/>
                <w:sz w:val="22"/>
                <w:szCs w:val="22"/>
                <w:rPrChange w:id="82" w:author="Fozia Zafar" w:date="2018-10-05T00:58:00Z">
                  <w:rPr>
                    <w:ins w:id="83" w:author="Fozia Zafar" w:date="2018-10-04T18:11:00Z"/>
                    <w:rFonts w:cs="Arial"/>
                    <w:sz w:val="22"/>
                    <w:szCs w:val="22"/>
                  </w:rPr>
                </w:rPrChange>
              </w:rPr>
              <w:pPrChange w:id="84" w:author="Fozia Zafar" w:date="2018-10-05T00:58:00Z">
                <w:pPr>
                  <w:pStyle w:val="CommentText"/>
                  <w:numPr>
                    <w:numId w:val="18"/>
                  </w:numPr>
                  <w:tabs>
                    <w:tab w:val="num" w:pos="360"/>
                    <w:tab w:val="num" w:pos="720"/>
                  </w:tabs>
                  <w:ind w:left="720" w:firstLine="162"/>
                </w:pPr>
              </w:pPrChange>
            </w:pPr>
            <w:ins w:id="85" w:author="Fozia Zafar" w:date="2018-10-04T18:11:00Z">
              <w:r w:rsidRPr="00757B97">
                <w:rPr>
                  <w:rFonts w:cs="Arial"/>
                  <w:b/>
                  <w:sz w:val="22"/>
                  <w:szCs w:val="22"/>
                  <w:rPrChange w:id="86" w:author="Fozia Zafar" w:date="2018-10-05T00:58:00Z">
                    <w:rPr>
                      <w:rFonts w:cs="Arial"/>
                      <w:b/>
                      <w:bCs/>
                      <w:sz w:val="22"/>
                      <w:szCs w:val="22"/>
                      <w:shd w:val="clear" w:color="auto" w:fill="FFFFFF"/>
                    </w:rPr>
                  </w:rPrChange>
                </w:rPr>
                <w:t>Device Type</w:t>
              </w:r>
            </w:ins>
          </w:p>
          <w:p w14:paraId="6EC639A4" w14:textId="77777777" w:rsidR="00D51F34" w:rsidRPr="00757B97" w:rsidRDefault="00D51F34">
            <w:pPr>
              <w:pStyle w:val="CommentText"/>
              <w:ind w:left="342"/>
              <w:rPr>
                <w:ins w:id="87" w:author="Fozia Zafar" w:date="2018-10-04T23:36:00Z"/>
                <w:rFonts w:cs="Arial"/>
                <w:sz w:val="22"/>
                <w:szCs w:val="22"/>
              </w:rPr>
              <w:pPrChange w:id="88" w:author="Fozia Zafar" w:date="2018-10-05T00:59:00Z">
                <w:pPr>
                  <w:pStyle w:val="CommentText"/>
                  <w:ind w:firstLine="162"/>
                </w:pPr>
              </w:pPrChange>
            </w:pPr>
            <w:ins w:id="89" w:author="Fozia Zafar" w:date="2018-10-04T18:11:00Z">
              <w:r w:rsidRPr="00757B97">
                <w:rPr>
                  <w:rFonts w:cs="Arial"/>
                  <w:sz w:val="22"/>
                  <w:szCs w:val="22"/>
                </w:rPr>
                <w:t>Displays the device type i.e. smartphone, tablet etc.</w:t>
              </w:r>
            </w:ins>
          </w:p>
          <w:p w14:paraId="459E2869" w14:textId="77777777" w:rsidR="00D51F34" w:rsidRPr="00757B97" w:rsidRDefault="00D51F34" w:rsidP="00D51F34">
            <w:pPr>
              <w:pStyle w:val="CommentText"/>
              <w:ind w:firstLine="162"/>
              <w:rPr>
                <w:ins w:id="90" w:author="Fozia Zafar" w:date="2018-10-04T18:11:00Z"/>
                <w:rFonts w:cs="Arial"/>
                <w:sz w:val="22"/>
                <w:szCs w:val="22"/>
              </w:rPr>
            </w:pPr>
          </w:p>
          <w:p w14:paraId="5F812A45" w14:textId="77777777" w:rsidR="00D51F34" w:rsidRPr="00757B97" w:rsidRDefault="00D51F34">
            <w:pPr>
              <w:pStyle w:val="CommentText"/>
              <w:numPr>
                <w:ilvl w:val="0"/>
                <w:numId w:val="16"/>
              </w:numPr>
              <w:ind w:left="342" w:hanging="180"/>
              <w:rPr>
                <w:ins w:id="91" w:author="Fozia Zafar" w:date="2018-10-04T18:11:00Z"/>
                <w:rFonts w:cs="Arial"/>
                <w:b/>
                <w:sz w:val="22"/>
                <w:szCs w:val="22"/>
                <w:rPrChange w:id="92" w:author="Fozia Zafar" w:date="2018-10-05T00:59:00Z">
                  <w:rPr>
                    <w:ins w:id="93" w:author="Fozia Zafar" w:date="2018-10-04T18:11:00Z"/>
                    <w:rFonts w:cs="Arial"/>
                    <w:b/>
                    <w:bCs/>
                    <w:sz w:val="22"/>
                    <w:szCs w:val="22"/>
                    <w:shd w:val="clear" w:color="auto" w:fill="FFFFFF"/>
                  </w:rPr>
                </w:rPrChange>
              </w:rPr>
              <w:pPrChange w:id="94" w:author="Fozia Zafar" w:date="2018-10-05T00:59:00Z">
                <w:pPr>
                  <w:pStyle w:val="CommentText"/>
                  <w:numPr>
                    <w:numId w:val="18"/>
                  </w:numPr>
                  <w:tabs>
                    <w:tab w:val="num" w:pos="360"/>
                    <w:tab w:val="num" w:pos="720"/>
                  </w:tabs>
                  <w:ind w:left="720" w:firstLine="162"/>
                </w:pPr>
              </w:pPrChange>
            </w:pPr>
            <w:ins w:id="95" w:author="Fozia Zafar" w:date="2018-10-04T18:11:00Z">
              <w:r w:rsidRPr="00757B97">
                <w:rPr>
                  <w:rFonts w:cs="Arial"/>
                  <w:b/>
                  <w:sz w:val="22"/>
                  <w:szCs w:val="22"/>
                  <w:rPrChange w:id="96" w:author="Fozia Zafar" w:date="2018-10-05T00:59:00Z">
                    <w:rPr>
                      <w:rFonts w:cs="Arial"/>
                      <w:b/>
                      <w:bCs/>
                      <w:sz w:val="22"/>
                      <w:szCs w:val="22"/>
                      <w:shd w:val="clear" w:color="auto" w:fill="FFFFFF"/>
                    </w:rPr>
                  </w:rPrChange>
                </w:rPr>
                <w:t>Operating System</w:t>
              </w:r>
            </w:ins>
          </w:p>
          <w:p w14:paraId="793F8902" w14:textId="77777777" w:rsidR="00D51F34" w:rsidRPr="00757B97" w:rsidRDefault="00D51F34">
            <w:pPr>
              <w:pStyle w:val="CommentText"/>
              <w:ind w:left="342"/>
              <w:rPr>
                <w:ins w:id="97" w:author="Fozia Zafar" w:date="2018-10-04T23:37:00Z"/>
                <w:rFonts w:cs="Arial"/>
                <w:sz w:val="22"/>
                <w:szCs w:val="22"/>
              </w:rPr>
              <w:pPrChange w:id="98" w:author="Fozia Zafar" w:date="2018-10-05T00:59:00Z">
                <w:pPr>
                  <w:pStyle w:val="CommentText"/>
                  <w:ind w:left="630"/>
                </w:pPr>
              </w:pPrChange>
            </w:pPr>
            <w:ins w:id="99" w:author="Fozia Zafar" w:date="2018-10-04T18:11:00Z">
              <w:r w:rsidRPr="00757B97">
                <w:rPr>
                  <w:rFonts w:cs="Arial"/>
                  <w:sz w:val="22"/>
                  <w:szCs w:val="22"/>
                </w:rPr>
                <w:t>Displays the operating system</w:t>
              </w:r>
            </w:ins>
            <w:ins w:id="100" w:author="Fozia Zafar" w:date="2018-10-04T23:37:00Z">
              <w:r w:rsidRPr="00757B97">
                <w:rPr>
                  <w:rFonts w:cs="Arial"/>
                  <w:sz w:val="22"/>
                  <w:szCs w:val="22"/>
                </w:rPr>
                <w:t xml:space="preserve"> of device </w:t>
              </w:r>
            </w:ins>
            <w:ins w:id="101" w:author="Fozia Zafar" w:date="2018-10-04T18:11:00Z">
              <w:r w:rsidRPr="00757B97">
                <w:rPr>
                  <w:rFonts w:cs="Arial"/>
                  <w:sz w:val="22"/>
                  <w:szCs w:val="22"/>
                </w:rPr>
                <w:t xml:space="preserve">i.e. Android or </w:t>
              </w:r>
            </w:ins>
            <w:ins w:id="102" w:author="Fozia Zafar" w:date="2018-10-04T23:37:00Z">
              <w:r w:rsidRPr="00757B97">
                <w:rPr>
                  <w:rFonts w:cs="Arial"/>
                  <w:sz w:val="22"/>
                  <w:szCs w:val="22"/>
                </w:rPr>
                <w:t>i</w:t>
              </w:r>
            </w:ins>
            <w:ins w:id="103" w:author="Fozia Zafar" w:date="2018-10-04T18:11:00Z">
              <w:r w:rsidRPr="00757B97">
                <w:rPr>
                  <w:rFonts w:cs="Arial"/>
                  <w:sz w:val="22"/>
                  <w:szCs w:val="22"/>
                </w:rPr>
                <w:t>OS</w:t>
              </w:r>
            </w:ins>
            <w:r w:rsidR="002216B2">
              <w:rPr>
                <w:rFonts w:cs="Arial"/>
                <w:sz w:val="22"/>
                <w:szCs w:val="22"/>
              </w:rPr>
              <w:t>.</w:t>
            </w:r>
          </w:p>
          <w:p w14:paraId="1577F9CE" w14:textId="77777777" w:rsidR="00D51F34" w:rsidRPr="00757B97" w:rsidRDefault="00D51F34">
            <w:pPr>
              <w:pStyle w:val="CommentText"/>
              <w:ind w:firstLine="162"/>
              <w:rPr>
                <w:ins w:id="104" w:author="Fozia Zafar" w:date="2018-10-04T18:11:00Z"/>
                <w:rFonts w:cs="Arial"/>
                <w:sz w:val="22"/>
                <w:szCs w:val="22"/>
              </w:rPr>
              <w:pPrChange w:id="105" w:author="Fozia Zafar" w:date="2018-10-04T23:37:00Z">
                <w:pPr>
                  <w:pStyle w:val="CommentText"/>
                  <w:ind w:left="630"/>
                </w:pPr>
              </w:pPrChange>
            </w:pPr>
          </w:p>
          <w:p w14:paraId="36B712DA" w14:textId="77777777" w:rsidR="00D51F34" w:rsidRPr="00757B97" w:rsidRDefault="004356AE">
            <w:pPr>
              <w:pStyle w:val="CommentText"/>
              <w:numPr>
                <w:ilvl w:val="0"/>
                <w:numId w:val="16"/>
              </w:numPr>
              <w:ind w:left="342" w:hanging="180"/>
              <w:rPr>
                <w:ins w:id="106" w:author="Fozia Zafar" w:date="2018-10-04T18:11:00Z"/>
                <w:rFonts w:cs="Arial"/>
                <w:b/>
                <w:sz w:val="22"/>
                <w:szCs w:val="22"/>
                <w:rPrChange w:id="107" w:author="Fozia Zafar" w:date="2018-10-05T01:00:00Z">
                  <w:rPr>
                    <w:ins w:id="108" w:author="Fozia Zafar" w:date="2018-10-04T18:11:00Z"/>
                    <w:rFonts w:cs="Arial"/>
                    <w:b/>
                    <w:bCs/>
                    <w:sz w:val="22"/>
                    <w:szCs w:val="22"/>
                    <w:shd w:val="clear" w:color="auto" w:fill="FFFFFF"/>
                  </w:rPr>
                </w:rPrChange>
              </w:rPr>
              <w:pPrChange w:id="109" w:author="Fozia Zafar" w:date="2018-10-05T01:00:00Z">
                <w:pPr>
                  <w:pStyle w:val="CommentText"/>
                  <w:numPr>
                    <w:numId w:val="18"/>
                  </w:numPr>
                  <w:tabs>
                    <w:tab w:val="num" w:pos="360"/>
                    <w:tab w:val="num" w:pos="720"/>
                  </w:tabs>
                  <w:ind w:left="720" w:firstLine="162"/>
                </w:pPr>
              </w:pPrChange>
            </w:pPr>
            <w:r w:rsidRPr="00757B97">
              <w:rPr>
                <w:rFonts w:cs="Arial"/>
                <w:b/>
                <w:sz w:val="22"/>
                <w:szCs w:val="22"/>
              </w:rPr>
              <w:t>Radio access</w:t>
            </w:r>
            <w:ins w:id="110" w:author="Fozia Zafar" w:date="2018-10-04T18:11:00Z">
              <w:r w:rsidR="00D51F34" w:rsidRPr="00757B97">
                <w:rPr>
                  <w:rFonts w:cs="Arial"/>
                  <w:b/>
                  <w:sz w:val="22"/>
                  <w:szCs w:val="22"/>
                  <w:rPrChange w:id="111" w:author="Fozia Zafar" w:date="2018-10-05T01:00:00Z">
                    <w:rPr>
                      <w:rFonts w:cs="Arial"/>
                      <w:b/>
                      <w:bCs/>
                      <w:sz w:val="22"/>
                      <w:szCs w:val="22"/>
                      <w:shd w:val="clear" w:color="auto" w:fill="FFFFFF"/>
                    </w:rPr>
                  </w:rPrChange>
                </w:rPr>
                <w:t xml:space="preserve"> technology</w:t>
              </w:r>
            </w:ins>
          </w:p>
          <w:p w14:paraId="285B05D2" w14:textId="77777777" w:rsidR="00D51F34" w:rsidRPr="00757B97" w:rsidRDefault="00D51F34" w:rsidP="00D51F34">
            <w:pPr>
              <w:pStyle w:val="CommentText"/>
              <w:ind w:left="342"/>
              <w:rPr>
                <w:rFonts w:cs="Arial"/>
                <w:sz w:val="22"/>
                <w:szCs w:val="22"/>
              </w:rPr>
            </w:pPr>
            <w:ins w:id="112" w:author="Fozia Zafar" w:date="2018-10-04T18:11:00Z">
              <w:r w:rsidRPr="00757B97">
                <w:rPr>
                  <w:rFonts w:cs="Arial"/>
                  <w:sz w:val="22"/>
                  <w:szCs w:val="22"/>
                </w:rPr>
                <w:t xml:space="preserve">Displays the radio </w:t>
              </w:r>
            </w:ins>
            <w:ins w:id="113" w:author="Fozia Zafar" w:date="2018-10-04T23:55:00Z">
              <w:r w:rsidRPr="00757B97">
                <w:rPr>
                  <w:rFonts w:cs="Arial"/>
                  <w:sz w:val="22"/>
                  <w:szCs w:val="22"/>
                </w:rPr>
                <w:t>access</w:t>
              </w:r>
            </w:ins>
            <w:ins w:id="114" w:author="Fozia Zafar" w:date="2018-10-04T18:11:00Z">
              <w:r w:rsidRPr="00757B97">
                <w:rPr>
                  <w:rFonts w:cs="Arial"/>
                  <w:sz w:val="22"/>
                  <w:szCs w:val="22"/>
                </w:rPr>
                <w:t xml:space="preserve"> technolog</w:t>
              </w:r>
            </w:ins>
            <w:r w:rsidR="00453CD0" w:rsidRPr="00757B97">
              <w:rPr>
                <w:rFonts w:cs="Arial"/>
                <w:sz w:val="22"/>
                <w:szCs w:val="22"/>
              </w:rPr>
              <w:t>ies</w:t>
            </w:r>
            <w:ins w:id="115" w:author="Fozia Zafar" w:date="2018-10-04T18:11:00Z">
              <w:r w:rsidRPr="00757B97">
                <w:rPr>
                  <w:rFonts w:cs="Arial"/>
                  <w:sz w:val="22"/>
                  <w:szCs w:val="22"/>
                </w:rPr>
                <w:t xml:space="preserve"> </w:t>
              </w:r>
            </w:ins>
            <w:ins w:id="116" w:author="Fozia Zafar" w:date="2018-10-04T23:55:00Z">
              <w:r w:rsidRPr="00757B97">
                <w:rPr>
                  <w:rFonts w:cs="Arial"/>
                  <w:sz w:val="22"/>
                  <w:szCs w:val="22"/>
                </w:rPr>
                <w:t>of that devic</w:t>
              </w:r>
            </w:ins>
            <w:r w:rsidRPr="00757B97">
              <w:rPr>
                <w:rFonts w:cs="Arial"/>
                <w:sz w:val="22"/>
                <w:szCs w:val="22"/>
              </w:rPr>
              <w:t>e i.e. 2G, 3G, 4G, 5G etc.</w:t>
            </w:r>
          </w:p>
          <w:p w14:paraId="46FB0DD9" w14:textId="77777777" w:rsidR="00DF7613" w:rsidRPr="00757B97" w:rsidRDefault="00DF7613" w:rsidP="00D51F34">
            <w:pPr>
              <w:pStyle w:val="NormalWeb"/>
              <w:spacing w:before="0" w:beforeAutospacing="0" w:after="0" w:afterAutospacing="0"/>
              <w:ind w:left="342"/>
              <w:rPr>
                <w:rFonts w:ascii="Arial" w:hAnsi="Arial" w:cs="Arial"/>
                <w:sz w:val="22"/>
                <w:szCs w:val="22"/>
              </w:rPr>
            </w:pPr>
          </w:p>
        </w:tc>
      </w:tr>
      <w:tr w:rsidR="00DF7613" w:rsidRPr="00757B97" w14:paraId="54EA98D4" w14:textId="77777777" w:rsidTr="00613A9F">
        <w:trPr>
          <w:jc w:val="center"/>
        </w:trPr>
        <w:tc>
          <w:tcPr>
            <w:tcW w:w="2515" w:type="dxa"/>
          </w:tcPr>
          <w:p w14:paraId="7E7405D5" w14:textId="77777777" w:rsidR="00DF7613" w:rsidRPr="00757B97" w:rsidRDefault="00DF7613" w:rsidP="0061695D">
            <w:pPr>
              <w:pStyle w:val="TB-TableBody"/>
              <w:rPr>
                <w:sz w:val="22"/>
                <w:szCs w:val="22"/>
              </w:rPr>
            </w:pPr>
            <w:r w:rsidRPr="00757B97">
              <w:rPr>
                <w:sz w:val="22"/>
                <w:szCs w:val="22"/>
              </w:rPr>
              <w:t>IMEI Classification Results</w:t>
            </w:r>
          </w:p>
        </w:tc>
        <w:tc>
          <w:tcPr>
            <w:tcW w:w="6750" w:type="dxa"/>
          </w:tcPr>
          <w:p w14:paraId="4410B9A9" w14:textId="77777777" w:rsidR="00E62E4C" w:rsidRPr="00757B97" w:rsidRDefault="00E62E4C" w:rsidP="00EA5BDD">
            <w:pPr>
              <w:pStyle w:val="NormalWeb"/>
              <w:numPr>
                <w:ilvl w:val="0"/>
                <w:numId w:val="16"/>
              </w:numPr>
              <w:spacing w:before="0" w:beforeAutospacing="0" w:after="0" w:afterAutospacing="0"/>
              <w:ind w:left="342" w:hanging="270"/>
              <w:rPr>
                <w:rFonts w:ascii="Arial" w:hAnsi="Arial" w:cs="Arial"/>
                <w:sz w:val="22"/>
                <w:szCs w:val="22"/>
              </w:rPr>
            </w:pPr>
            <w:r w:rsidRPr="00757B97">
              <w:rPr>
                <w:rFonts w:ascii="Arial" w:hAnsi="Arial" w:cs="Arial"/>
                <w:sz w:val="22"/>
                <w:szCs w:val="22"/>
              </w:rPr>
              <w:t xml:space="preserve">Displays the below classified results </w:t>
            </w:r>
            <w:r w:rsidR="00671335" w:rsidRPr="00757B97">
              <w:rPr>
                <w:rFonts w:ascii="Arial" w:hAnsi="Arial" w:cs="Arial"/>
                <w:sz w:val="22"/>
                <w:szCs w:val="22"/>
              </w:rPr>
              <w:t xml:space="preserve">based on </w:t>
            </w:r>
            <w:r w:rsidR="00370046" w:rsidRPr="00757B97">
              <w:rPr>
                <w:rFonts w:ascii="Arial" w:hAnsi="Arial" w:cs="Arial"/>
                <w:sz w:val="22"/>
                <w:szCs w:val="22"/>
              </w:rPr>
              <w:t>particular request</w:t>
            </w:r>
            <w:r w:rsidR="00671335" w:rsidRPr="00757B97">
              <w:rPr>
                <w:rFonts w:ascii="Arial" w:hAnsi="Arial" w:cs="Arial"/>
                <w:sz w:val="22"/>
                <w:szCs w:val="22"/>
              </w:rPr>
              <w:t xml:space="preserve"> of a user </w:t>
            </w:r>
          </w:p>
          <w:p w14:paraId="50AF56D8" w14:textId="77777777" w:rsidR="00A651FE" w:rsidRPr="00757B97" w:rsidRDefault="00DF7613" w:rsidP="00E62E4C">
            <w:pPr>
              <w:pStyle w:val="NormalWeb"/>
              <w:numPr>
                <w:ilvl w:val="0"/>
                <w:numId w:val="7"/>
              </w:numPr>
              <w:spacing w:before="0" w:beforeAutospacing="0" w:after="0" w:afterAutospacing="0"/>
              <w:rPr>
                <w:rFonts w:ascii="Arial" w:hAnsi="Arial" w:cs="Arial"/>
                <w:sz w:val="22"/>
                <w:szCs w:val="22"/>
              </w:rPr>
            </w:pPr>
            <w:r w:rsidRPr="00757B97">
              <w:rPr>
                <w:rFonts w:ascii="Arial" w:hAnsi="Arial" w:cs="Arial"/>
                <w:sz w:val="22"/>
                <w:szCs w:val="22"/>
              </w:rPr>
              <w:t>IMEI Compliance Status</w:t>
            </w:r>
          </w:p>
          <w:p w14:paraId="71A37D20" w14:textId="77777777" w:rsidR="00DF7613" w:rsidRPr="00757B97" w:rsidRDefault="00DF7613" w:rsidP="001673B8">
            <w:pPr>
              <w:pStyle w:val="NormalWeb"/>
              <w:numPr>
                <w:ilvl w:val="0"/>
                <w:numId w:val="7"/>
              </w:numPr>
              <w:spacing w:before="0" w:beforeAutospacing="0" w:after="0" w:afterAutospacing="0"/>
              <w:rPr>
                <w:rFonts w:ascii="Arial" w:hAnsi="Arial" w:cs="Arial"/>
                <w:sz w:val="22"/>
                <w:szCs w:val="22"/>
              </w:rPr>
            </w:pPr>
            <w:r w:rsidRPr="00757B97">
              <w:rPr>
                <w:rFonts w:ascii="Arial" w:hAnsi="Arial" w:cs="Arial"/>
                <w:sz w:val="22"/>
                <w:szCs w:val="22"/>
              </w:rPr>
              <w:t>Pre-Condition Classification State</w:t>
            </w:r>
          </w:p>
          <w:p w14:paraId="28041A9B" w14:textId="77777777" w:rsidR="00DF7613" w:rsidRPr="00757B97" w:rsidRDefault="00585C8D" w:rsidP="001673B8">
            <w:pPr>
              <w:pStyle w:val="NormalWeb"/>
              <w:numPr>
                <w:ilvl w:val="0"/>
                <w:numId w:val="7"/>
              </w:numPr>
              <w:spacing w:before="0" w:beforeAutospacing="0" w:after="0" w:afterAutospacing="0"/>
              <w:rPr>
                <w:rFonts w:ascii="Arial" w:hAnsi="Arial" w:cs="Arial"/>
                <w:sz w:val="22"/>
                <w:szCs w:val="22"/>
              </w:rPr>
            </w:pPr>
            <w:r w:rsidRPr="00757B97">
              <w:rPr>
                <w:rFonts w:ascii="Arial" w:hAnsi="Arial" w:cs="Arial"/>
                <w:sz w:val="22"/>
                <w:szCs w:val="22"/>
              </w:rPr>
              <w:t>Lost</w:t>
            </w:r>
            <w:r w:rsidR="00DF7613" w:rsidRPr="00757B97">
              <w:rPr>
                <w:rFonts w:ascii="Arial" w:hAnsi="Arial" w:cs="Arial"/>
                <w:sz w:val="22"/>
                <w:szCs w:val="22"/>
              </w:rPr>
              <w:t xml:space="preserve">/Stolen Status </w:t>
            </w:r>
          </w:p>
          <w:p w14:paraId="407D6807" w14:textId="77777777" w:rsidR="00DF7613" w:rsidRPr="00757B97" w:rsidRDefault="00DF7613" w:rsidP="001673B8">
            <w:pPr>
              <w:pStyle w:val="NormalWeb"/>
              <w:numPr>
                <w:ilvl w:val="0"/>
                <w:numId w:val="7"/>
              </w:numPr>
              <w:spacing w:before="0" w:beforeAutospacing="0" w:after="0" w:afterAutospacing="0"/>
              <w:rPr>
                <w:rFonts w:ascii="Arial" w:hAnsi="Arial" w:cs="Arial"/>
                <w:sz w:val="22"/>
                <w:szCs w:val="22"/>
              </w:rPr>
            </w:pPr>
            <w:r w:rsidRPr="00757B97">
              <w:rPr>
                <w:rFonts w:ascii="Arial" w:hAnsi="Arial" w:cs="Arial"/>
                <w:sz w:val="22"/>
                <w:szCs w:val="22"/>
              </w:rPr>
              <w:t xml:space="preserve">Seen </w:t>
            </w:r>
            <w:r w:rsidR="00B76911">
              <w:rPr>
                <w:rFonts w:ascii="Arial" w:hAnsi="Arial" w:cs="Arial"/>
                <w:sz w:val="22"/>
                <w:szCs w:val="22"/>
              </w:rPr>
              <w:t>o</w:t>
            </w:r>
            <w:r w:rsidRPr="00757B97">
              <w:rPr>
                <w:rFonts w:ascii="Arial" w:hAnsi="Arial" w:cs="Arial"/>
                <w:sz w:val="22"/>
                <w:szCs w:val="22"/>
              </w:rPr>
              <w:t xml:space="preserve">n Network </w:t>
            </w:r>
          </w:p>
          <w:p w14:paraId="260CA578" w14:textId="77777777" w:rsidR="00DF7613" w:rsidRPr="00757B97" w:rsidRDefault="00DF7613" w:rsidP="001673B8">
            <w:pPr>
              <w:pStyle w:val="NormalWeb"/>
              <w:numPr>
                <w:ilvl w:val="0"/>
                <w:numId w:val="7"/>
              </w:numPr>
              <w:spacing w:before="0" w:beforeAutospacing="0" w:after="0" w:afterAutospacing="0"/>
              <w:rPr>
                <w:rFonts w:ascii="Arial" w:hAnsi="Arial" w:cs="Arial"/>
                <w:sz w:val="22"/>
                <w:szCs w:val="22"/>
              </w:rPr>
            </w:pPr>
            <w:r w:rsidRPr="00757B97">
              <w:rPr>
                <w:rFonts w:ascii="Arial" w:hAnsi="Arial" w:cs="Arial"/>
                <w:sz w:val="22"/>
                <w:szCs w:val="22"/>
              </w:rPr>
              <w:t xml:space="preserve">Download Report Link </w:t>
            </w:r>
          </w:p>
          <w:p w14:paraId="4E34A6AA" w14:textId="77777777" w:rsidR="004C0C67" w:rsidRPr="00757B97" w:rsidRDefault="004C0C67" w:rsidP="001673B8">
            <w:pPr>
              <w:pStyle w:val="NormalWeb"/>
              <w:numPr>
                <w:ilvl w:val="0"/>
                <w:numId w:val="7"/>
              </w:numPr>
              <w:spacing w:before="0" w:beforeAutospacing="0" w:after="0" w:afterAutospacing="0"/>
              <w:rPr>
                <w:rFonts w:ascii="Arial" w:hAnsi="Arial" w:cs="Arial"/>
                <w:sz w:val="22"/>
                <w:szCs w:val="22"/>
              </w:rPr>
            </w:pPr>
            <w:r w:rsidRPr="00757B97">
              <w:rPr>
                <w:rFonts w:ascii="Arial" w:hAnsi="Arial" w:cs="Arial"/>
                <w:sz w:val="22"/>
                <w:szCs w:val="22"/>
              </w:rPr>
              <w:t>Show Report to the User</w:t>
            </w:r>
          </w:p>
        </w:tc>
      </w:tr>
      <w:tr w:rsidR="00E62E4C" w:rsidRPr="00757B97" w14:paraId="32D28723" w14:textId="77777777" w:rsidTr="00613A9F">
        <w:trPr>
          <w:jc w:val="center"/>
        </w:trPr>
        <w:tc>
          <w:tcPr>
            <w:tcW w:w="2515" w:type="dxa"/>
          </w:tcPr>
          <w:p w14:paraId="46F5EB63" w14:textId="77777777" w:rsidR="00E62E4C" w:rsidRPr="00757B97" w:rsidRDefault="00E62E4C" w:rsidP="0061695D">
            <w:pPr>
              <w:pStyle w:val="TB-TableBody"/>
              <w:rPr>
                <w:sz w:val="22"/>
                <w:szCs w:val="22"/>
              </w:rPr>
            </w:pPr>
            <w:r w:rsidRPr="00757B97">
              <w:rPr>
                <w:sz w:val="22"/>
                <w:szCs w:val="22"/>
              </w:rPr>
              <w:lastRenderedPageBreak/>
              <w:t xml:space="preserve">IMEI Compliance State </w:t>
            </w:r>
          </w:p>
        </w:tc>
        <w:tc>
          <w:tcPr>
            <w:tcW w:w="6750" w:type="dxa"/>
          </w:tcPr>
          <w:p w14:paraId="6353FDCB" w14:textId="77777777" w:rsidR="00E62E4C" w:rsidRPr="00757B97" w:rsidRDefault="00E62E4C" w:rsidP="00067445">
            <w:pPr>
              <w:pStyle w:val="ListParagraph"/>
              <w:numPr>
                <w:ilvl w:val="0"/>
                <w:numId w:val="13"/>
              </w:numPr>
              <w:shd w:val="clear" w:color="auto" w:fill="FFFFFF"/>
              <w:ind w:left="342" w:hanging="270"/>
              <w:rPr>
                <w:rFonts w:cs="Arial"/>
                <w:b/>
                <w:color w:val="212529"/>
                <w:sz w:val="22"/>
                <w:szCs w:val="22"/>
              </w:rPr>
            </w:pPr>
            <w:r w:rsidRPr="00757B97">
              <w:rPr>
                <w:rFonts w:cs="Arial"/>
                <w:b/>
                <w:sz w:val="22"/>
                <w:szCs w:val="22"/>
              </w:rPr>
              <w:t>Non-compliant</w:t>
            </w:r>
          </w:p>
          <w:p w14:paraId="283C43DE" w14:textId="77777777" w:rsidR="00E62E4C" w:rsidRPr="00757B97" w:rsidRDefault="00E62E4C" w:rsidP="00067445">
            <w:pPr>
              <w:shd w:val="clear" w:color="auto" w:fill="FFFFFF"/>
              <w:ind w:left="342"/>
              <w:rPr>
                <w:rFonts w:cs="Arial"/>
                <w:color w:val="212529"/>
                <w:sz w:val="22"/>
                <w:szCs w:val="22"/>
              </w:rPr>
            </w:pPr>
            <w:r w:rsidRPr="00757B97">
              <w:rPr>
                <w:rFonts w:cs="Arial"/>
                <w:color w:val="212529"/>
                <w:sz w:val="22"/>
                <w:szCs w:val="22"/>
              </w:rPr>
              <w:t>Displays the total count of IMEIs that are not registered with regulatory authority</w:t>
            </w:r>
            <w:r w:rsidR="002216B2">
              <w:rPr>
                <w:rFonts w:cs="Arial"/>
                <w:color w:val="212529"/>
                <w:sz w:val="22"/>
                <w:szCs w:val="22"/>
              </w:rPr>
              <w:t>.</w:t>
            </w:r>
            <w:r w:rsidRPr="00757B97">
              <w:rPr>
                <w:rFonts w:cs="Arial"/>
                <w:color w:val="212529"/>
                <w:sz w:val="22"/>
                <w:szCs w:val="22"/>
              </w:rPr>
              <w:t xml:space="preserve"> </w:t>
            </w:r>
          </w:p>
          <w:p w14:paraId="2B045D70" w14:textId="77777777" w:rsidR="00D51F34" w:rsidRPr="00757B97" w:rsidRDefault="00D51F34" w:rsidP="00E62E4C">
            <w:pPr>
              <w:shd w:val="clear" w:color="auto" w:fill="FFFFFF"/>
              <w:ind w:left="720"/>
              <w:rPr>
                <w:rFonts w:cs="Arial"/>
                <w:color w:val="212529"/>
                <w:sz w:val="22"/>
                <w:szCs w:val="22"/>
              </w:rPr>
            </w:pPr>
          </w:p>
          <w:p w14:paraId="61815798" w14:textId="77777777" w:rsidR="00E62E4C" w:rsidRPr="00757B97" w:rsidRDefault="00E62E4C" w:rsidP="00067445">
            <w:pPr>
              <w:numPr>
                <w:ilvl w:val="0"/>
                <w:numId w:val="7"/>
              </w:numPr>
              <w:shd w:val="clear" w:color="auto" w:fill="FFFFFF"/>
              <w:ind w:left="342" w:hanging="270"/>
              <w:rPr>
                <w:rFonts w:cs="Arial"/>
                <w:b/>
                <w:sz w:val="22"/>
                <w:szCs w:val="22"/>
              </w:rPr>
            </w:pPr>
            <w:r w:rsidRPr="00757B97">
              <w:rPr>
                <w:rFonts w:cs="Arial"/>
                <w:b/>
                <w:sz w:val="22"/>
                <w:szCs w:val="22"/>
              </w:rPr>
              <w:t>Compliant</w:t>
            </w:r>
          </w:p>
          <w:p w14:paraId="3A0A4E1E" w14:textId="77777777" w:rsidR="00E62E4C" w:rsidRPr="00757B97" w:rsidRDefault="00E62E4C" w:rsidP="00067445">
            <w:pPr>
              <w:shd w:val="clear" w:color="auto" w:fill="FFFFFF"/>
              <w:ind w:left="342"/>
              <w:rPr>
                <w:rFonts w:cs="Arial"/>
                <w:color w:val="212529"/>
                <w:sz w:val="22"/>
                <w:szCs w:val="22"/>
              </w:rPr>
            </w:pPr>
            <w:r w:rsidRPr="00757B97">
              <w:rPr>
                <w:rFonts w:cs="Arial"/>
                <w:color w:val="212529"/>
                <w:sz w:val="22"/>
                <w:szCs w:val="22"/>
              </w:rPr>
              <w:t>Displays the total count of IMEIs that are registered with regulatory authority</w:t>
            </w:r>
            <w:r w:rsidR="002216B2">
              <w:rPr>
                <w:rFonts w:cs="Arial"/>
                <w:color w:val="212529"/>
                <w:sz w:val="22"/>
                <w:szCs w:val="22"/>
              </w:rPr>
              <w:t>.</w:t>
            </w:r>
            <w:r w:rsidRPr="00757B97">
              <w:rPr>
                <w:rFonts w:cs="Arial"/>
                <w:color w:val="212529"/>
                <w:sz w:val="22"/>
                <w:szCs w:val="22"/>
              </w:rPr>
              <w:t xml:space="preserve"> </w:t>
            </w:r>
          </w:p>
          <w:p w14:paraId="38639DF4" w14:textId="77777777" w:rsidR="00D51F34" w:rsidRPr="00757B97" w:rsidRDefault="00D51F34" w:rsidP="00E62E4C">
            <w:pPr>
              <w:shd w:val="clear" w:color="auto" w:fill="FFFFFF"/>
              <w:ind w:left="720"/>
              <w:rPr>
                <w:rFonts w:cs="Arial"/>
                <w:sz w:val="22"/>
                <w:szCs w:val="22"/>
              </w:rPr>
            </w:pPr>
          </w:p>
          <w:p w14:paraId="60AF774D" w14:textId="77777777" w:rsidR="00E62E4C" w:rsidRPr="00757B97" w:rsidRDefault="00E62E4C" w:rsidP="00067445">
            <w:pPr>
              <w:numPr>
                <w:ilvl w:val="0"/>
                <w:numId w:val="7"/>
              </w:numPr>
              <w:shd w:val="clear" w:color="auto" w:fill="FFFFFF"/>
              <w:ind w:left="342" w:hanging="270"/>
              <w:rPr>
                <w:rFonts w:cs="Arial"/>
                <w:b/>
                <w:sz w:val="22"/>
                <w:szCs w:val="22"/>
              </w:rPr>
            </w:pPr>
            <w:r w:rsidRPr="00757B97">
              <w:rPr>
                <w:rFonts w:cs="Arial"/>
                <w:b/>
                <w:sz w:val="22"/>
                <w:szCs w:val="22"/>
              </w:rPr>
              <w:t>Provisional non-compli</w:t>
            </w:r>
            <w:r w:rsidR="00C4551C">
              <w:rPr>
                <w:rFonts w:cs="Arial"/>
                <w:b/>
                <w:sz w:val="22"/>
                <w:szCs w:val="22"/>
              </w:rPr>
              <w:t>a</w:t>
            </w:r>
            <w:r w:rsidRPr="00757B97">
              <w:rPr>
                <w:rFonts w:cs="Arial"/>
                <w:b/>
                <w:sz w:val="22"/>
                <w:szCs w:val="22"/>
              </w:rPr>
              <w:t>nt</w:t>
            </w:r>
          </w:p>
          <w:p w14:paraId="4680A0C2" w14:textId="77777777" w:rsidR="00E62E4C" w:rsidRPr="00757B97" w:rsidRDefault="00E62E4C" w:rsidP="00067445">
            <w:pPr>
              <w:shd w:val="clear" w:color="auto" w:fill="FFFFFF"/>
              <w:ind w:left="342"/>
              <w:rPr>
                <w:rFonts w:cs="Arial"/>
                <w:color w:val="212529"/>
                <w:sz w:val="22"/>
                <w:szCs w:val="22"/>
              </w:rPr>
            </w:pPr>
            <w:r w:rsidRPr="00757B97">
              <w:rPr>
                <w:rFonts w:cs="Arial"/>
                <w:color w:val="212529"/>
                <w:sz w:val="22"/>
                <w:szCs w:val="22"/>
              </w:rPr>
              <w:t>Displays to</w:t>
            </w:r>
            <w:r w:rsidR="00A42399" w:rsidRPr="00757B97">
              <w:rPr>
                <w:rFonts w:cs="Arial"/>
                <w:color w:val="212529"/>
                <w:sz w:val="22"/>
                <w:szCs w:val="22"/>
              </w:rPr>
              <w:t xml:space="preserve">tal count of the IMEIs that </w:t>
            </w:r>
            <w:r w:rsidR="00B76911">
              <w:rPr>
                <w:rFonts w:cs="Arial"/>
                <w:color w:val="212529"/>
                <w:sz w:val="22"/>
                <w:szCs w:val="22"/>
              </w:rPr>
              <w:t xml:space="preserve">have been </w:t>
            </w:r>
            <w:r w:rsidRPr="00757B97">
              <w:rPr>
                <w:rFonts w:cs="Arial"/>
                <w:color w:val="212529"/>
                <w:sz w:val="22"/>
                <w:szCs w:val="22"/>
              </w:rPr>
              <w:t>reported as lost/stolen but not blocked yet</w:t>
            </w:r>
            <w:r w:rsidR="002216B2">
              <w:rPr>
                <w:rFonts w:cs="Arial"/>
                <w:color w:val="212529"/>
                <w:sz w:val="22"/>
                <w:szCs w:val="22"/>
              </w:rPr>
              <w:t>.</w:t>
            </w:r>
            <w:r w:rsidRPr="00757B97">
              <w:rPr>
                <w:rFonts w:cs="Arial"/>
                <w:color w:val="212529"/>
                <w:sz w:val="22"/>
                <w:szCs w:val="22"/>
              </w:rPr>
              <w:t xml:space="preserve"> </w:t>
            </w:r>
          </w:p>
          <w:p w14:paraId="4FA41FDF" w14:textId="77777777" w:rsidR="00D51F34" w:rsidRPr="00757B97" w:rsidRDefault="00D51F34" w:rsidP="00E62E4C">
            <w:pPr>
              <w:shd w:val="clear" w:color="auto" w:fill="FFFFFF"/>
              <w:ind w:left="720"/>
              <w:rPr>
                <w:rFonts w:cs="Arial"/>
                <w:color w:val="212529"/>
                <w:sz w:val="22"/>
                <w:szCs w:val="22"/>
              </w:rPr>
            </w:pPr>
          </w:p>
          <w:p w14:paraId="66678F57" w14:textId="77777777" w:rsidR="00E62E4C" w:rsidRPr="00757B97" w:rsidRDefault="00E62E4C" w:rsidP="00067445">
            <w:pPr>
              <w:numPr>
                <w:ilvl w:val="0"/>
                <w:numId w:val="7"/>
              </w:numPr>
              <w:shd w:val="clear" w:color="auto" w:fill="FFFFFF"/>
              <w:ind w:left="342" w:hanging="270"/>
              <w:rPr>
                <w:rFonts w:cs="Arial"/>
                <w:b/>
                <w:sz w:val="22"/>
                <w:szCs w:val="22"/>
              </w:rPr>
            </w:pPr>
            <w:r w:rsidRPr="00757B97">
              <w:rPr>
                <w:rFonts w:cs="Arial"/>
                <w:b/>
                <w:sz w:val="22"/>
                <w:szCs w:val="22"/>
              </w:rPr>
              <w:t>Provisional comp</w:t>
            </w:r>
            <w:r w:rsidR="002C27A5">
              <w:rPr>
                <w:rFonts w:cs="Arial"/>
                <w:b/>
                <w:sz w:val="22"/>
                <w:szCs w:val="22"/>
              </w:rPr>
              <w:t>l</w:t>
            </w:r>
            <w:r w:rsidRPr="00757B97">
              <w:rPr>
                <w:rFonts w:cs="Arial"/>
                <w:b/>
                <w:sz w:val="22"/>
                <w:szCs w:val="22"/>
              </w:rPr>
              <w:t>i</w:t>
            </w:r>
            <w:r w:rsidR="002C27A5">
              <w:rPr>
                <w:rFonts w:cs="Arial"/>
                <w:b/>
                <w:sz w:val="22"/>
                <w:szCs w:val="22"/>
              </w:rPr>
              <w:t>a</w:t>
            </w:r>
            <w:r w:rsidRPr="00757B97">
              <w:rPr>
                <w:rFonts w:cs="Arial"/>
                <w:b/>
                <w:sz w:val="22"/>
                <w:szCs w:val="22"/>
              </w:rPr>
              <w:t>nt</w:t>
            </w:r>
          </w:p>
          <w:p w14:paraId="2DF2FAF0" w14:textId="77777777" w:rsidR="00E62E4C" w:rsidRPr="00757B97" w:rsidRDefault="00E62E4C" w:rsidP="00067445">
            <w:pPr>
              <w:pStyle w:val="NormalWeb"/>
              <w:spacing w:before="0" w:beforeAutospacing="0" w:after="0" w:afterAutospacing="0"/>
              <w:ind w:left="342"/>
              <w:rPr>
                <w:rFonts w:ascii="Arial" w:hAnsi="Arial" w:cs="Arial"/>
                <w:sz w:val="22"/>
                <w:szCs w:val="22"/>
              </w:rPr>
            </w:pPr>
            <w:r w:rsidRPr="00757B97">
              <w:rPr>
                <w:rFonts w:ascii="Arial" w:hAnsi="Arial" w:cs="Arial"/>
                <w:sz w:val="22"/>
                <w:szCs w:val="22"/>
              </w:rPr>
              <w:t xml:space="preserve">Displays total count of the IMEIs that </w:t>
            </w:r>
            <w:r w:rsidR="00A42399" w:rsidRPr="00757B97">
              <w:rPr>
                <w:rFonts w:ascii="Arial" w:hAnsi="Arial" w:cs="Arial"/>
                <w:sz w:val="22"/>
                <w:szCs w:val="22"/>
              </w:rPr>
              <w:t>are requested for registration but not approved yet</w:t>
            </w:r>
            <w:r w:rsidR="002216B2">
              <w:rPr>
                <w:rFonts w:ascii="Arial" w:hAnsi="Arial" w:cs="Arial"/>
                <w:sz w:val="22"/>
                <w:szCs w:val="22"/>
              </w:rPr>
              <w:t>.</w:t>
            </w:r>
          </w:p>
          <w:p w14:paraId="5D91861A" w14:textId="77777777" w:rsidR="00EA5BDD" w:rsidRPr="00757B97" w:rsidRDefault="00EA5BDD" w:rsidP="00E62E4C">
            <w:pPr>
              <w:pStyle w:val="NormalWeb"/>
              <w:spacing w:before="0" w:beforeAutospacing="0" w:after="0" w:afterAutospacing="0"/>
              <w:ind w:left="720"/>
              <w:rPr>
                <w:rFonts w:ascii="Arial" w:hAnsi="Arial" w:cs="Arial"/>
                <w:sz w:val="22"/>
                <w:szCs w:val="22"/>
              </w:rPr>
            </w:pPr>
          </w:p>
        </w:tc>
      </w:tr>
      <w:tr w:rsidR="00A42399" w:rsidRPr="00757B97" w14:paraId="44EA68BD" w14:textId="77777777" w:rsidTr="00613A9F">
        <w:trPr>
          <w:jc w:val="center"/>
        </w:trPr>
        <w:tc>
          <w:tcPr>
            <w:tcW w:w="2515" w:type="dxa"/>
          </w:tcPr>
          <w:p w14:paraId="51970E93" w14:textId="77777777" w:rsidR="00A42399" w:rsidRPr="00757B97" w:rsidRDefault="00A42399" w:rsidP="00A42399">
            <w:pPr>
              <w:pStyle w:val="NormalWeb"/>
              <w:spacing w:before="0" w:beforeAutospacing="0" w:after="0" w:afterAutospacing="0"/>
              <w:rPr>
                <w:rFonts w:ascii="Arial" w:hAnsi="Arial" w:cs="Arial"/>
                <w:sz w:val="22"/>
                <w:szCs w:val="22"/>
              </w:rPr>
            </w:pPr>
            <w:r w:rsidRPr="00757B97">
              <w:rPr>
                <w:rFonts w:ascii="Arial" w:hAnsi="Arial" w:cs="Arial"/>
                <w:sz w:val="22"/>
                <w:szCs w:val="22"/>
              </w:rPr>
              <w:t>Pre-Condition Classification State</w:t>
            </w:r>
          </w:p>
          <w:p w14:paraId="2B16F478" w14:textId="77777777" w:rsidR="00A42399" w:rsidRPr="00757B97" w:rsidRDefault="00A42399" w:rsidP="0061695D">
            <w:pPr>
              <w:pStyle w:val="TB-TableBody"/>
              <w:rPr>
                <w:sz w:val="22"/>
                <w:szCs w:val="22"/>
              </w:rPr>
            </w:pPr>
          </w:p>
        </w:tc>
        <w:tc>
          <w:tcPr>
            <w:tcW w:w="6750" w:type="dxa"/>
          </w:tcPr>
          <w:p w14:paraId="2AAD7BFB" w14:textId="77777777" w:rsidR="00A42399" w:rsidRPr="00757B97" w:rsidRDefault="00A42399" w:rsidP="00067445">
            <w:pPr>
              <w:numPr>
                <w:ilvl w:val="0"/>
                <w:numId w:val="13"/>
              </w:numPr>
              <w:shd w:val="clear" w:color="auto" w:fill="FFFFFF"/>
              <w:ind w:left="342" w:hanging="270"/>
              <w:rPr>
                <w:rFonts w:cs="Arial"/>
                <w:b/>
                <w:sz w:val="22"/>
                <w:szCs w:val="22"/>
              </w:rPr>
            </w:pPr>
            <w:r w:rsidRPr="00757B97">
              <w:rPr>
                <w:rFonts w:cs="Arial"/>
                <w:b/>
                <w:sz w:val="22"/>
                <w:szCs w:val="22"/>
              </w:rPr>
              <w:t xml:space="preserve">Duplicate </w:t>
            </w:r>
          </w:p>
          <w:p w14:paraId="5C7A2499" w14:textId="77777777" w:rsidR="00A42399" w:rsidRPr="00757B97" w:rsidRDefault="00A42399" w:rsidP="00067445">
            <w:pPr>
              <w:pStyle w:val="CommentText"/>
              <w:ind w:left="612" w:hanging="288"/>
              <w:rPr>
                <w:rFonts w:cs="Arial"/>
                <w:sz w:val="22"/>
                <w:szCs w:val="22"/>
              </w:rPr>
            </w:pPr>
            <w:r w:rsidRPr="00757B97">
              <w:rPr>
                <w:rFonts w:cs="Arial"/>
                <w:sz w:val="22"/>
                <w:szCs w:val="22"/>
              </w:rPr>
              <w:t xml:space="preserve">Displays the total count of duplicate </w:t>
            </w:r>
            <w:r w:rsidR="007B1F68" w:rsidRPr="00757B97">
              <w:rPr>
                <w:rFonts w:cs="Arial"/>
                <w:sz w:val="22"/>
                <w:szCs w:val="22"/>
              </w:rPr>
              <w:t>IMEIs</w:t>
            </w:r>
            <w:r w:rsidR="002216B2">
              <w:rPr>
                <w:rFonts w:cs="Arial"/>
                <w:sz w:val="22"/>
                <w:szCs w:val="22"/>
              </w:rPr>
              <w:t>.</w:t>
            </w:r>
          </w:p>
          <w:p w14:paraId="54DAE84F" w14:textId="77777777" w:rsidR="00A42399" w:rsidRPr="00757B97" w:rsidRDefault="00A42399" w:rsidP="00A42399">
            <w:pPr>
              <w:shd w:val="clear" w:color="auto" w:fill="FFFFFF"/>
              <w:ind w:left="1440"/>
              <w:rPr>
                <w:rFonts w:cs="Arial"/>
                <w:color w:val="212529"/>
                <w:sz w:val="22"/>
                <w:szCs w:val="22"/>
              </w:rPr>
            </w:pPr>
          </w:p>
          <w:p w14:paraId="6D0EF9A9" w14:textId="77777777" w:rsidR="00A42399" w:rsidRPr="00757B97" w:rsidRDefault="00A42399" w:rsidP="00067445">
            <w:pPr>
              <w:numPr>
                <w:ilvl w:val="0"/>
                <w:numId w:val="13"/>
              </w:numPr>
              <w:shd w:val="clear" w:color="auto" w:fill="FFFFFF"/>
              <w:ind w:left="342" w:hanging="270"/>
              <w:rPr>
                <w:rFonts w:cs="Arial"/>
                <w:b/>
                <w:sz w:val="22"/>
                <w:szCs w:val="22"/>
              </w:rPr>
            </w:pPr>
            <w:r w:rsidRPr="00757B97">
              <w:rPr>
                <w:rFonts w:cs="Arial"/>
                <w:b/>
                <w:sz w:val="22"/>
                <w:szCs w:val="22"/>
              </w:rPr>
              <w:t xml:space="preserve">GSMA Not Found </w:t>
            </w:r>
          </w:p>
          <w:p w14:paraId="728CB5DD" w14:textId="77777777" w:rsidR="00A42399" w:rsidRPr="00757B97" w:rsidRDefault="00A42399" w:rsidP="00067445">
            <w:pPr>
              <w:pStyle w:val="CommentText"/>
              <w:ind w:left="342"/>
              <w:rPr>
                <w:rFonts w:cs="Arial"/>
                <w:sz w:val="22"/>
                <w:szCs w:val="22"/>
              </w:rPr>
            </w:pPr>
            <w:r w:rsidRPr="00757B97">
              <w:rPr>
                <w:rFonts w:cs="Arial"/>
                <w:sz w:val="22"/>
                <w:szCs w:val="22"/>
              </w:rPr>
              <w:t>Dis</w:t>
            </w:r>
            <w:r w:rsidR="007B1F68" w:rsidRPr="00757B97">
              <w:rPr>
                <w:rFonts w:cs="Arial"/>
                <w:sz w:val="22"/>
                <w:szCs w:val="22"/>
              </w:rPr>
              <w:t>plays the total count of IMEIs</w:t>
            </w:r>
            <w:r w:rsidRPr="00757B97">
              <w:rPr>
                <w:rFonts w:cs="Arial"/>
                <w:sz w:val="22"/>
                <w:szCs w:val="22"/>
              </w:rPr>
              <w:t xml:space="preserve"> that are not registered in GSMA database</w:t>
            </w:r>
            <w:r w:rsidR="002216B2">
              <w:rPr>
                <w:rFonts w:cs="Arial"/>
                <w:sz w:val="22"/>
                <w:szCs w:val="22"/>
              </w:rPr>
              <w:t>.</w:t>
            </w:r>
          </w:p>
          <w:p w14:paraId="1B29C7AA" w14:textId="77777777" w:rsidR="00A42399" w:rsidRPr="00757B97" w:rsidRDefault="00A42399" w:rsidP="00A42399">
            <w:pPr>
              <w:shd w:val="clear" w:color="auto" w:fill="FFFFFF"/>
              <w:ind w:left="1440"/>
              <w:rPr>
                <w:rFonts w:cs="Arial"/>
                <w:color w:val="212529"/>
                <w:sz w:val="22"/>
                <w:szCs w:val="22"/>
              </w:rPr>
            </w:pPr>
          </w:p>
          <w:p w14:paraId="2CDD7949" w14:textId="77777777" w:rsidR="00A42399" w:rsidRPr="00757B97" w:rsidRDefault="00A42399" w:rsidP="00067445">
            <w:pPr>
              <w:numPr>
                <w:ilvl w:val="0"/>
                <w:numId w:val="13"/>
              </w:numPr>
              <w:shd w:val="clear" w:color="auto" w:fill="FFFFFF"/>
              <w:ind w:left="342" w:hanging="270"/>
              <w:rPr>
                <w:rFonts w:cs="Arial"/>
                <w:b/>
                <w:sz w:val="22"/>
                <w:szCs w:val="22"/>
              </w:rPr>
            </w:pPr>
            <w:r w:rsidRPr="00757B97">
              <w:rPr>
                <w:rFonts w:cs="Arial"/>
                <w:b/>
                <w:sz w:val="22"/>
                <w:szCs w:val="22"/>
              </w:rPr>
              <w:t xml:space="preserve">Local Stolen </w:t>
            </w:r>
          </w:p>
          <w:p w14:paraId="4782A5A8" w14:textId="77777777" w:rsidR="00A42399" w:rsidRPr="00757B97" w:rsidRDefault="00A42399" w:rsidP="00067445">
            <w:pPr>
              <w:pStyle w:val="CommentText"/>
              <w:ind w:left="342"/>
              <w:rPr>
                <w:rFonts w:cs="Arial"/>
                <w:sz w:val="22"/>
                <w:szCs w:val="22"/>
              </w:rPr>
            </w:pPr>
            <w:r w:rsidRPr="00757B97">
              <w:rPr>
                <w:rFonts w:cs="Arial"/>
                <w:sz w:val="22"/>
                <w:szCs w:val="22"/>
              </w:rPr>
              <w:t>Displays</w:t>
            </w:r>
            <w:r w:rsidR="007B1F68" w:rsidRPr="00757B97">
              <w:rPr>
                <w:rFonts w:cs="Arial"/>
                <w:sz w:val="22"/>
                <w:szCs w:val="22"/>
              </w:rPr>
              <w:t xml:space="preserve"> the total count of IMEIs</w:t>
            </w:r>
            <w:r w:rsidRPr="00757B97">
              <w:rPr>
                <w:rFonts w:cs="Arial"/>
                <w:sz w:val="22"/>
                <w:szCs w:val="22"/>
              </w:rPr>
              <w:t xml:space="preserve"> that are reported as lost/stolen</w:t>
            </w:r>
            <w:r w:rsidR="002216B2">
              <w:rPr>
                <w:rFonts w:cs="Arial"/>
                <w:sz w:val="22"/>
                <w:szCs w:val="22"/>
              </w:rPr>
              <w:t>.</w:t>
            </w:r>
            <w:r w:rsidRPr="00757B97">
              <w:rPr>
                <w:rFonts w:cs="Arial"/>
                <w:sz w:val="22"/>
                <w:szCs w:val="22"/>
              </w:rPr>
              <w:t xml:space="preserve">   </w:t>
            </w:r>
          </w:p>
          <w:p w14:paraId="7A1A0A73" w14:textId="77777777" w:rsidR="00A42399" w:rsidRPr="00757B97" w:rsidRDefault="00A42399" w:rsidP="00A42399">
            <w:pPr>
              <w:shd w:val="clear" w:color="auto" w:fill="FFFFFF"/>
              <w:ind w:left="1440"/>
              <w:rPr>
                <w:rFonts w:cs="Arial"/>
                <w:color w:val="212529"/>
                <w:sz w:val="22"/>
                <w:szCs w:val="22"/>
              </w:rPr>
            </w:pPr>
          </w:p>
          <w:p w14:paraId="540FD79C" w14:textId="77777777" w:rsidR="00A42399" w:rsidRPr="00757B97" w:rsidRDefault="00A42399" w:rsidP="00067445">
            <w:pPr>
              <w:numPr>
                <w:ilvl w:val="0"/>
                <w:numId w:val="13"/>
              </w:numPr>
              <w:shd w:val="clear" w:color="auto" w:fill="FFFFFF"/>
              <w:ind w:left="342" w:hanging="270"/>
              <w:rPr>
                <w:rFonts w:cs="Arial"/>
                <w:b/>
                <w:sz w:val="22"/>
                <w:szCs w:val="22"/>
              </w:rPr>
            </w:pPr>
            <w:r w:rsidRPr="00757B97">
              <w:rPr>
                <w:rFonts w:cs="Arial"/>
                <w:b/>
                <w:sz w:val="22"/>
                <w:szCs w:val="22"/>
              </w:rPr>
              <w:t xml:space="preserve">Malformed </w:t>
            </w:r>
          </w:p>
          <w:p w14:paraId="7ECF62FF" w14:textId="77777777" w:rsidR="00A42399" w:rsidRPr="00757B97" w:rsidRDefault="004356AE" w:rsidP="00067445">
            <w:pPr>
              <w:pStyle w:val="CommentText"/>
              <w:ind w:left="342"/>
              <w:rPr>
                <w:rFonts w:cs="Arial"/>
                <w:sz w:val="22"/>
                <w:szCs w:val="22"/>
              </w:rPr>
            </w:pPr>
            <w:r w:rsidRPr="00757B97">
              <w:rPr>
                <w:rFonts w:cs="Arial"/>
                <w:sz w:val="22"/>
                <w:szCs w:val="22"/>
              </w:rPr>
              <w:t>Displays the</w:t>
            </w:r>
            <w:r w:rsidR="007B1F68" w:rsidRPr="00757B97">
              <w:rPr>
                <w:rFonts w:cs="Arial"/>
                <w:sz w:val="22"/>
                <w:szCs w:val="22"/>
              </w:rPr>
              <w:t xml:space="preserve"> total count of IMEIs</w:t>
            </w:r>
            <w:r w:rsidR="00A42399" w:rsidRPr="00757B97">
              <w:rPr>
                <w:rFonts w:cs="Arial"/>
                <w:sz w:val="22"/>
                <w:szCs w:val="22"/>
              </w:rPr>
              <w:t xml:space="preserve"> that contains </w:t>
            </w:r>
            <w:r w:rsidR="00976F71" w:rsidRPr="00757B97">
              <w:rPr>
                <w:rFonts w:cs="Arial"/>
                <w:sz w:val="22"/>
                <w:szCs w:val="22"/>
              </w:rPr>
              <w:t xml:space="preserve">the character </w:t>
            </w:r>
            <w:r w:rsidR="00A42399" w:rsidRPr="00757B97">
              <w:rPr>
                <w:rFonts w:cs="Arial"/>
                <w:sz w:val="22"/>
                <w:szCs w:val="22"/>
              </w:rPr>
              <w:t>other than hexadecimal number</w:t>
            </w:r>
            <w:r w:rsidR="002216B2">
              <w:rPr>
                <w:rFonts w:cs="Arial"/>
                <w:sz w:val="22"/>
                <w:szCs w:val="22"/>
              </w:rPr>
              <w:t>.</w:t>
            </w:r>
            <w:r w:rsidR="00A42399" w:rsidRPr="00757B97">
              <w:rPr>
                <w:rFonts w:cs="Arial"/>
                <w:sz w:val="22"/>
                <w:szCs w:val="22"/>
              </w:rPr>
              <w:t xml:space="preserve"> </w:t>
            </w:r>
          </w:p>
          <w:p w14:paraId="7515BCFB" w14:textId="77777777" w:rsidR="00A42399" w:rsidRPr="00757B97" w:rsidRDefault="00A42399" w:rsidP="00A42399">
            <w:pPr>
              <w:shd w:val="clear" w:color="auto" w:fill="FFFFFF"/>
              <w:ind w:left="1440"/>
              <w:rPr>
                <w:rFonts w:cs="Arial"/>
                <w:color w:val="212529"/>
                <w:sz w:val="22"/>
                <w:szCs w:val="22"/>
              </w:rPr>
            </w:pPr>
          </w:p>
          <w:p w14:paraId="5DFFDC32" w14:textId="77777777" w:rsidR="00A42399" w:rsidRPr="00757B97" w:rsidRDefault="00D51F34" w:rsidP="00067445">
            <w:pPr>
              <w:numPr>
                <w:ilvl w:val="0"/>
                <w:numId w:val="13"/>
              </w:numPr>
              <w:shd w:val="clear" w:color="auto" w:fill="FFFFFF"/>
              <w:ind w:left="342" w:hanging="270"/>
              <w:rPr>
                <w:rFonts w:cs="Arial"/>
                <w:b/>
                <w:sz w:val="22"/>
                <w:szCs w:val="22"/>
              </w:rPr>
            </w:pPr>
            <w:r w:rsidRPr="00757B97">
              <w:rPr>
                <w:rFonts w:cs="Arial"/>
                <w:b/>
                <w:sz w:val="22"/>
                <w:szCs w:val="22"/>
              </w:rPr>
              <w:t xml:space="preserve">Not on registration list </w:t>
            </w:r>
          </w:p>
          <w:p w14:paraId="3BAF6379" w14:textId="77777777" w:rsidR="00A42399" w:rsidRPr="00757B97" w:rsidRDefault="00A42399" w:rsidP="00067445">
            <w:pPr>
              <w:pStyle w:val="ListParagraph"/>
              <w:shd w:val="clear" w:color="auto" w:fill="FFFFFF"/>
              <w:ind w:left="342"/>
              <w:rPr>
                <w:rFonts w:cs="Arial"/>
                <w:sz w:val="22"/>
                <w:szCs w:val="22"/>
              </w:rPr>
            </w:pPr>
            <w:r w:rsidRPr="00757B97">
              <w:rPr>
                <w:rFonts w:cs="Arial"/>
                <w:sz w:val="22"/>
                <w:szCs w:val="22"/>
              </w:rPr>
              <w:t>Displays total count of the IMEIs that are not</w:t>
            </w:r>
            <w:r w:rsidR="00976F71" w:rsidRPr="00757B97">
              <w:rPr>
                <w:rFonts w:cs="Arial"/>
                <w:sz w:val="22"/>
                <w:szCs w:val="22"/>
              </w:rPr>
              <w:t xml:space="preserve"> being </w:t>
            </w:r>
            <w:r w:rsidRPr="00757B97">
              <w:rPr>
                <w:rFonts w:cs="Arial"/>
                <w:sz w:val="22"/>
                <w:szCs w:val="22"/>
              </w:rPr>
              <w:t>requested for registration</w:t>
            </w:r>
            <w:r w:rsidR="002216B2">
              <w:rPr>
                <w:rFonts w:cs="Arial"/>
                <w:sz w:val="22"/>
                <w:szCs w:val="22"/>
              </w:rPr>
              <w:t>.</w:t>
            </w:r>
            <w:r w:rsidRPr="00757B97">
              <w:rPr>
                <w:rFonts w:cs="Arial"/>
                <w:sz w:val="22"/>
                <w:szCs w:val="22"/>
              </w:rPr>
              <w:t xml:space="preserve"> </w:t>
            </w:r>
          </w:p>
          <w:p w14:paraId="5287F5B8" w14:textId="77777777" w:rsidR="00EA5BDD" w:rsidRPr="00757B97" w:rsidRDefault="00EA5BDD" w:rsidP="00D51F34">
            <w:pPr>
              <w:pStyle w:val="ListParagraph"/>
              <w:shd w:val="clear" w:color="auto" w:fill="FFFFFF"/>
              <w:ind w:left="702"/>
              <w:rPr>
                <w:rFonts w:cs="Arial"/>
                <w:color w:val="212529"/>
                <w:sz w:val="22"/>
                <w:szCs w:val="22"/>
              </w:rPr>
            </w:pPr>
          </w:p>
        </w:tc>
      </w:tr>
      <w:tr w:rsidR="00976F71" w:rsidRPr="00757B97" w14:paraId="3631241B" w14:textId="77777777" w:rsidTr="00613A9F">
        <w:trPr>
          <w:jc w:val="center"/>
        </w:trPr>
        <w:tc>
          <w:tcPr>
            <w:tcW w:w="2515" w:type="dxa"/>
          </w:tcPr>
          <w:p w14:paraId="6FC0ECC7" w14:textId="77777777" w:rsidR="00976F71" w:rsidRPr="00757B97" w:rsidRDefault="00585C8D" w:rsidP="00976F71">
            <w:pPr>
              <w:pStyle w:val="NormalWeb"/>
              <w:spacing w:before="0" w:beforeAutospacing="0" w:after="0" w:afterAutospacing="0"/>
              <w:rPr>
                <w:rFonts w:ascii="Arial" w:hAnsi="Arial" w:cs="Arial"/>
                <w:sz w:val="22"/>
                <w:szCs w:val="22"/>
              </w:rPr>
            </w:pPr>
            <w:r w:rsidRPr="00757B97">
              <w:rPr>
                <w:rFonts w:ascii="Arial" w:hAnsi="Arial" w:cs="Arial"/>
                <w:sz w:val="22"/>
                <w:szCs w:val="22"/>
              </w:rPr>
              <w:t>Lost</w:t>
            </w:r>
            <w:r w:rsidR="00976F71" w:rsidRPr="00757B97">
              <w:rPr>
                <w:rFonts w:ascii="Arial" w:hAnsi="Arial" w:cs="Arial"/>
                <w:sz w:val="22"/>
                <w:szCs w:val="22"/>
              </w:rPr>
              <w:t xml:space="preserve">/Stolen Status </w:t>
            </w:r>
          </w:p>
          <w:p w14:paraId="5748917E" w14:textId="77777777" w:rsidR="00976F71" w:rsidRPr="00757B97" w:rsidRDefault="00976F71" w:rsidP="00A42399">
            <w:pPr>
              <w:pStyle w:val="NormalWeb"/>
              <w:spacing w:before="0" w:beforeAutospacing="0" w:after="0" w:afterAutospacing="0"/>
              <w:rPr>
                <w:rFonts w:ascii="Arial" w:hAnsi="Arial" w:cs="Arial"/>
                <w:sz w:val="22"/>
                <w:szCs w:val="22"/>
              </w:rPr>
            </w:pPr>
          </w:p>
        </w:tc>
        <w:tc>
          <w:tcPr>
            <w:tcW w:w="6750" w:type="dxa"/>
          </w:tcPr>
          <w:p w14:paraId="16026AB7" w14:textId="77777777" w:rsidR="00976F71" w:rsidRPr="00757B97" w:rsidRDefault="00976F71" w:rsidP="00067445">
            <w:pPr>
              <w:numPr>
                <w:ilvl w:val="0"/>
                <w:numId w:val="13"/>
              </w:numPr>
              <w:shd w:val="clear" w:color="auto" w:fill="FFFFFF"/>
              <w:ind w:left="342" w:hanging="270"/>
              <w:rPr>
                <w:rFonts w:cs="Arial"/>
                <w:b/>
                <w:sz w:val="22"/>
                <w:szCs w:val="22"/>
              </w:rPr>
            </w:pPr>
            <w:r w:rsidRPr="00757B97">
              <w:rPr>
                <w:rFonts w:cs="Arial"/>
                <w:b/>
                <w:sz w:val="22"/>
                <w:szCs w:val="22"/>
              </w:rPr>
              <w:t>Stolen status</w:t>
            </w:r>
          </w:p>
          <w:p w14:paraId="75C49D15" w14:textId="77777777" w:rsidR="00976F71" w:rsidRPr="00757B97" w:rsidRDefault="00976F71" w:rsidP="00067445">
            <w:pPr>
              <w:shd w:val="clear" w:color="auto" w:fill="FFFFFF"/>
              <w:ind w:left="342"/>
              <w:rPr>
                <w:rFonts w:cs="Arial"/>
                <w:sz w:val="22"/>
                <w:szCs w:val="22"/>
              </w:rPr>
            </w:pPr>
            <w:r w:rsidRPr="00757B97">
              <w:rPr>
                <w:rFonts w:cs="Arial"/>
                <w:sz w:val="22"/>
                <w:szCs w:val="22"/>
              </w:rPr>
              <w:t>Displays the total count of IMEIs that are reported as stolen</w:t>
            </w:r>
            <w:r w:rsidR="002216B2">
              <w:rPr>
                <w:rFonts w:cs="Arial"/>
                <w:sz w:val="22"/>
                <w:szCs w:val="22"/>
              </w:rPr>
              <w:t>.</w:t>
            </w:r>
            <w:r w:rsidRPr="00757B97">
              <w:rPr>
                <w:rFonts w:cs="Arial"/>
                <w:sz w:val="22"/>
                <w:szCs w:val="22"/>
              </w:rPr>
              <w:t xml:space="preserve"> </w:t>
            </w:r>
          </w:p>
          <w:p w14:paraId="12CB2E16" w14:textId="77777777" w:rsidR="00D51F34" w:rsidRPr="00757B97" w:rsidRDefault="00D51F34" w:rsidP="00D51F34">
            <w:pPr>
              <w:shd w:val="clear" w:color="auto" w:fill="FFFFFF"/>
              <w:ind w:left="702"/>
              <w:rPr>
                <w:rFonts w:cs="Arial"/>
                <w:sz w:val="22"/>
                <w:szCs w:val="22"/>
              </w:rPr>
            </w:pPr>
          </w:p>
          <w:p w14:paraId="17B3B46C" w14:textId="77777777" w:rsidR="00976F71" w:rsidRPr="00757B97" w:rsidRDefault="00976F71" w:rsidP="00067445">
            <w:pPr>
              <w:numPr>
                <w:ilvl w:val="0"/>
                <w:numId w:val="13"/>
              </w:numPr>
              <w:shd w:val="clear" w:color="auto" w:fill="FFFFFF"/>
              <w:ind w:left="342" w:hanging="270"/>
              <w:rPr>
                <w:rFonts w:cs="Arial"/>
                <w:b/>
                <w:sz w:val="22"/>
                <w:szCs w:val="22"/>
              </w:rPr>
            </w:pPr>
            <w:r w:rsidRPr="00757B97">
              <w:rPr>
                <w:rFonts w:cs="Arial"/>
                <w:b/>
                <w:sz w:val="22"/>
                <w:szCs w:val="22"/>
              </w:rPr>
              <w:t>Provisional stolen</w:t>
            </w:r>
          </w:p>
          <w:p w14:paraId="641D5013" w14:textId="77777777" w:rsidR="001C4A36" w:rsidRPr="00757B97" w:rsidRDefault="001C4A36" w:rsidP="00067445">
            <w:pPr>
              <w:shd w:val="clear" w:color="auto" w:fill="FFFFFF"/>
              <w:ind w:left="342"/>
              <w:rPr>
                <w:rFonts w:cs="Arial"/>
                <w:sz w:val="22"/>
                <w:szCs w:val="22"/>
              </w:rPr>
            </w:pPr>
            <w:r w:rsidRPr="00757B97">
              <w:rPr>
                <w:rFonts w:cs="Arial"/>
                <w:sz w:val="22"/>
                <w:szCs w:val="22"/>
              </w:rPr>
              <w:t>Displays total count of the IMEIs that are reported as lost/stolen but not blocked yet</w:t>
            </w:r>
            <w:r w:rsidR="002216B2">
              <w:rPr>
                <w:rFonts w:cs="Arial"/>
                <w:sz w:val="22"/>
                <w:szCs w:val="22"/>
              </w:rPr>
              <w:t>.</w:t>
            </w:r>
            <w:r w:rsidRPr="00757B97">
              <w:rPr>
                <w:rFonts w:cs="Arial"/>
                <w:sz w:val="22"/>
                <w:szCs w:val="22"/>
              </w:rPr>
              <w:t xml:space="preserve"> </w:t>
            </w:r>
          </w:p>
          <w:p w14:paraId="5395D59F" w14:textId="77777777" w:rsidR="00976F71" w:rsidRPr="00757B97" w:rsidRDefault="00976F71" w:rsidP="001C4A36">
            <w:pPr>
              <w:shd w:val="clear" w:color="auto" w:fill="FFFFFF"/>
              <w:ind w:left="1080"/>
              <w:rPr>
                <w:rFonts w:cs="Arial"/>
                <w:sz w:val="22"/>
                <w:szCs w:val="22"/>
              </w:rPr>
            </w:pPr>
          </w:p>
        </w:tc>
      </w:tr>
      <w:tr w:rsidR="001C4A36" w:rsidRPr="00757B97" w14:paraId="19D2A354" w14:textId="77777777" w:rsidTr="00613A9F">
        <w:trPr>
          <w:jc w:val="center"/>
        </w:trPr>
        <w:tc>
          <w:tcPr>
            <w:tcW w:w="2515" w:type="dxa"/>
          </w:tcPr>
          <w:p w14:paraId="1642F681" w14:textId="77777777" w:rsidR="001C4A36" w:rsidRPr="00757B97" w:rsidRDefault="001C4A36" w:rsidP="001C4A36">
            <w:pPr>
              <w:pStyle w:val="NormalWeb"/>
              <w:spacing w:before="0" w:beforeAutospacing="0" w:after="0" w:afterAutospacing="0"/>
              <w:rPr>
                <w:rFonts w:ascii="Arial" w:hAnsi="Arial" w:cs="Arial"/>
                <w:sz w:val="22"/>
                <w:szCs w:val="22"/>
              </w:rPr>
            </w:pPr>
            <w:r w:rsidRPr="00757B97">
              <w:rPr>
                <w:rFonts w:ascii="Arial" w:hAnsi="Arial" w:cs="Arial"/>
                <w:sz w:val="22"/>
                <w:szCs w:val="22"/>
              </w:rPr>
              <w:t xml:space="preserve">Seen </w:t>
            </w:r>
            <w:r w:rsidR="00B76911">
              <w:rPr>
                <w:rFonts w:ascii="Arial" w:hAnsi="Arial" w:cs="Arial"/>
                <w:sz w:val="22"/>
                <w:szCs w:val="22"/>
              </w:rPr>
              <w:t>o</w:t>
            </w:r>
            <w:r w:rsidRPr="00757B97">
              <w:rPr>
                <w:rFonts w:ascii="Arial" w:hAnsi="Arial" w:cs="Arial"/>
                <w:sz w:val="22"/>
                <w:szCs w:val="22"/>
              </w:rPr>
              <w:t xml:space="preserve">n Network </w:t>
            </w:r>
          </w:p>
          <w:p w14:paraId="21F76C69" w14:textId="77777777" w:rsidR="001C4A36" w:rsidRPr="00757B97" w:rsidRDefault="001C4A36" w:rsidP="00976F71">
            <w:pPr>
              <w:pStyle w:val="NormalWeb"/>
              <w:spacing w:before="0" w:beforeAutospacing="0" w:after="0" w:afterAutospacing="0"/>
              <w:rPr>
                <w:rFonts w:ascii="Arial" w:hAnsi="Arial" w:cs="Arial"/>
                <w:sz w:val="22"/>
                <w:szCs w:val="22"/>
              </w:rPr>
            </w:pPr>
          </w:p>
        </w:tc>
        <w:tc>
          <w:tcPr>
            <w:tcW w:w="6750" w:type="dxa"/>
          </w:tcPr>
          <w:p w14:paraId="2C06BECE" w14:textId="77777777" w:rsidR="001C4A36" w:rsidRPr="00757B97" w:rsidRDefault="001C4A36" w:rsidP="00067445">
            <w:pPr>
              <w:numPr>
                <w:ilvl w:val="0"/>
                <w:numId w:val="13"/>
              </w:numPr>
              <w:shd w:val="clear" w:color="auto" w:fill="FFFFFF"/>
              <w:ind w:left="342" w:hanging="270"/>
              <w:rPr>
                <w:rFonts w:cs="Arial"/>
                <w:sz w:val="22"/>
                <w:szCs w:val="22"/>
              </w:rPr>
            </w:pPr>
            <w:r w:rsidRPr="00757B97">
              <w:rPr>
                <w:rFonts w:cs="Arial"/>
                <w:sz w:val="22"/>
                <w:szCs w:val="22"/>
              </w:rPr>
              <w:t>Displays the total count of IMEIs</w:t>
            </w:r>
            <w:r w:rsidR="00EA5BDD" w:rsidRPr="00757B97">
              <w:rPr>
                <w:rFonts w:cs="Arial"/>
                <w:sz w:val="22"/>
                <w:szCs w:val="22"/>
              </w:rPr>
              <w:t xml:space="preserve"> seen on network</w:t>
            </w:r>
            <w:r w:rsidR="002216B2">
              <w:rPr>
                <w:rFonts w:cs="Arial"/>
                <w:sz w:val="22"/>
                <w:szCs w:val="22"/>
              </w:rPr>
              <w:t>.</w:t>
            </w:r>
            <w:r w:rsidR="00EA5BDD" w:rsidRPr="00757B97">
              <w:rPr>
                <w:rFonts w:cs="Arial"/>
                <w:sz w:val="22"/>
                <w:szCs w:val="22"/>
              </w:rPr>
              <w:t xml:space="preserve"> </w:t>
            </w:r>
            <w:r w:rsidRPr="00757B97">
              <w:rPr>
                <w:rFonts w:cs="Arial"/>
                <w:sz w:val="22"/>
                <w:szCs w:val="22"/>
              </w:rPr>
              <w:t xml:space="preserve"> </w:t>
            </w:r>
          </w:p>
        </w:tc>
      </w:tr>
      <w:tr w:rsidR="001C4A36" w:rsidRPr="00757B97" w14:paraId="70E68340" w14:textId="77777777" w:rsidTr="00613A9F">
        <w:trPr>
          <w:jc w:val="center"/>
        </w:trPr>
        <w:tc>
          <w:tcPr>
            <w:tcW w:w="2515" w:type="dxa"/>
          </w:tcPr>
          <w:p w14:paraId="40D093B9" w14:textId="77777777" w:rsidR="001C4A36" w:rsidRPr="00757B97" w:rsidRDefault="001C4A36" w:rsidP="001C4A36">
            <w:pPr>
              <w:pStyle w:val="NormalWeb"/>
              <w:spacing w:before="0" w:beforeAutospacing="0" w:after="0" w:afterAutospacing="0"/>
              <w:rPr>
                <w:rFonts w:ascii="Arial" w:hAnsi="Arial" w:cs="Arial"/>
                <w:sz w:val="22"/>
                <w:szCs w:val="22"/>
              </w:rPr>
            </w:pPr>
            <w:r w:rsidRPr="00757B97">
              <w:rPr>
                <w:rFonts w:ascii="Arial" w:hAnsi="Arial" w:cs="Arial"/>
                <w:sz w:val="22"/>
                <w:szCs w:val="22"/>
              </w:rPr>
              <w:t xml:space="preserve">Download Report Link </w:t>
            </w:r>
          </w:p>
        </w:tc>
        <w:tc>
          <w:tcPr>
            <w:tcW w:w="6750" w:type="dxa"/>
          </w:tcPr>
          <w:p w14:paraId="1CC0019E" w14:textId="77777777" w:rsidR="001C4A36" w:rsidRPr="00757B97" w:rsidRDefault="001C4A36" w:rsidP="00067445">
            <w:pPr>
              <w:pStyle w:val="ListParagraph"/>
              <w:numPr>
                <w:ilvl w:val="0"/>
                <w:numId w:val="13"/>
              </w:numPr>
              <w:shd w:val="clear" w:color="auto" w:fill="FFFFFF"/>
              <w:ind w:left="342" w:hanging="270"/>
              <w:rPr>
                <w:rFonts w:cs="Arial"/>
                <w:sz w:val="22"/>
                <w:szCs w:val="22"/>
              </w:rPr>
            </w:pPr>
            <w:r w:rsidRPr="00757B97">
              <w:rPr>
                <w:rFonts w:cs="Arial"/>
                <w:sz w:val="22"/>
                <w:szCs w:val="22"/>
              </w:rPr>
              <w:t>Allows user to download the report to view non-compliant IMEIs</w:t>
            </w:r>
            <w:r w:rsidR="002216B2">
              <w:rPr>
                <w:rFonts w:cs="Arial"/>
                <w:sz w:val="22"/>
                <w:szCs w:val="22"/>
              </w:rPr>
              <w:t>.</w:t>
            </w:r>
          </w:p>
          <w:p w14:paraId="0D0AC2F9" w14:textId="77777777" w:rsidR="00D51F34" w:rsidRPr="00757B97" w:rsidRDefault="00D51F34" w:rsidP="001C4A36">
            <w:pPr>
              <w:shd w:val="clear" w:color="auto" w:fill="FFFFFF"/>
              <w:rPr>
                <w:rFonts w:cs="Arial"/>
                <w:sz w:val="22"/>
                <w:szCs w:val="22"/>
              </w:rPr>
            </w:pPr>
          </w:p>
        </w:tc>
      </w:tr>
      <w:tr w:rsidR="004C0C67" w:rsidRPr="00757B97" w14:paraId="6B6E6CE8" w14:textId="77777777" w:rsidTr="00613A9F">
        <w:trPr>
          <w:jc w:val="center"/>
        </w:trPr>
        <w:tc>
          <w:tcPr>
            <w:tcW w:w="2515" w:type="dxa"/>
          </w:tcPr>
          <w:p w14:paraId="56462250" w14:textId="77777777" w:rsidR="004C0C67" w:rsidRPr="00757B97" w:rsidRDefault="004C0C67" w:rsidP="001C4A36">
            <w:pPr>
              <w:pStyle w:val="NormalWeb"/>
              <w:spacing w:before="0" w:beforeAutospacing="0" w:after="0" w:afterAutospacing="0"/>
              <w:rPr>
                <w:rFonts w:ascii="Arial" w:hAnsi="Arial" w:cs="Arial"/>
                <w:sz w:val="22"/>
                <w:szCs w:val="22"/>
              </w:rPr>
            </w:pPr>
            <w:r w:rsidRPr="00757B97">
              <w:rPr>
                <w:rFonts w:ascii="Arial" w:hAnsi="Arial" w:cs="Arial"/>
                <w:sz w:val="22"/>
                <w:szCs w:val="22"/>
              </w:rPr>
              <w:t xml:space="preserve">Show Report to the user </w:t>
            </w:r>
          </w:p>
        </w:tc>
        <w:tc>
          <w:tcPr>
            <w:tcW w:w="6750" w:type="dxa"/>
          </w:tcPr>
          <w:p w14:paraId="5B9F3ED6" w14:textId="77777777" w:rsidR="004C0C67" w:rsidRDefault="0046254C" w:rsidP="00067445">
            <w:pPr>
              <w:pStyle w:val="ListParagraph"/>
              <w:numPr>
                <w:ilvl w:val="0"/>
                <w:numId w:val="13"/>
              </w:numPr>
              <w:shd w:val="clear" w:color="auto" w:fill="FFFFFF"/>
              <w:ind w:left="342" w:hanging="270"/>
              <w:rPr>
                <w:rFonts w:cs="Arial"/>
                <w:sz w:val="22"/>
                <w:szCs w:val="22"/>
              </w:rPr>
            </w:pPr>
            <w:r w:rsidRPr="00757B97">
              <w:rPr>
                <w:rFonts w:cs="Arial"/>
                <w:sz w:val="22"/>
                <w:szCs w:val="22"/>
              </w:rPr>
              <w:t>Allows</w:t>
            </w:r>
            <w:r w:rsidR="004C0C67" w:rsidRPr="00757B97">
              <w:rPr>
                <w:rFonts w:cs="Arial"/>
                <w:sz w:val="22"/>
                <w:szCs w:val="22"/>
              </w:rPr>
              <w:t xml:space="preserve"> user to share the report </w:t>
            </w:r>
            <w:r w:rsidRPr="00757B97">
              <w:rPr>
                <w:rFonts w:cs="Arial"/>
                <w:sz w:val="22"/>
                <w:szCs w:val="22"/>
              </w:rPr>
              <w:t>with requester(importer/exporter)</w:t>
            </w:r>
            <w:r w:rsidR="00872A5F">
              <w:rPr>
                <w:rFonts w:cs="Arial"/>
                <w:sz w:val="22"/>
                <w:szCs w:val="22"/>
              </w:rPr>
              <w:t>.</w:t>
            </w:r>
          </w:p>
          <w:p w14:paraId="073A878A" w14:textId="77777777" w:rsidR="00872A5F" w:rsidRPr="00757B97" w:rsidRDefault="00872A5F" w:rsidP="00872A5F">
            <w:pPr>
              <w:pStyle w:val="ListParagraph"/>
              <w:shd w:val="clear" w:color="auto" w:fill="FFFFFF"/>
              <w:ind w:left="342"/>
              <w:rPr>
                <w:rFonts w:cs="Arial"/>
                <w:sz w:val="22"/>
                <w:szCs w:val="22"/>
              </w:rPr>
            </w:pPr>
          </w:p>
        </w:tc>
      </w:tr>
      <w:tr w:rsidR="003909D9" w:rsidRPr="00757B97" w14:paraId="3DCD07E3" w14:textId="77777777" w:rsidTr="00613A9F">
        <w:trPr>
          <w:jc w:val="center"/>
        </w:trPr>
        <w:tc>
          <w:tcPr>
            <w:tcW w:w="2515" w:type="dxa"/>
          </w:tcPr>
          <w:p w14:paraId="0654EDD5" w14:textId="77777777" w:rsidR="003909D9" w:rsidRPr="00757B97" w:rsidRDefault="003909D9" w:rsidP="0061695D">
            <w:pPr>
              <w:pStyle w:val="TB-TableBody"/>
              <w:rPr>
                <w:sz w:val="22"/>
                <w:szCs w:val="22"/>
              </w:rPr>
            </w:pPr>
            <w:r w:rsidRPr="00757B97">
              <w:rPr>
                <w:sz w:val="22"/>
                <w:szCs w:val="22"/>
              </w:rPr>
              <w:lastRenderedPageBreak/>
              <w:t>IMEI Registration Status</w:t>
            </w:r>
          </w:p>
        </w:tc>
        <w:tc>
          <w:tcPr>
            <w:tcW w:w="6750" w:type="dxa"/>
          </w:tcPr>
          <w:p w14:paraId="0334A713" w14:textId="77777777" w:rsidR="00370046" w:rsidRDefault="00370046" w:rsidP="00370046">
            <w:pPr>
              <w:pStyle w:val="NormalWeb"/>
              <w:spacing w:before="0" w:beforeAutospacing="0" w:after="0" w:afterAutospacing="0"/>
              <w:ind w:left="342"/>
              <w:rPr>
                <w:rFonts w:ascii="Arial" w:hAnsi="Arial" w:cs="Arial"/>
                <w:b/>
                <w:sz w:val="22"/>
                <w:szCs w:val="22"/>
              </w:rPr>
            </w:pPr>
            <w:r w:rsidRPr="00757B97">
              <w:rPr>
                <w:rFonts w:ascii="Arial" w:hAnsi="Arial" w:cs="Arial"/>
                <w:sz w:val="22"/>
                <w:szCs w:val="22"/>
              </w:rPr>
              <w:t xml:space="preserve">Displays </w:t>
            </w:r>
            <w:r w:rsidR="00671335" w:rsidRPr="00757B97">
              <w:rPr>
                <w:rFonts w:ascii="Arial" w:hAnsi="Arial" w:cs="Arial"/>
                <w:sz w:val="22"/>
                <w:szCs w:val="22"/>
              </w:rPr>
              <w:t>the registration status based on total requests of a user</w:t>
            </w:r>
            <w:r w:rsidR="0016728A">
              <w:rPr>
                <w:rFonts w:ascii="Arial" w:hAnsi="Arial" w:cs="Arial"/>
                <w:sz w:val="22"/>
                <w:szCs w:val="22"/>
              </w:rPr>
              <w:t>.</w:t>
            </w:r>
            <w:r w:rsidR="00671335" w:rsidRPr="00757B97">
              <w:rPr>
                <w:rFonts w:ascii="Arial" w:hAnsi="Arial" w:cs="Arial"/>
                <w:b/>
                <w:sz w:val="22"/>
                <w:szCs w:val="22"/>
              </w:rPr>
              <w:t xml:space="preserve"> </w:t>
            </w:r>
          </w:p>
          <w:p w14:paraId="15FA3B34" w14:textId="77777777" w:rsidR="006E6E64" w:rsidRPr="00757B97" w:rsidRDefault="006E6E64" w:rsidP="00370046">
            <w:pPr>
              <w:pStyle w:val="NormalWeb"/>
              <w:spacing w:before="0" w:beforeAutospacing="0" w:after="0" w:afterAutospacing="0"/>
              <w:ind w:left="342"/>
              <w:rPr>
                <w:rFonts w:ascii="Arial" w:hAnsi="Arial" w:cs="Arial"/>
                <w:b/>
                <w:sz w:val="22"/>
                <w:szCs w:val="22"/>
              </w:rPr>
            </w:pPr>
          </w:p>
          <w:p w14:paraId="3BBDEF51" w14:textId="77777777" w:rsidR="003909D9" w:rsidRPr="00757B97" w:rsidRDefault="003909D9" w:rsidP="000A299D">
            <w:pPr>
              <w:pStyle w:val="NormalWeb"/>
              <w:numPr>
                <w:ilvl w:val="0"/>
                <w:numId w:val="7"/>
              </w:numPr>
              <w:spacing w:before="0" w:beforeAutospacing="0" w:after="0" w:afterAutospacing="0"/>
              <w:ind w:left="342" w:hanging="180"/>
              <w:rPr>
                <w:rFonts w:ascii="Arial" w:hAnsi="Arial" w:cs="Arial"/>
                <w:b/>
                <w:sz w:val="22"/>
                <w:szCs w:val="22"/>
              </w:rPr>
            </w:pPr>
            <w:r w:rsidRPr="00757B97">
              <w:rPr>
                <w:rFonts w:ascii="Arial" w:hAnsi="Arial" w:cs="Arial"/>
                <w:b/>
                <w:sz w:val="22"/>
                <w:szCs w:val="22"/>
              </w:rPr>
              <w:t>Duplicate IMEIs</w:t>
            </w:r>
          </w:p>
          <w:p w14:paraId="0092D477" w14:textId="77777777" w:rsidR="00D51F34" w:rsidRPr="00757B97" w:rsidRDefault="002206A8" w:rsidP="00D51F34">
            <w:pPr>
              <w:pStyle w:val="NormalWeb"/>
              <w:spacing w:before="0" w:beforeAutospacing="0" w:after="0" w:afterAutospacing="0"/>
              <w:ind w:left="342"/>
              <w:rPr>
                <w:rFonts w:ascii="Arial" w:hAnsi="Arial" w:cs="Arial"/>
                <w:sz w:val="22"/>
                <w:szCs w:val="22"/>
              </w:rPr>
            </w:pPr>
            <w:r w:rsidRPr="00757B97">
              <w:rPr>
                <w:rFonts w:ascii="Arial" w:hAnsi="Arial" w:cs="Arial"/>
                <w:sz w:val="22"/>
                <w:szCs w:val="22"/>
              </w:rPr>
              <w:t xml:space="preserve">Displays the total </w:t>
            </w:r>
            <w:r w:rsidR="00D51F34" w:rsidRPr="00757B97">
              <w:rPr>
                <w:rFonts w:ascii="Arial" w:hAnsi="Arial" w:cs="Arial"/>
                <w:sz w:val="22"/>
                <w:szCs w:val="22"/>
              </w:rPr>
              <w:t>count of duplicate IMEIs</w:t>
            </w:r>
            <w:r w:rsidR="00872A5F">
              <w:rPr>
                <w:rFonts w:ascii="Arial" w:hAnsi="Arial" w:cs="Arial"/>
                <w:sz w:val="22"/>
                <w:szCs w:val="22"/>
              </w:rPr>
              <w:t>.</w:t>
            </w:r>
          </w:p>
          <w:p w14:paraId="1BED8B23" w14:textId="77777777" w:rsidR="00EA5BDD" w:rsidRPr="00757B97" w:rsidRDefault="00EA5BDD" w:rsidP="00D51F34">
            <w:pPr>
              <w:pStyle w:val="NormalWeb"/>
              <w:spacing w:before="0" w:beforeAutospacing="0" w:after="0" w:afterAutospacing="0"/>
              <w:ind w:left="342"/>
              <w:rPr>
                <w:rFonts w:ascii="Arial" w:hAnsi="Arial" w:cs="Arial"/>
                <w:sz w:val="22"/>
                <w:szCs w:val="22"/>
              </w:rPr>
            </w:pPr>
          </w:p>
          <w:p w14:paraId="02FF7026" w14:textId="77777777" w:rsidR="003909D9" w:rsidRPr="00757B97" w:rsidRDefault="003909D9" w:rsidP="000A299D">
            <w:pPr>
              <w:pStyle w:val="NormalWeb"/>
              <w:numPr>
                <w:ilvl w:val="0"/>
                <w:numId w:val="7"/>
              </w:numPr>
              <w:spacing w:before="0" w:beforeAutospacing="0" w:after="0" w:afterAutospacing="0"/>
              <w:ind w:left="342" w:hanging="180"/>
              <w:rPr>
                <w:rFonts w:ascii="Arial" w:hAnsi="Arial" w:cs="Arial"/>
                <w:b/>
                <w:sz w:val="22"/>
                <w:szCs w:val="22"/>
              </w:rPr>
            </w:pPr>
            <w:r w:rsidRPr="00757B97">
              <w:rPr>
                <w:rFonts w:ascii="Arial" w:hAnsi="Arial" w:cs="Arial"/>
                <w:b/>
                <w:sz w:val="22"/>
                <w:szCs w:val="22"/>
              </w:rPr>
              <w:t>Pending Registration</w:t>
            </w:r>
          </w:p>
          <w:p w14:paraId="1C7E03CA" w14:textId="77777777" w:rsidR="00EA5BDD" w:rsidRPr="00757B97" w:rsidRDefault="00D51F34" w:rsidP="00D51F34">
            <w:pPr>
              <w:pStyle w:val="NormalWeb"/>
              <w:spacing w:before="0" w:beforeAutospacing="0" w:after="0" w:afterAutospacing="0"/>
              <w:ind w:left="342"/>
              <w:rPr>
                <w:rFonts w:ascii="Arial" w:hAnsi="Arial" w:cs="Arial"/>
                <w:sz w:val="22"/>
                <w:szCs w:val="22"/>
              </w:rPr>
            </w:pPr>
            <w:r w:rsidRPr="00757B97">
              <w:rPr>
                <w:rFonts w:ascii="Arial" w:hAnsi="Arial" w:cs="Arial"/>
                <w:sz w:val="22"/>
                <w:szCs w:val="22"/>
              </w:rPr>
              <w:t xml:space="preserve">Displays the total count of IMEIs </w:t>
            </w:r>
            <w:r w:rsidR="003E3474" w:rsidRPr="00757B97">
              <w:rPr>
                <w:rFonts w:ascii="Arial" w:hAnsi="Arial" w:cs="Arial"/>
                <w:sz w:val="22"/>
                <w:szCs w:val="22"/>
              </w:rPr>
              <w:t xml:space="preserve">that </w:t>
            </w:r>
            <w:r w:rsidR="00585C8D" w:rsidRPr="00757B97">
              <w:rPr>
                <w:rFonts w:ascii="Arial" w:hAnsi="Arial" w:cs="Arial"/>
                <w:sz w:val="22"/>
                <w:szCs w:val="22"/>
              </w:rPr>
              <w:t xml:space="preserve">have been </w:t>
            </w:r>
            <w:r w:rsidR="003E3474" w:rsidRPr="00757B97">
              <w:rPr>
                <w:rFonts w:ascii="Arial" w:hAnsi="Arial" w:cs="Arial"/>
                <w:sz w:val="22"/>
                <w:szCs w:val="22"/>
              </w:rPr>
              <w:t xml:space="preserve">requested for registration </w:t>
            </w:r>
            <w:r w:rsidR="00370046" w:rsidRPr="00757B97">
              <w:rPr>
                <w:rFonts w:ascii="Arial" w:hAnsi="Arial" w:cs="Arial"/>
                <w:sz w:val="22"/>
                <w:szCs w:val="22"/>
              </w:rPr>
              <w:t xml:space="preserve">but no action is performed </w:t>
            </w:r>
            <w:r w:rsidR="003E3474" w:rsidRPr="00757B97">
              <w:rPr>
                <w:rFonts w:ascii="Arial" w:hAnsi="Arial" w:cs="Arial"/>
                <w:sz w:val="22"/>
                <w:szCs w:val="22"/>
              </w:rPr>
              <w:t xml:space="preserve">yet </w:t>
            </w:r>
            <w:r w:rsidR="00370046" w:rsidRPr="00757B97">
              <w:rPr>
                <w:rFonts w:ascii="Arial" w:hAnsi="Arial" w:cs="Arial"/>
                <w:sz w:val="22"/>
                <w:szCs w:val="22"/>
              </w:rPr>
              <w:t>by the authorized entity</w:t>
            </w:r>
            <w:r w:rsidR="00872A5F">
              <w:rPr>
                <w:rFonts w:ascii="Arial" w:hAnsi="Arial" w:cs="Arial"/>
                <w:sz w:val="22"/>
                <w:szCs w:val="22"/>
              </w:rPr>
              <w:t>.</w:t>
            </w:r>
          </w:p>
          <w:p w14:paraId="29640B08" w14:textId="77777777" w:rsidR="00D51F34" w:rsidRPr="00757B97" w:rsidRDefault="00370046" w:rsidP="00D51F34">
            <w:pPr>
              <w:pStyle w:val="NormalWeb"/>
              <w:spacing w:before="0" w:beforeAutospacing="0" w:after="0" w:afterAutospacing="0"/>
              <w:ind w:left="342"/>
              <w:rPr>
                <w:rFonts w:ascii="Arial" w:hAnsi="Arial" w:cs="Arial"/>
                <w:sz w:val="22"/>
                <w:szCs w:val="22"/>
              </w:rPr>
            </w:pPr>
            <w:r w:rsidRPr="00757B97">
              <w:rPr>
                <w:rFonts w:ascii="Arial" w:hAnsi="Arial" w:cs="Arial"/>
                <w:sz w:val="22"/>
                <w:szCs w:val="22"/>
              </w:rPr>
              <w:t xml:space="preserve"> </w:t>
            </w:r>
          </w:p>
          <w:p w14:paraId="7E07EBEF" w14:textId="77777777" w:rsidR="003909D9" w:rsidRPr="00757B97" w:rsidRDefault="003909D9" w:rsidP="000A299D">
            <w:pPr>
              <w:pStyle w:val="NormalWeb"/>
              <w:numPr>
                <w:ilvl w:val="0"/>
                <w:numId w:val="7"/>
              </w:numPr>
              <w:spacing w:before="0" w:beforeAutospacing="0" w:after="0" w:afterAutospacing="0"/>
              <w:ind w:left="342" w:hanging="180"/>
              <w:rPr>
                <w:rFonts w:ascii="Arial" w:hAnsi="Arial" w:cs="Arial"/>
                <w:b/>
                <w:sz w:val="22"/>
                <w:szCs w:val="22"/>
              </w:rPr>
            </w:pPr>
            <w:r w:rsidRPr="00757B97">
              <w:rPr>
                <w:rFonts w:ascii="Arial" w:hAnsi="Arial" w:cs="Arial"/>
                <w:b/>
                <w:sz w:val="22"/>
                <w:szCs w:val="22"/>
              </w:rPr>
              <w:t>Registered</w:t>
            </w:r>
          </w:p>
          <w:p w14:paraId="10F336F6" w14:textId="77777777" w:rsidR="003E3474" w:rsidRPr="00757B97" w:rsidRDefault="003E3474" w:rsidP="003E3474">
            <w:pPr>
              <w:pStyle w:val="NormalWeb"/>
              <w:spacing w:before="0" w:beforeAutospacing="0" w:after="0" w:afterAutospacing="0"/>
              <w:ind w:left="342"/>
              <w:rPr>
                <w:rFonts w:ascii="Arial" w:hAnsi="Arial" w:cs="Arial"/>
                <w:sz w:val="22"/>
                <w:szCs w:val="22"/>
              </w:rPr>
            </w:pPr>
            <w:r w:rsidRPr="00757B97">
              <w:rPr>
                <w:rFonts w:ascii="Arial" w:hAnsi="Arial" w:cs="Arial"/>
                <w:sz w:val="22"/>
                <w:szCs w:val="22"/>
              </w:rPr>
              <w:t>Displays the total count of IMEIs that are registered</w:t>
            </w:r>
            <w:r w:rsidR="00872A5F">
              <w:rPr>
                <w:rFonts w:ascii="Arial" w:hAnsi="Arial" w:cs="Arial"/>
                <w:sz w:val="22"/>
                <w:szCs w:val="22"/>
              </w:rPr>
              <w:t>.</w:t>
            </w:r>
          </w:p>
          <w:p w14:paraId="5D90324A" w14:textId="77777777" w:rsidR="00EA5BDD" w:rsidRPr="00757B97" w:rsidRDefault="00EA5BDD" w:rsidP="003E3474">
            <w:pPr>
              <w:pStyle w:val="NormalWeb"/>
              <w:spacing w:before="0" w:beforeAutospacing="0" w:after="0" w:afterAutospacing="0"/>
              <w:ind w:left="342"/>
              <w:rPr>
                <w:rFonts w:ascii="Arial" w:hAnsi="Arial" w:cs="Arial"/>
                <w:sz w:val="22"/>
                <w:szCs w:val="22"/>
              </w:rPr>
            </w:pPr>
          </w:p>
          <w:p w14:paraId="7FE62030" w14:textId="77777777" w:rsidR="003909D9" w:rsidRPr="00757B97" w:rsidRDefault="003909D9" w:rsidP="000A299D">
            <w:pPr>
              <w:pStyle w:val="NormalWeb"/>
              <w:numPr>
                <w:ilvl w:val="0"/>
                <w:numId w:val="7"/>
              </w:numPr>
              <w:spacing w:before="0" w:beforeAutospacing="0" w:after="0" w:afterAutospacing="0"/>
              <w:ind w:left="342" w:hanging="180"/>
              <w:rPr>
                <w:rFonts w:ascii="Arial" w:hAnsi="Arial" w:cs="Arial"/>
                <w:b/>
                <w:sz w:val="22"/>
                <w:szCs w:val="22"/>
              </w:rPr>
            </w:pPr>
            <w:r w:rsidRPr="00757B97">
              <w:rPr>
                <w:rFonts w:ascii="Arial" w:hAnsi="Arial" w:cs="Arial"/>
                <w:b/>
                <w:sz w:val="22"/>
                <w:szCs w:val="22"/>
              </w:rPr>
              <w:t>Not Registered</w:t>
            </w:r>
          </w:p>
          <w:p w14:paraId="3A6DD370" w14:textId="77777777" w:rsidR="003E3474" w:rsidRPr="00757B97" w:rsidRDefault="003E3474" w:rsidP="003E3474">
            <w:pPr>
              <w:pStyle w:val="NormalWeb"/>
              <w:spacing w:before="0" w:beforeAutospacing="0" w:after="0" w:afterAutospacing="0"/>
              <w:ind w:left="342"/>
              <w:rPr>
                <w:rFonts w:ascii="Arial" w:hAnsi="Arial" w:cs="Arial"/>
                <w:sz w:val="22"/>
                <w:szCs w:val="22"/>
              </w:rPr>
            </w:pPr>
            <w:r w:rsidRPr="00757B97">
              <w:rPr>
                <w:rFonts w:ascii="Arial" w:hAnsi="Arial" w:cs="Arial"/>
                <w:sz w:val="22"/>
                <w:szCs w:val="22"/>
              </w:rPr>
              <w:t xml:space="preserve">Displays the total count of IMEIs </w:t>
            </w:r>
            <w:r w:rsidR="00585C8D" w:rsidRPr="00757B97">
              <w:rPr>
                <w:rFonts w:ascii="Arial" w:hAnsi="Arial" w:cs="Arial"/>
                <w:sz w:val="22"/>
                <w:szCs w:val="22"/>
              </w:rPr>
              <w:t xml:space="preserve">that have </w:t>
            </w:r>
            <w:r w:rsidR="00370046" w:rsidRPr="00757B97">
              <w:rPr>
                <w:rFonts w:ascii="Arial" w:hAnsi="Arial" w:cs="Arial"/>
                <w:sz w:val="22"/>
                <w:szCs w:val="22"/>
              </w:rPr>
              <w:t>been rejected by the authorized entity</w:t>
            </w:r>
            <w:r w:rsidR="00872A5F">
              <w:rPr>
                <w:rFonts w:ascii="Arial" w:hAnsi="Arial" w:cs="Arial"/>
                <w:sz w:val="22"/>
                <w:szCs w:val="22"/>
              </w:rPr>
              <w:t>.</w:t>
            </w:r>
            <w:r w:rsidR="00370046" w:rsidRPr="00757B97">
              <w:rPr>
                <w:rFonts w:ascii="Arial" w:hAnsi="Arial" w:cs="Arial"/>
                <w:sz w:val="22"/>
                <w:szCs w:val="22"/>
              </w:rPr>
              <w:t xml:space="preserve">  </w:t>
            </w:r>
          </w:p>
          <w:p w14:paraId="22554F39" w14:textId="77777777" w:rsidR="00EA5BDD" w:rsidRPr="00757B97" w:rsidRDefault="00EA5BDD" w:rsidP="003E3474">
            <w:pPr>
              <w:pStyle w:val="NormalWeb"/>
              <w:spacing w:before="0" w:beforeAutospacing="0" w:after="0" w:afterAutospacing="0"/>
              <w:ind w:left="342"/>
              <w:rPr>
                <w:rFonts w:ascii="Arial" w:hAnsi="Arial" w:cs="Arial"/>
                <w:sz w:val="22"/>
                <w:szCs w:val="22"/>
              </w:rPr>
            </w:pPr>
          </w:p>
        </w:tc>
      </w:tr>
      <w:tr w:rsidR="003909D9" w:rsidRPr="00757B97" w14:paraId="203B22F7" w14:textId="77777777" w:rsidTr="00613A9F">
        <w:trPr>
          <w:jc w:val="center"/>
        </w:trPr>
        <w:tc>
          <w:tcPr>
            <w:tcW w:w="2515" w:type="dxa"/>
          </w:tcPr>
          <w:p w14:paraId="7DB4628F" w14:textId="77777777" w:rsidR="003909D9" w:rsidRPr="00757B97" w:rsidRDefault="003909D9" w:rsidP="0061695D">
            <w:pPr>
              <w:pStyle w:val="TB-TableBody"/>
              <w:rPr>
                <w:sz w:val="22"/>
                <w:szCs w:val="22"/>
              </w:rPr>
            </w:pPr>
            <w:r w:rsidRPr="00757B97">
              <w:rPr>
                <w:sz w:val="22"/>
                <w:szCs w:val="22"/>
              </w:rPr>
              <w:t xml:space="preserve">Approval Documents </w:t>
            </w:r>
          </w:p>
        </w:tc>
        <w:tc>
          <w:tcPr>
            <w:tcW w:w="6750" w:type="dxa"/>
          </w:tcPr>
          <w:p w14:paraId="0C35F2A7" w14:textId="77777777" w:rsidR="003909D9" w:rsidRPr="00757B97" w:rsidRDefault="003E3474" w:rsidP="003E3474">
            <w:pPr>
              <w:pStyle w:val="NormalWeb"/>
              <w:numPr>
                <w:ilvl w:val="0"/>
                <w:numId w:val="7"/>
              </w:numPr>
              <w:spacing w:before="0" w:beforeAutospacing="0" w:after="0" w:afterAutospacing="0"/>
              <w:ind w:left="342" w:hanging="180"/>
              <w:rPr>
                <w:rFonts w:ascii="Arial" w:hAnsi="Arial" w:cs="Arial"/>
                <w:sz w:val="22"/>
                <w:szCs w:val="22"/>
              </w:rPr>
            </w:pPr>
            <w:r w:rsidRPr="00757B97">
              <w:rPr>
                <w:rFonts w:ascii="Arial" w:hAnsi="Arial" w:cs="Arial"/>
                <w:sz w:val="22"/>
                <w:szCs w:val="22"/>
              </w:rPr>
              <w:t xml:space="preserve">Allows user to </w:t>
            </w:r>
            <w:r w:rsidR="00EA5BDD" w:rsidRPr="00757B97">
              <w:rPr>
                <w:rFonts w:ascii="Arial" w:hAnsi="Arial" w:cs="Arial"/>
                <w:sz w:val="22"/>
                <w:szCs w:val="22"/>
              </w:rPr>
              <w:t>download and verify</w:t>
            </w:r>
            <w:r w:rsidRPr="00757B97">
              <w:rPr>
                <w:rFonts w:ascii="Arial" w:hAnsi="Arial" w:cs="Arial"/>
                <w:sz w:val="22"/>
                <w:szCs w:val="22"/>
              </w:rPr>
              <w:t xml:space="preserve"> </w:t>
            </w:r>
            <w:r w:rsidR="00370046" w:rsidRPr="00757B97">
              <w:rPr>
                <w:rFonts w:ascii="Arial" w:hAnsi="Arial" w:cs="Arial"/>
                <w:sz w:val="22"/>
                <w:szCs w:val="22"/>
              </w:rPr>
              <w:t>the</w:t>
            </w:r>
            <w:r w:rsidRPr="00757B97">
              <w:rPr>
                <w:rFonts w:ascii="Arial" w:hAnsi="Arial" w:cs="Arial"/>
                <w:sz w:val="22"/>
                <w:szCs w:val="22"/>
              </w:rPr>
              <w:t xml:space="preserve"> </w:t>
            </w:r>
            <w:r w:rsidR="00EA5BDD" w:rsidRPr="00757B97">
              <w:rPr>
                <w:rFonts w:ascii="Arial" w:hAnsi="Arial" w:cs="Arial"/>
                <w:sz w:val="22"/>
                <w:szCs w:val="22"/>
              </w:rPr>
              <w:t xml:space="preserve">approval </w:t>
            </w:r>
            <w:r w:rsidRPr="00757B97">
              <w:rPr>
                <w:rFonts w:ascii="Arial" w:hAnsi="Arial" w:cs="Arial"/>
                <w:sz w:val="22"/>
                <w:szCs w:val="22"/>
              </w:rPr>
              <w:t xml:space="preserve">documents </w:t>
            </w:r>
            <w:r w:rsidR="00EA5BDD" w:rsidRPr="00757B97">
              <w:rPr>
                <w:rFonts w:ascii="Arial" w:hAnsi="Arial" w:cs="Arial"/>
                <w:sz w:val="22"/>
                <w:szCs w:val="22"/>
              </w:rPr>
              <w:t>such that</w:t>
            </w:r>
          </w:p>
          <w:p w14:paraId="0CAA96F6" w14:textId="77777777" w:rsidR="00370046" w:rsidRPr="00757B97" w:rsidRDefault="00370046" w:rsidP="00453CD0">
            <w:pPr>
              <w:pStyle w:val="CommentText"/>
              <w:numPr>
                <w:ilvl w:val="0"/>
                <w:numId w:val="7"/>
              </w:numPr>
              <w:ind w:left="522" w:hanging="180"/>
              <w:rPr>
                <w:rFonts w:cs="Arial"/>
                <w:sz w:val="22"/>
                <w:szCs w:val="22"/>
              </w:rPr>
            </w:pPr>
            <w:r w:rsidRPr="00757B97">
              <w:rPr>
                <w:rFonts w:cs="Arial"/>
                <w:sz w:val="22"/>
                <w:szCs w:val="22"/>
              </w:rPr>
              <w:t xml:space="preserve">Shipment Document </w:t>
            </w:r>
          </w:p>
          <w:p w14:paraId="076E07E1" w14:textId="77777777" w:rsidR="00370046" w:rsidRPr="00757B97" w:rsidRDefault="00370046" w:rsidP="00453CD0">
            <w:pPr>
              <w:pStyle w:val="CommentText"/>
              <w:numPr>
                <w:ilvl w:val="0"/>
                <w:numId w:val="7"/>
              </w:numPr>
              <w:ind w:left="522" w:hanging="180"/>
              <w:rPr>
                <w:rFonts w:cs="Arial"/>
                <w:sz w:val="22"/>
                <w:szCs w:val="22"/>
              </w:rPr>
            </w:pPr>
            <w:r w:rsidRPr="00757B97">
              <w:rPr>
                <w:rFonts w:cs="Arial"/>
                <w:sz w:val="22"/>
                <w:szCs w:val="22"/>
              </w:rPr>
              <w:t xml:space="preserve">Authorization Document </w:t>
            </w:r>
          </w:p>
          <w:p w14:paraId="2330F22C" w14:textId="77777777" w:rsidR="00370046" w:rsidRPr="00757B97" w:rsidRDefault="00370046" w:rsidP="00453CD0">
            <w:pPr>
              <w:pStyle w:val="CommentText"/>
              <w:numPr>
                <w:ilvl w:val="0"/>
                <w:numId w:val="7"/>
              </w:numPr>
              <w:ind w:left="522" w:hanging="180"/>
              <w:rPr>
                <w:rFonts w:cs="Arial"/>
                <w:sz w:val="22"/>
                <w:szCs w:val="22"/>
              </w:rPr>
            </w:pPr>
            <w:r w:rsidRPr="00757B97">
              <w:rPr>
                <w:rFonts w:cs="Arial"/>
                <w:sz w:val="22"/>
                <w:szCs w:val="22"/>
              </w:rPr>
              <w:t>Certificate Document</w:t>
            </w:r>
          </w:p>
          <w:p w14:paraId="27C734A3" w14:textId="77777777" w:rsidR="00370046" w:rsidRPr="00757B97" w:rsidRDefault="00370046" w:rsidP="00EA5BDD">
            <w:pPr>
              <w:pStyle w:val="NormalWeb"/>
              <w:spacing w:before="0" w:beforeAutospacing="0" w:after="0" w:afterAutospacing="0"/>
              <w:ind w:left="342"/>
              <w:rPr>
                <w:rFonts w:ascii="Arial" w:hAnsi="Arial" w:cs="Arial"/>
                <w:sz w:val="22"/>
                <w:szCs w:val="22"/>
              </w:rPr>
            </w:pPr>
          </w:p>
        </w:tc>
      </w:tr>
      <w:tr w:rsidR="00552E58" w:rsidRPr="00757B97" w14:paraId="603C5C20" w14:textId="77777777" w:rsidTr="00872A5F">
        <w:trPr>
          <w:trHeight w:val="10673"/>
          <w:jc w:val="center"/>
        </w:trPr>
        <w:tc>
          <w:tcPr>
            <w:tcW w:w="2515" w:type="dxa"/>
          </w:tcPr>
          <w:p w14:paraId="17B917BA" w14:textId="77777777" w:rsidR="00552E58" w:rsidRPr="00757B97" w:rsidRDefault="00552E58" w:rsidP="0061695D">
            <w:pPr>
              <w:pStyle w:val="TB-TableBody"/>
              <w:rPr>
                <w:sz w:val="22"/>
                <w:szCs w:val="22"/>
              </w:rPr>
            </w:pPr>
            <w:r w:rsidRPr="00757B97">
              <w:rPr>
                <w:sz w:val="22"/>
                <w:szCs w:val="22"/>
              </w:rPr>
              <w:lastRenderedPageBreak/>
              <w:t>Request Status</w:t>
            </w:r>
          </w:p>
        </w:tc>
        <w:tc>
          <w:tcPr>
            <w:tcW w:w="6750" w:type="dxa"/>
          </w:tcPr>
          <w:p w14:paraId="32D004AD" w14:textId="77777777" w:rsidR="00552E58" w:rsidRPr="00757B97" w:rsidRDefault="0016728A" w:rsidP="00813186">
            <w:pPr>
              <w:pStyle w:val="NormalWeb"/>
              <w:spacing w:before="0" w:beforeAutospacing="0" w:after="0" w:afterAutospacing="0"/>
              <w:ind w:left="70"/>
              <w:rPr>
                <w:rFonts w:ascii="Arial" w:hAnsi="Arial" w:cs="Arial"/>
                <w:sz w:val="22"/>
                <w:szCs w:val="22"/>
              </w:rPr>
            </w:pPr>
            <w:r>
              <w:rPr>
                <w:rFonts w:ascii="Arial" w:hAnsi="Arial" w:cs="Arial"/>
                <w:sz w:val="22"/>
                <w:szCs w:val="22"/>
              </w:rPr>
              <w:t>Display</w:t>
            </w:r>
            <w:r w:rsidR="00AD4BF8">
              <w:rPr>
                <w:rFonts w:ascii="Arial" w:hAnsi="Arial" w:cs="Arial"/>
                <w:sz w:val="22"/>
                <w:szCs w:val="22"/>
              </w:rPr>
              <w:t>s</w:t>
            </w:r>
            <w:r w:rsidR="00613A9F">
              <w:rPr>
                <w:rFonts w:ascii="Arial" w:hAnsi="Arial" w:cs="Arial"/>
                <w:sz w:val="22"/>
                <w:szCs w:val="22"/>
              </w:rPr>
              <w:t xml:space="preserve"> the</w:t>
            </w:r>
            <w:r>
              <w:rPr>
                <w:rFonts w:ascii="Arial" w:hAnsi="Arial" w:cs="Arial"/>
                <w:sz w:val="22"/>
                <w:szCs w:val="22"/>
              </w:rPr>
              <w:t xml:space="preserve"> status of the</w:t>
            </w:r>
            <w:r w:rsidR="00613A9F">
              <w:rPr>
                <w:rFonts w:ascii="Arial" w:hAnsi="Arial" w:cs="Arial"/>
                <w:sz w:val="22"/>
                <w:szCs w:val="22"/>
              </w:rPr>
              <w:t xml:space="preserve"> request. </w:t>
            </w:r>
            <w:r w:rsidR="00EA5BDD" w:rsidRPr="00757B97">
              <w:rPr>
                <w:rFonts w:ascii="Arial" w:hAnsi="Arial" w:cs="Arial"/>
                <w:sz w:val="22"/>
                <w:szCs w:val="22"/>
              </w:rPr>
              <w:t xml:space="preserve">The </w:t>
            </w:r>
            <w:r w:rsidR="001C4A36" w:rsidRPr="00757B97">
              <w:rPr>
                <w:rFonts w:ascii="Arial" w:hAnsi="Arial" w:cs="Arial"/>
                <w:sz w:val="22"/>
                <w:szCs w:val="22"/>
              </w:rPr>
              <w:t>previous and new statuses with required actions are mention in the below table</w:t>
            </w:r>
            <w:r w:rsidR="00AD4BF8">
              <w:rPr>
                <w:rFonts w:ascii="Arial" w:hAnsi="Arial" w:cs="Arial"/>
                <w:sz w:val="22"/>
                <w:szCs w:val="22"/>
              </w:rPr>
              <w:t>.</w:t>
            </w:r>
            <w:r w:rsidR="001C4A36" w:rsidRPr="00757B97">
              <w:rPr>
                <w:rFonts w:ascii="Arial" w:hAnsi="Arial" w:cs="Arial"/>
                <w:sz w:val="22"/>
                <w:szCs w:val="22"/>
              </w:rPr>
              <w:t xml:space="preserve"> </w:t>
            </w:r>
          </w:p>
          <w:tbl>
            <w:tblPr>
              <w:tblStyle w:val="TableGrid"/>
              <w:tblpPr w:leftFromText="180" w:rightFromText="180" w:vertAnchor="page" w:horzAnchor="margin" w:tblpY="675"/>
              <w:tblOverlap w:val="never"/>
              <w:tblW w:w="0" w:type="auto"/>
              <w:tblLook w:val="04A0" w:firstRow="1" w:lastRow="0" w:firstColumn="1" w:lastColumn="0" w:noHBand="0" w:noVBand="1"/>
            </w:tblPr>
            <w:tblGrid>
              <w:gridCol w:w="2067"/>
              <w:gridCol w:w="2217"/>
              <w:gridCol w:w="2096"/>
            </w:tblGrid>
            <w:tr w:rsidR="0016728A" w:rsidRPr="00757B97" w14:paraId="1F115BB8" w14:textId="77777777" w:rsidTr="00613A9F">
              <w:tc>
                <w:tcPr>
                  <w:tcW w:w="2067" w:type="dxa"/>
                </w:tcPr>
                <w:p w14:paraId="71502CF9" w14:textId="77777777" w:rsidR="0016728A" w:rsidRPr="00757B97" w:rsidRDefault="0016728A" w:rsidP="0016728A">
                  <w:pPr>
                    <w:rPr>
                      <w:rFonts w:ascii="Arial" w:eastAsia="Times New Roman" w:hAnsi="Arial" w:cs="Arial"/>
                      <w:b/>
                    </w:rPr>
                  </w:pPr>
                  <w:r w:rsidRPr="00757B97">
                    <w:rPr>
                      <w:rFonts w:ascii="Arial" w:eastAsia="Times New Roman" w:hAnsi="Arial" w:cs="Arial"/>
                      <w:b/>
                    </w:rPr>
                    <w:t>Previous</w:t>
                  </w:r>
                </w:p>
                <w:p w14:paraId="2BDA3B47" w14:textId="77777777" w:rsidR="0016728A" w:rsidRPr="00757B97" w:rsidRDefault="0016728A" w:rsidP="0016728A">
                  <w:pPr>
                    <w:rPr>
                      <w:rFonts w:ascii="Arial" w:eastAsia="Times New Roman" w:hAnsi="Arial" w:cs="Arial"/>
                      <w:b/>
                    </w:rPr>
                  </w:pPr>
                  <w:r w:rsidRPr="00757B97">
                    <w:rPr>
                      <w:rFonts w:ascii="Arial" w:eastAsia="Times New Roman" w:hAnsi="Arial" w:cs="Arial"/>
                      <w:b/>
                    </w:rPr>
                    <w:t>request</w:t>
                  </w:r>
                </w:p>
                <w:p w14:paraId="6E20DF24" w14:textId="77777777" w:rsidR="0016728A" w:rsidRPr="00757B97" w:rsidRDefault="0016728A" w:rsidP="0016728A">
                  <w:pPr>
                    <w:rPr>
                      <w:rFonts w:ascii="Arial" w:eastAsia="Times New Roman" w:hAnsi="Arial" w:cs="Arial"/>
                      <w:b/>
                    </w:rPr>
                  </w:pPr>
                  <w:r w:rsidRPr="00757B97">
                    <w:rPr>
                      <w:rFonts w:ascii="Arial" w:eastAsia="Times New Roman" w:hAnsi="Arial" w:cs="Arial"/>
                      <w:b/>
                    </w:rPr>
                    <w:t>status</w:t>
                  </w:r>
                </w:p>
                <w:p w14:paraId="7E1D6BCC" w14:textId="77777777" w:rsidR="0016728A" w:rsidRPr="00757B97" w:rsidRDefault="0016728A" w:rsidP="0016728A">
                  <w:pPr>
                    <w:pStyle w:val="NormalWeb"/>
                    <w:spacing w:before="0" w:beforeAutospacing="0" w:after="0" w:afterAutospacing="0"/>
                    <w:rPr>
                      <w:rFonts w:ascii="Arial" w:hAnsi="Arial" w:cs="Arial"/>
                      <w:b/>
                      <w:sz w:val="22"/>
                      <w:szCs w:val="22"/>
                    </w:rPr>
                  </w:pPr>
                </w:p>
              </w:tc>
              <w:tc>
                <w:tcPr>
                  <w:tcW w:w="2217" w:type="dxa"/>
                </w:tcPr>
                <w:p w14:paraId="49BD7DE6" w14:textId="77777777" w:rsidR="0016728A" w:rsidRPr="00757B97" w:rsidRDefault="0016728A" w:rsidP="0016728A">
                  <w:pPr>
                    <w:pStyle w:val="NormalWeb"/>
                    <w:spacing w:before="0" w:beforeAutospacing="0" w:after="0" w:afterAutospacing="0"/>
                    <w:rPr>
                      <w:rFonts w:ascii="Arial" w:hAnsi="Arial" w:cs="Arial"/>
                      <w:b/>
                      <w:sz w:val="22"/>
                      <w:szCs w:val="22"/>
                    </w:rPr>
                  </w:pPr>
                  <w:r w:rsidRPr="00757B97">
                    <w:rPr>
                      <w:rFonts w:ascii="Arial" w:hAnsi="Arial" w:cs="Arial"/>
                      <w:b/>
                      <w:sz w:val="22"/>
                      <w:szCs w:val="22"/>
                    </w:rPr>
                    <w:t>Action</w:t>
                  </w:r>
                </w:p>
              </w:tc>
              <w:tc>
                <w:tcPr>
                  <w:tcW w:w="2096" w:type="dxa"/>
                </w:tcPr>
                <w:p w14:paraId="0593C616" w14:textId="77777777" w:rsidR="0016728A" w:rsidRPr="00757B97" w:rsidRDefault="0016728A" w:rsidP="0016728A">
                  <w:pPr>
                    <w:rPr>
                      <w:rFonts w:ascii="Arial" w:eastAsia="Times New Roman" w:hAnsi="Arial" w:cs="Arial"/>
                      <w:b/>
                    </w:rPr>
                  </w:pPr>
                  <w:r w:rsidRPr="00757B97">
                    <w:rPr>
                      <w:rFonts w:ascii="Arial" w:eastAsia="Times New Roman" w:hAnsi="Arial" w:cs="Arial"/>
                      <w:b/>
                    </w:rPr>
                    <w:t>New</w:t>
                  </w:r>
                </w:p>
                <w:p w14:paraId="1122F231" w14:textId="77777777" w:rsidR="0016728A" w:rsidRPr="00757B97" w:rsidRDefault="0016728A" w:rsidP="0016728A">
                  <w:pPr>
                    <w:rPr>
                      <w:rFonts w:ascii="Arial" w:eastAsia="Times New Roman" w:hAnsi="Arial" w:cs="Arial"/>
                      <w:b/>
                    </w:rPr>
                  </w:pPr>
                  <w:r w:rsidRPr="00757B97">
                    <w:rPr>
                      <w:rFonts w:ascii="Arial" w:eastAsia="Times New Roman" w:hAnsi="Arial" w:cs="Arial"/>
                      <w:b/>
                    </w:rPr>
                    <w:t>request</w:t>
                  </w:r>
                </w:p>
                <w:p w14:paraId="04B1FE1F" w14:textId="77777777" w:rsidR="0016728A" w:rsidRPr="00757B97" w:rsidRDefault="0016728A" w:rsidP="0016728A">
                  <w:pPr>
                    <w:rPr>
                      <w:rFonts w:ascii="Arial" w:eastAsia="Times New Roman" w:hAnsi="Arial" w:cs="Arial"/>
                      <w:b/>
                    </w:rPr>
                  </w:pPr>
                  <w:r w:rsidRPr="00757B97">
                    <w:rPr>
                      <w:rFonts w:ascii="Arial" w:eastAsia="Times New Roman" w:hAnsi="Arial" w:cs="Arial"/>
                      <w:b/>
                    </w:rPr>
                    <w:t>status</w:t>
                  </w:r>
                </w:p>
                <w:p w14:paraId="3B6EA734" w14:textId="77777777" w:rsidR="0016728A" w:rsidRPr="00757B97" w:rsidRDefault="0016728A" w:rsidP="0016728A">
                  <w:pPr>
                    <w:pStyle w:val="NormalWeb"/>
                    <w:spacing w:before="0" w:beforeAutospacing="0" w:after="0" w:afterAutospacing="0"/>
                    <w:rPr>
                      <w:rFonts w:ascii="Arial" w:hAnsi="Arial" w:cs="Arial"/>
                      <w:b/>
                      <w:sz w:val="22"/>
                      <w:szCs w:val="22"/>
                    </w:rPr>
                  </w:pPr>
                </w:p>
              </w:tc>
            </w:tr>
            <w:tr w:rsidR="0016728A" w:rsidRPr="00757B97" w14:paraId="311D9006" w14:textId="77777777" w:rsidTr="00613A9F">
              <w:tc>
                <w:tcPr>
                  <w:tcW w:w="2067" w:type="dxa"/>
                </w:tcPr>
                <w:p w14:paraId="77F875E9" w14:textId="77777777" w:rsidR="0016728A" w:rsidRPr="00757B97" w:rsidRDefault="0016728A" w:rsidP="0016728A">
                  <w:pPr>
                    <w:rPr>
                      <w:rFonts w:ascii="Arial" w:eastAsia="Times New Roman" w:hAnsi="Arial" w:cs="Arial"/>
                    </w:rPr>
                  </w:pPr>
                  <w:r w:rsidRPr="00757B97">
                    <w:rPr>
                      <w:rFonts w:ascii="Arial" w:eastAsia="Times New Roman" w:hAnsi="Arial" w:cs="Arial"/>
                    </w:rPr>
                    <w:t>Pending</w:t>
                  </w:r>
                </w:p>
                <w:p w14:paraId="11D06435" w14:textId="77777777" w:rsidR="0016728A" w:rsidRPr="00757B97" w:rsidRDefault="0016728A" w:rsidP="0016728A">
                  <w:pPr>
                    <w:rPr>
                      <w:rFonts w:ascii="Arial" w:eastAsia="Times New Roman" w:hAnsi="Arial" w:cs="Arial"/>
                    </w:rPr>
                  </w:pPr>
                  <w:r w:rsidRPr="00757B97">
                    <w:rPr>
                      <w:rFonts w:ascii="Arial" w:eastAsia="Times New Roman" w:hAnsi="Arial" w:cs="Arial"/>
                    </w:rPr>
                    <w:t>Review</w:t>
                  </w:r>
                </w:p>
                <w:p w14:paraId="02A102C6" w14:textId="77777777" w:rsidR="0016728A" w:rsidRPr="00757B97" w:rsidRDefault="0016728A" w:rsidP="0016728A">
                  <w:pPr>
                    <w:pStyle w:val="NormalWeb"/>
                    <w:spacing w:before="0" w:beforeAutospacing="0" w:after="0" w:afterAutospacing="0"/>
                    <w:rPr>
                      <w:rFonts w:ascii="Arial" w:hAnsi="Arial" w:cs="Arial"/>
                      <w:b/>
                      <w:sz w:val="22"/>
                      <w:szCs w:val="22"/>
                    </w:rPr>
                  </w:pPr>
                </w:p>
              </w:tc>
              <w:tc>
                <w:tcPr>
                  <w:tcW w:w="2217" w:type="dxa"/>
                </w:tcPr>
                <w:p w14:paraId="75F41E46" w14:textId="77777777" w:rsidR="0016728A" w:rsidRPr="00757B97" w:rsidRDefault="0016728A" w:rsidP="0016728A">
                  <w:pPr>
                    <w:rPr>
                      <w:rFonts w:ascii="Arial" w:eastAsia="Times New Roman" w:hAnsi="Arial" w:cs="Arial"/>
                    </w:rPr>
                  </w:pPr>
                  <w:r w:rsidRPr="00757B97">
                    <w:rPr>
                      <w:rFonts w:ascii="Arial" w:eastAsia="Times New Roman" w:hAnsi="Arial" w:cs="Arial"/>
                    </w:rPr>
                    <w:t>Authorized entity assigns</w:t>
                  </w:r>
                </w:p>
                <w:p w14:paraId="313A540D" w14:textId="77777777" w:rsidR="0016728A" w:rsidRPr="00757B97" w:rsidRDefault="0016728A" w:rsidP="0016728A">
                  <w:pPr>
                    <w:rPr>
                      <w:rFonts w:ascii="Arial" w:eastAsia="Times New Roman" w:hAnsi="Arial" w:cs="Arial"/>
                    </w:rPr>
                  </w:pPr>
                  <w:r w:rsidRPr="00757B97">
                    <w:rPr>
                      <w:rFonts w:ascii="Arial" w:eastAsia="Times New Roman" w:hAnsi="Arial" w:cs="Arial"/>
                    </w:rPr>
                    <w:t>request</w:t>
                  </w:r>
                </w:p>
                <w:p w14:paraId="25B7416E" w14:textId="77777777" w:rsidR="0016728A" w:rsidRPr="00757B97" w:rsidRDefault="0016728A" w:rsidP="0016728A">
                  <w:pPr>
                    <w:pStyle w:val="NormalWeb"/>
                    <w:spacing w:before="0" w:beforeAutospacing="0" w:after="0" w:afterAutospacing="0"/>
                    <w:rPr>
                      <w:rFonts w:ascii="Arial" w:hAnsi="Arial" w:cs="Arial"/>
                      <w:b/>
                      <w:sz w:val="22"/>
                      <w:szCs w:val="22"/>
                    </w:rPr>
                  </w:pPr>
                </w:p>
              </w:tc>
              <w:tc>
                <w:tcPr>
                  <w:tcW w:w="2096" w:type="dxa"/>
                </w:tcPr>
                <w:p w14:paraId="0255D01D" w14:textId="77777777" w:rsidR="0016728A" w:rsidRPr="00757B97" w:rsidRDefault="0016728A" w:rsidP="0016728A">
                  <w:pPr>
                    <w:pStyle w:val="NormalWeb"/>
                    <w:spacing w:before="0" w:beforeAutospacing="0" w:after="0" w:afterAutospacing="0"/>
                    <w:rPr>
                      <w:rFonts w:ascii="Arial" w:hAnsi="Arial" w:cs="Arial"/>
                      <w:b/>
                      <w:sz w:val="22"/>
                      <w:szCs w:val="22"/>
                    </w:rPr>
                  </w:pPr>
                  <w:r w:rsidRPr="00757B97">
                    <w:rPr>
                      <w:rFonts w:ascii="Arial" w:hAnsi="Arial" w:cs="Arial"/>
                      <w:sz w:val="22"/>
                      <w:szCs w:val="22"/>
                    </w:rPr>
                    <w:t>In Review</w:t>
                  </w:r>
                </w:p>
              </w:tc>
            </w:tr>
            <w:tr w:rsidR="0016728A" w:rsidRPr="00757B97" w14:paraId="7DF2E21B" w14:textId="77777777" w:rsidTr="00613A9F">
              <w:tc>
                <w:tcPr>
                  <w:tcW w:w="2067" w:type="dxa"/>
                </w:tcPr>
                <w:p w14:paraId="562B0575" w14:textId="77777777" w:rsidR="0016728A" w:rsidRPr="00757B97" w:rsidRDefault="0016728A" w:rsidP="0016728A">
                  <w:pPr>
                    <w:rPr>
                      <w:rFonts w:ascii="Arial" w:eastAsia="Times New Roman" w:hAnsi="Arial" w:cs="Arial"/>
                    </w:rPr>
                  </w:pPr>
                  <w:r w:rsidRPr="00757B97">
                    <w:rPr>
                      <w:rFonts w:ascii="Arial" w:hAnsi="Arial" w:cs="Arial"/>
                    </w:rPr>
                    <w:t>In Review</w:t>
                  </w:r>
                </w:p>
              </w:tc>
              <w:tc>
                <w:tcPr>
                  <w:tcW w:w="2217" w:type="dxa"/>
                </w:tcPr>
                <w:p w14:paraId="4B7D2ABA" w14:textId="77777777" w:rsidR="0016728A" w:rsidRPr="00757B97" w:rsidRDefault="0016728A" w:rsidP="0016728A">
                  <w:pPr>
                    <w:rPr>
                      <w:rFonts w:ascii="Arial" w:eastAsia="Times New Roman" w:hAnsi="Arial" w:cs="Arial"/>
                    </w:rPr>
                  </w:pPr>
                  <w:r w:rsidRPr="00757B97">
                    <w:rPr>
                      <w:rFonts w:ascii="Arial" w:eastAsia="Times New Roman" w:hAnsi="Arial" w:cs="Arial"/>
                    </w:rPr>
                    <w:t>Authorized entity approves all</w:t>
                  </w:r>
                </w:p>
                <w:p w14:paraId="1BDCF784" w14:textId="77777777" w:rsidR="0016728A" w:rsidRPr="00757B97" w:rsidRDefault="0016728A" w:rsidP="0016728A">
                  <w:pPr>
                    <w:rPr>
                      <w:rFonts w:ascii="Arial" w:eastAsia="Times New Roman" w:hAnsi="Arial" w:cs="Arial"/>
                    </w:rPr>
                  </w:pPr>
                  <w:r w:rsidRPr="00757B97">
                    <w:rPr>
                      <w:rFonts w:ascii="Arial" w:eastAsia="Times New Roman" w:hAnsi="Arial" w:cs="Arial"/>
                    </w:rPr>
                    <w:t>sections</w:t>
                  </w:r>
                </w:p>
                <w:p w14:paraId="0710438C" w14:textId="77777777" w:rsidR="0016728A" w:rsidRPr="00757B97" w:rsidRDefault="0016728A" w:rsidP="0016728A">
                  <w:pPr>
                    <w:pStyle w:val="NormalWeb"/>
                    <w:spacing w:before="0" w:beforeAutospacing="0" w:after="0" w:afterAutospacing="0"/>
                    <w:rPr>
                      <w:rFonts w:ascii="Arial" w:hAnsi="Arial" w:cs="Arial"/>
                      <w:b/>
                      <w:sz w:val="22"/>
                      <w:szCs w:val="22"/>
                    </w:rPr>
                  </w:pPr>
                </w:p>
              </w:tc>
              <w:tc>
                <w:tcPr>
                  <w:tcW w:w="2096" w:type="dxa"/>
                </w:tcPr>
                <w:p w14:paraId="15FBF501" w14:textId="77777777" w:rsidR="0016728A" w:rsidRPr="00757B97" w:rsidRDefault="0016728A" w:rsidP="0016728A">
                  <w:pPr>
                    <w:pStyle w:val="NormalWeb"/>
                    <w:spacing w:before="0" w:beforeAutospacing="0" w:after="0" w:afterAutospacing="0"/>
                    <w:rPr>
                      <w:rFonts w:ascii="Arial" w:hAnsi="Arial" w:cs="Arial"/>
                      <w:b/>
                      <w:sz w:val="22"/>
                      <w:szCs w:val="22"/>
                    </w:rPr>
                  </w:pPr>
                  <w:r w:rsidRPr="00757B97">
                    <w:rPr>
                      <w:rFonts w:ascii="Arial" w:hAnsi="Arial" w:cs="Arial"/>
                      <w:sz w:val="22"/>
                      <w:szCs w:val="22"/>
                    </w:rPr>
                    <w:t>Approved</w:t>
                  </w:r>
                </w:p>
              </w:tc>
            </w:tr>
            <w:tr w:rsidR="0016728A" w:rsidRPr="00757B97" w14:paraId="6072A055" w14:textId="77777777" w:rsidTr="00613A9F">
              <w:tc>
                <w:tcPr>
                  <w:tcW w:w="2067" w:type="dxa"/>
                </w:tcPr>
                <w:p w14:paraId="69D90F3B" w14:textId="77777777" w:rsidR="0016728A" w:rsidRPr="00757B97" w:rsidRDefault="0016728A" w:rsidP="0016728A">
                  <w:pPr>
                    <w:rPr>
                      <w:rFonts w:ascii="Arial" w:hAnsi="Arial" w:cs="Arial"/>
                    </w:rPr>
                  </w:pPr>
                  <w:r w:rsidRPr="00757B97">
                    <w:rPr>
                      <w:rFonts w:ascii="Arial" w:hAnsi="Arial" w:cs="Arial"/>
                    </w:rPr>
                    <w:t>In Review</w:t>
                  </w:r>
                </w:p>
              </w:tc>
              <w:tc>
                <w:tcPr>
                  <w:tcW w:w="2217" w:type="dxa"/>
                </w:tcPr>
                <w:p w14:paraId="472A3A27" w14:textId="77777777" w:rsidR="0016728A" w:rsidRPr="00757B97" w:rsidRDefault="0016728A" w:rsidP="0016728A">
                  <w:pPr>
                    <w:rPr>
                      <w:rFonts w:ascii="Arial" w:eastAsia="Times New Roman" w:hAnsi="Arial" w:cs="Arial"/>
                    </w:rPr>
                  </w:pPr>
                  <w:r w:rsidRPr="00757B97">
                    <w:rPr>
                      <w:rFonts w:ascii="Arial" w:eastAsia="Times New Roman" w:hAnsi="Arial" w:cs="Arial"/>
                    </w:rPr>
                    <w:t>Authorized entity marks a</w:t>
                  </w:r>
                </w:p>
                <w:p w14:paraId="3A05BD57" w14:textId="77777777" w:rsidR="0016728A" w:rsidRPr="00757B97" w:rsidRDefault="0016728A" w:rsidP="0016728A">
                  <w:pPr>
                    <w:rPr>
                      <w:rFonts w:ascii="Arial" w:eastAsia="Times New Roman" w:hAnsi="Arial" w:cs="Arial"/>
                    </w:rPr>
                  </w:pPr>
                  <w:r w:rsidRPr="00757B97">
                    <w:rPr>
                      <w:rFonts w:ascii="Arial" w:eastAsia="Times New Roman" w:hAnsi="Arial" w:cs="Arial"/>
                    </w:rPr>
                    <w:t>section as incomplete/missing</w:t>
                  </w:r>
                </w:p>
                <w:p w14:paraId="093D7DE9" w14:textId="77777777" w:rsidR="0016728A" w:rsidRPr="00757B97" w:rsidRDefault="0016728A" w:rsidP="0016728A">
                  <w:pPr>
                    <w:pStyle w:val="NormalWeb"/>
                    <w:spacing w:before="0" w:beforeAutospacing="0" w:after="0" w:afterAutospacing="0"/>
                    <w:rPr>
                      <w:rFonts w:ascii="Arial" w:hAnsi="Arial" w:cs="Arial"/>
                      <w:b/>
                      <w:sz w:val="22"/>
                      <w:szCs w:val="22"/>
                    </w:rPr>
                  </w:pPr>
                </w:p>
              </w:tc>
              <w:tc>
                <w:tcPr>
                  <w:tcW w:w="2096" w:type="dxa"/>
                </w:tcPr>
                <w:p w14:paraId="17141C2E" w14:textId="77777777" w:rsidR="0016728A" w:rsidRPr="00757B97" w:rsidRDefault="0016728A" w:rsidP="0016728A">
                  <w:pPr>
                    <w:rPr>
                      <w:rFonts w:ascii="Arial" w:eastAsia="Times New Roman" w:hAnsi="Arial" w:cs="Arial"/>
                    </w:rPr>
                  </w:pPr>
                  <w:r w:rsidRPr="00757B97">
                    <w:rPr>
                      <w:rFonts w:ascii="Arial" w:eastAsia="Times New Roman" w:hAnsi="Arial" w:cs="Arial"/>
                    </w:rPr>
                    <w:t>Information</w:t>
                  </w:r>
                </w:p>
                <w:p w14:paraId="7989BD97" w14:textId="77777777" w:rsidR="0016728A" w:rsidRPr="00757B97" w:rsidRDefault="0016728A" w:rsidP="0016728A">
                  <w:pPr>
                    <w:rPr>
                      <w:rFonts w:ascii="Arial" w:eastAsia="Times New Roman" w:hAnsi="Arial" w:cs="Arial"/>
                    </w:rPr>
                  </w:pPr>
                  <w:r w:rsidRPr="00757B97">
                    <w:rPr>
                      <w:rFonts w:ascii="Arial" w:eastAsia="Times New Roman" w:hAnsi="Arial" w:cs="Arial"/>
                    </w:rPr>
                    <w:t>Requested</w:t>
                  </w:r>
                </w:p>
                <w:p w14:paraId="343B427E" w14:textId="77777777" w:rsidR="0016728A" w:rsidRPr="00757B97" w:rsidRDefault="0016728A" w:rsidP="0016728A">
                  <w:pPr>
                    <w:pStyle w:val="NormalWeb"/>
                    <w:spacing w:before="0" w:beforeAutospacing="0" w:after="0" w:afterAutospacing="0"/>
                    <w:rPr>
                      <w:rFonts w:ascii="Arial" w:hAnsi="Arial" w:cs="Arial"/>
                      <w:b/>
                      <w:sz w:val="22"/>
                      <w:szCs w:val="22"/>
                    </w:rPr>
                  </w:pPr>
                </w:p>
              </w:tc>
            </w:tr>
            <w:tr w:rsidR="0016728A" w:rsidRPr="00757B97" w14:paraId="362228B6" w14:textId="77777777" w:rsidTr="00613A9F">
              <w:tc>
                <w:tcPr>
                  <w:tcW w:w="2067" w:type="dxa"/>
                </w:tcPr>
                <w:p w14:paraId="287DBE70" w14:textId="77777777" w:rsidR="0016728A" w:rsidRPr="00757B97" w:rsidRDefault="0016728A" w:rsidP="0016728A">
                  <w:pPr>
                    <w:rPr>
                      <w:rFonts w:ascii="Arial" w:hAnsi="Arial" w:cs="Arial"/>
                    </w:rPr>
                  </w:pPr>
                  <w:r w:rsidRPr="00757B97">
                    <w:rPr>
                      <w:rFonts w:ascii="Arial" w:hAnsi="Arial" w:cs="Arial"/>
                    </w:rPr>
                    <w:t>In Review</w:t>
                  </w:r>
                </w:p>
              </w:tc>
              <w:tc>
                <w:tcPr>
                  <w:tcW w:w="2217" w:type="dxa"/>
                </w:tcPr>
                <w:p w14:paraId="7AFF9531" w14:textId="77777777" w:rsidR="0016728A" w:rsidRPr="00757B97" w:rsidRDefault="0016728A" w:rsidP="0016728A">
                  <w:pPr>
                    <w:rPr>
                      <w:rFonts w:ascii="Arial" w:eastAsia="Times New Roman" w:hAnsi="Arial" w:cs="Arial"/>
                    </w:rPr>
                  </w:pPr>
                  <w:r w:rsidRPr="00757B97">
                    <w:rPr>
                      <w:rFonts w:ascii="Arial" w:eastAsia="Times New Roman" w:hAnsi="Arial" w:cs="Arial"/>
                    </w:rPr>
                    <w:t>Authorized entity marks a</w:t>
                  </w:r>
                </w:p>
                <w:p w14:paraId="3A0B7615" w14:textId="77777777" w:rsidR="0016728A" w:rsidRPr="00757B97" w:rsidRDefault="0016728A" w:rsidP="0016728A">
                  <w:pPr>
                    <w:rPr>
                      <w:rFonts w:ascii="Arial" w:eastAsia="Times New Roman" w:hAnsi="Arial" w:cs="Arial"/>
                    </w:rPr>
                  </w:pPr>
                  <w:r w:rsidRPr="00757B97">
                    <w:rPr>
                      <w:rFonts w:ascii="Arial" w:eastAsia="Times New Roman" w:hAnsi="Arial" w:cs="Arial"/>
                    </w:rPr>
                    <w:t>section as rejected</w:t>
                  </w:r>
                </w:p>
                <w:p w14:paraId="64BDD214" w14:textId="77777777" w:rsidR="0016728A" w:rsidRPr="00757B97" w:rsidRDefault="0016728A" w:rsidP="0016728A">
                  <w:pPr>
                    <w:pStyle w:val="NormalWeb"/>
                    <w:spacing w:before="0" w:beforeAutospacing="0" w:after="0" w:afterAutospacing="0"/>
                    <w:rPr>
                      <w:rFonts w:ascii="Arial" w:hAnsi="Arial" w:cs="Arial"/>
                      <w:b/>
                      <w:sz w:val="22"/>
                      <w:szCs w:val="22"/>
                    </w:rPr>
                  </w:pPr>
                </w:p>
              </w:tc>
              <w:tc>
                <w:tcPr>
                  <w:tcW w:w="2096" w:type="dxa"/>
                </w:tcPr>
                <w:p w14:paraId="613129EC" w14:textId="77777777" w:rsidR="0016728A" w:rsidRPr="00757B97" w:rsidRDefault="0016728A" w:rsidP="0016728A">
                  <w:pPr>
                    <w:pStyle w:val="NormalWeb"/>
                    <w:spacing w:before="0" w:beforeAutospacing="0" w:after="0" w:afterAutospacing="0"/>
                    <w:rPr>
                      <w:rFonts w:ascii="Arial" w:hAnsi="Arial" w:cs="Arial"/>
                      <w:b/>
                      <w:sz w:val="22"/>
                      <w:szCs w:val="22"/>
                    </w:rPr>
                  </w:pPr>
                  <w:r w:rsidRPr="00757B97">
                    <w:rPr>
                      <w:rFonts w:ascii="Arial" w:hAnsi="Arial" w:cs="Arial"/>
                      <w:sz w:val="22"/>
                      <w:szCs w:val="22"/>
                    </w:rPr>
                    <w:t>Rejected</w:t>
                  </w:r>
                </w:p>
              </w:tc>
            </w:tr>
            <w:tr w:rsidR="0016728A" w:rsidRPr="00757B97" w14:paraId="75C0DEDB" w14:textId="77777777" w:rsidTr="00613A9F">
              <w:tc>
                <w:tcPr>
                  <w:tcW w:w="2067" w:type="dxa"/>
                </w:tcPr>
                <w:p w14:paraId="5780B01F" w14:textId="77777777" w:rsidR="0016728A" w:rsidRPr="00757B97" w:rsidRDefault="0016728A" w:rsidP="0016728A">
                  <w:pPr>
                    <w:rPr>
                      <w:rFonts w:ascii="Arial" w:hAnsi="Arial" w:cs="Arial"/>
                    </w:rPr>
                  </w:pPr>
                  <w:r w:rsidRPr="00757B97">
                    <w:rPr>
                      <w:rFonts w:ascii="Arial" w:hAnsi="Arial" w:cs="Arial"/>
                    </w:rPr>
                    <w:t>In Review</w:t>
                  </w:r>
                </w:p>
              </w:tc>
              <w:tc>
                <w:tcPr>
                  <w:tcW w:w="2217" w:type="dxa"/>
                </w:tcPr>
                <w:p w14:paraId="7EF18593" w14:textId="77777777" w:rsidR="0016728A" w:rsidRPr="00757B97" w:rsidRDefault="0016728A" w:rsidP="0016728A">
                  <w:pPr>
                    <w:rPr>
                      <w:rFonts w:ascii="Arial" w:eastAsia="Times New Roman" w:hAnsi="Arial" w:cs="Arial"/>
                    </w:rPr>
                  </w:pPr>
                  <w:r w:rsidRPr="00757B97">
                    <w:rPr>
                      <w:rFonts w:ascii="Arial" w:eastAsia="Times New Roman" w:hAnsi="Arial" w:cs="Arial"/>
                    </w:rPr>
                    <w:t>Authorized entity un-assigns</w:t>
                  </w:r>
                </w:p>
                <w:p w14:paraId="129E6353" w14:textId="77777777" w:rsidR="0016728A" w:rsidRPr="00757B97" w:rsidRDefault="0016728A" w:rsidP="0016728A">
                  <w:pPr>
                    <w:rPr>
                      <w:rFonts w:ascii="Arial" w:eastAsia="Times New Roman" w:hAnsi="Arial" w:cs="Arial"/>
                    </w:rPr>
                  </w:pPr>
                  <w:r w:rsidRPr="00757B97">
                    <w:rPr>
                      <w:rFonts w:ascii="Arial" w:eastAsia="Times New Roman" w:hAnsi="Arial" w:cs="Arial"/>
                    </w:rPr>
                    <w:t>request</w:t>
                  </w:r>
                </w:p>
                <w:p w14:paraId="615511A3" w14:textId="77777777" w:rsidR="0016728A" w:rsidRPr="00757B97" w:rsidRDefault="0016728A" w:rsidP="0016728A">
                  <w:pPr>
                    <w:pStyle w:val="NormalWeb"/>
                    <w:spacing w:before="0" w:beforeAutospacing="0" w:after="0" w:afterAutospacing="0"/>
                    <w:rPr>
                      <w:rFonts w:ascii="Arial" w:hAnsi="Arial" w:cs="Arial"/>
                      <w:b/>
                      <w:sz w:val="22"/>
                      <w:szCs w:val="22"/>
                    </w:rPr>
                  </w:pPr>
                </w:p>
              </w:tc>
              <w:tc>
                <w:tcPr>
                  <w:tcW w:w="2096" w:type="dxa"/>
                </w:tcPr>
                <w:p w14:paraId="179273AF" w14:textId="77777777" w:rsidR="0016728A" w:rsidRPr="00757B97" w:rsidRDefault="0016728A" w:rsidP="0016728A">
                  <w:pPr>
                    <w:rPr>
                      <w:rFonts w:ascii="Arial" w:eastAsia="Times New Roman" w:hAnsi="Arial" w:cs="Arial"/>
                    </w:rPr>
                  </w:pPr>
                  <w:r w:rsidRPr="00757B97">
                    <w:rPr>
                      <w:rFonts w:ascii="Arial" w:eastAsia="Times New Roman" w:hAnsi="Arial" w:cs="Arial"/>
                    </w:rPr>
                    <w:t>Pending</w:t>
                  </w:r>
                </w:p>
                <w:p w14:paraId="686CAF67" w14:textId="77777777" w:rsidR="0016728A" w:rsidRPr="00757B97" w:rsidRDefault="0016728A" w:rsidP="0016728A">
                  <w:pPr>
                    <w:rPr>
                      <w:rFonts w:ascii="Arial" w:eastAsia="Times New Roman" w:hAnsi="Arial" w:cs="Arial"/>
                    </w:rPr>
                  </w:pPr>
                  <w:r w:rsidRPr="00757B97">
                    <w:rPr>
                      <w:rFonts w:ascii="Arial" w:eastAsia="Times New Roman" w:hAnsi="Arial" w:cs="Arial"/>
                    </w:rPr>
                    <w:t>Review</w:t>
                  </w:r>
                </w:p>
                <w:p w14:paraId="2C91F06A" w14:textId="77777777" w:rsidR="0016728A" w:rsidRPr="00757B97" w:rsidRDefault="0016728A" w:rsidP="0016728A">
                  <w:pPr>
                    <w:pStyle w:val="NormalWeb"/>
                    <w:spacing w:before="0" w:beforeAutospacing="0" w:after="0" w:afterAutospacing="0"/>
                    <w:rPr>
                      <w:rFonts w:ascii="Arial" w:hAnsi="Arial" w:cs="Arial"/>
                      <w:b/>
                      <w:sz w:val="22"/>
                      <w:szCs w:val="22"/>
                    </w:rPr>
                  </w:pPr>
                </w:p>
              </w:tc>
            </w:tr>
            <w:tr w:rsidR="0016728A" w:rsidRPr="00757B97" w14:paraId="3AF09DFC" w14:textId="77777777" w:rsidTr="00613A9F">
              <w:tc>
                <w:tcPr>
                  <w:tcW w:w="2067" w:type="dxa"/>
                </w:tcPr>
                <w:p w14:paraId="03327B49" w14:textId="77777777" w:rsidR="0016728A" w:rsidRPr="00757B97" w:rsidRDefault="0016728A" w:rsidP="0016728A">
                  <w:pPr>
                    <w:rPr>
                      <w:rFonts w:ascii="Arial" w:hAnsi="Arial" w:cs="Arial"/>
                    </w:rPr>
                  </w:pPr>
                  <w:r w:rsidRPr="00757B97">
                    <w:rPr>
                      <w:rFonts w:ascii="Arial" w:hAnsi="Arial" w:cs="Arial"/>
                    </w:rPr>
                    <w:t>In process</w:t>
                  </w:r>
                </w:p>
                <w:p w14:paraId="42B05F95" w14:textId="77777777" w:rsidR="0016728A" w:rsidRPr="00757B97" w:rsidRDefault="0016728A" w:rsidP="0016728A">
                  <w:pPr>
                    <w:rPr>
                      <w:rFonts w:ascii="Arial" w:hAnsi="Arial" w:cs="Arial"/>
                    </w:rPr>
                  </w:pPr>
                </w:p>
                <w:p w14:paraId="034FBC97" w14:textId="77777777" w:rsidR="0016728A" w:rsidRPr="00757B97" w:rsidRDefault="0016728A" w:rsidP="0016728A">
                  <w:pPr>
                    <w:rPr>
                      <w:rFonts w:ascii="Arial" w:hAnsi="Arial" w:cs="Arial"/>
                    </w:rPr>
                  </w:pPr>
                </w:p>
                <w:p w14:paraId="25028EBA" w14:textId="77777777" w:rsidR="0016728A" w:rsidRPr="00757B97" w:rsidRDefault="0016728A" w:rsidP="0016728A">
                  <w:pPr>
                    <w:rPr>
                      <w:rFonts w:ascii="Arial" w:hAnsi="Arial" w:cs="Arial"/>
                    </w:rPr>
                  </w:pPr>
                </w:p>
              </w:tc>
              <w:tc>
                <w:tcPr>
                  <w:tcW w:w="2217" w:type="dxa"/>
                </w:tcPr>
                <w:p w14:paraId="6E2A2CF1" w14:textId="77777777" w:rsidR="0016728A" w:rsidRPr="00757B97" w:rsidRDefault="0016728A" w:rsidP="0016728A">
                  <w:pPr>
                    <w:rPr>
                      <w:rFonts w:ascii="Arial" w:eastAsia="Times New Roman" w:hAnsi="Arial" w:cs="Arial"/>
                    </w:rPr>
                  </w:pPr>
                  <w:r w:rsidRPr="00757B97">
                    <w:rPr>
                      <w:rFonts w:ascii="Arial" w:eastAsia="Times New Roman" w:hAnsi="Arial" w:cs="Arial"/>
                    </w:rPr>
                    <w:t>System generates the reports</w:t>
                  </w:r>
                </w:p>
              </w:tc>
              <w:tc>
                <w:tcPr>
                  <w:tcW w:w="2096" w:type="dxa"/>
                </w:tcPr>
                <w:p w14:paraId="630B134F" w14:textId="77777777" w:rsidR="0016728A" w:rsidRPr="00757B97" w:rsidRDefault="0016728A" w:rsidP="0016728A">
                  <w:pPr>
                    <w:rPr>
                      <w:rFonts w:ascii="Arial" w:eastAsia="Times New Roman" w:hAnsi="Arial" w:cs="Arial"/>
                    </w:rPr>
                  </w:pPr>
                  <w:r w:rsidRPr="00757B97">
                    <w:rPr>
                      <w:rFonts w:ascii="Arial" w:eastAsia="Times New Roman" w:hAnsi="Arial" w:cs="Arial"/>
                    </w:rPr>
                    <w:t>Pending review</w:t>
                  </w:r>
                </w:p>
              </w:tc>
            </w:tr>
            <w:tr w:rsidR="0016728A" w:rsidRPr="00757B97" w14:paraId="72FD92F2" w14:textId="77777777" w:rsidTr="00613A9F">
              <w:tc>
                <w:tcPr>
                  <w:tcW w:w="2067" w:type="dxa"/>
                </w:tcPr>
                <w:p w14:paraId="3BE98FAF" w14:textId="77777777" w:rsidR="0016728A" w:rsidRPr="00757B97" w:rsidRDefault="0016728A" w:rsidP="0016728A">
                  <w:pPr>
                    <w:rPr>
                      <w:rFonts w:ascii="Arial" w:hAnsi="Arial" w:cs="Arial"/>
                    </w:rPr>
                  </w:pPr>
                  <w:r w:rsidRPr="00757B97">
                    <w:rPr>
                      <w:rFonts w:ascii="Arial" w:hAnsi="Arial" w:cs="Arial"/>
                    </w:rPr>
                    <w:t>In complete</w:t>
                  </w:r>
                </w:p>
                <w:p w14:paraId="0A39FCD3" w14:textId="77777777" w:rsidR="0016728A" w:rsidRPr="00757B97" w:rsidRDefault="0016728A" w:rsidP="0016728A">
                  <w:pPr>
                    <w:rPr>
                      <w:rFonts w:ascii="Arial" w:hAnsi="Arial" w:cs="Arial"/>
                    </w:rPr>
                  </w:pPr>
                </w:p>
                <w:p w14:paraId="6DA4F2BB" w14:textId="77777777" w:rsidR="0016728A" w:rsidRPr="00757B97" w:rsidRDefault="0016728A" w:rsidP="0016728A">
                  <w:pPr>
                    <w:rPr>
                      <w:rFonts w:ascii="Arial" w:hAnsi="Arial" w:cs="Arial"/>
                    </w:rPr>
                  </w:pPr>
                </w:p>
                <w:p w14:paraId="6C00E618" w14:textId="77777777" w:rsidR="0016728A" w:rsidRPr="00757B97" w:rsidRDefault="0016728A" w:rsidP="0016728A">
                  <w:pPr>
                    <w:rPr>
                      <w:rFonts w:ascii="Arial" w:hAnsi="Arial" w:cs="Arial"/>
                    </w:rPr>
                  </w:pPr>
                </w:p>
              </w:tc>
              <w:tc>
                <w:tcPr>
                  <w:tcW w:w="2217" w:type="dxa"/>
                </w:tcPr>
                <w:p w14:paraId="798811CA" w14:textId="77777777" w:rsidR="0016728A" w:rsidRPr="00757B97" w:rsidRDefault="0016728A" w:rsidP="0016728A">
                  <w:pPr>
                    <w:rPr>
                      <w:rFonts w:ascii="Arial" w:eastAsia="Times New Roman" w:hAnsi="Arial" w:cs="Arial"/>
                    </w:rPr>
                  </w:pPr>
                  <w:r w:rsidRPr="00757B97">
                    <w:rPr>
                      <w:rFonts w:ascii="Arial" w:eastAsia="Times New Roman" w:hAnsi="Arial" w:cs="Arial"/>
                    </w:rPr>
                    <w:t xml:space="preserve">Authorized entity can view the request </w:t>
                  </w:r>
                </w:p>
              </w:tc>
              <w:tc>
                <w:tcPr>
                  <w:tcW w:w="2096" w:type="dxa"/>
                </w:tcPr>
                <w:p w14:paraId="741F61F3" w14:textId="77777777" w:rsidR="0016728A" w:rsidRPr="00757B97" w:rsidRDefault="0016728A" w:rsidP="0016728A">
                  <w:pPr>
                    <w:rPr>
                      <w:rFonts w:ascii="Arial" w:eastAsia="Times New Roman" w:hAnsi="Arial" w:cs="Arial"/>
                    </w:rPr>
                  </w:pPr>
                  <w:r w:rsidRPr="00757B97">
                    <w:rPr>
                      <w:rFonts w:ascii="Arial" w:eastAsia="Times New Roman" w:hAnsi="Arial" w:cs="Arial"/>
                    </w:rPr>
                    <w:t>Incomplete</w:t>
                  </w:r>
                </w:p>
              </w:tc>
            </w:tr>
            <w:tr w:rsidR="0016728A" w:rsidRPr="00757B97" w14:paraId="6D9ED5D4" w14:textId="77777777" w:rsidTr="00613A9F">
              <w:tc>
                <w:tcPr>
                  <w:tcW w:w="2067" w:type="dxa"/>
                </w:tcPr>
                <w:p w14:paraId="04FB4EDF" w14:textId="77777777" w:rsidR="0016728A" w:rsidRPr="00757B97" w:rsidRDefault="0016728A" w:rsidP="0016728A">
                  <w:pPr>
                    <w:rPr>
                      <w:rFonts w:ascii="Arial" w:hAnsi="Arial" w:cs="Arial"/>
                    </w:rPr>
                  </w:pPr>
                  <w:r w:rsidRPr="00757B97">
                    <w:rPr>
                      <w:rFonts w:ascii="Arial" w:hAnsi="Arial" w:cs="Arial"/>
                    </w:rPr>
                    <w:t>Failed</w:t>
                  </w:r>
                </w:p>
                <w:p w14:paraId="380D655A" w14:textId="77777777" w:rsidR="0016728A" w:rsidRPr="00757B97" w:rsidRDefault="0016728A" w:rsidP="0016728A">
                  <w:pPr>
                    <w:rPr>
                      <w:rFonts w:ascii="Arial" w:hAnsi="Arial" w:cs="Arial"/>
                    </w:rPr>
                  </w:pPr>
                </w:p>
                <w:p w14:paraId="74F60B34" w14:textId="77777777" w:rsidR="0016728A" w:rsidRPr="00757B97" w:rsidRDefault="0016728A" w:rsidP="0016728A">
                  <w:pPr>
                    <w:rPr>
                      <w:rFonts w:ascii="Arial" w:hAnsi="Arial" w:cs="Arial"/>
                    </w:rPr>
                  </w:pPr>
                </w:p>
                <w:p w14:paraId="1E18BE1B" w14:textId="77777777" w:rsidR="0016728A" w:rsidRPr="00757B97" w:rsidRDefault="0016728A" w:rsidP="0016728A">
                  <w:pPr>
                    <w:rPr>
                      <w:rFonts w:ascii="Arial" w:hAnsi="Arial" w:cs="Arial"/>
                    </w:rPr>
                  </w:pPr>
                </w:p>
              </w:tc>
              <w:tc>
                <w:tcPr>
                  <w:tcW w:w="2217" w:type="dxa"/>
                </w:tcPr>
                <w:p w14:paraId="3641E129" w14:textId="77777777" w:rsidR="0016728A" w:rsidRPr="00757B97" w:rsidRDefault="0016728A" w:rsidP="0016728A">
                  <w:pPr>
                    <w:rPr>
                      <w:rFonts w:ascii="Arial" w:eastAsia="Times New Roman" w:hAnsi="Arial" w:cs="Arial"/>
                    </w:rPr>
                  </w:pPr>
                  <w:r w:rsidRPr="00757B97">
                    <w:rPr>
                      <w:rFonts w:ascii="Arial" w:eastAsia="Times New Roman" w:hAnsi="Arial" w:cs="Arial"/>
                    </w:rPr>
                    <w:t>Authorized entity re-initiate</w:t>
                  </w:r>
                  <w:r>
                    <w:rPr>
                      <w:rFonts w:ascii="Arial" w:eastAsia="Times New Roman" w:hAnsi="Arial" w:cs="Arial"/>
                    </w:rPr>
                    <w:t>s</w:t>
                  </w:r>
                  <w:r w:rsidRPr="00757B97">
                    <w:rPr>
                      <w:rFonts w:ascii="Arial" w:eastAsia="Times New Roman" w:hAnsi="Arial" w:cs="Arial"/>
                    </w:rPr>
                    <w:t xml:space="preserve"> the request</w:t>
                  </w:r>
                </w:p>
              </w:tc>
              <w:tc>
                <w:tcPr>
                  <w:tcW w:w="2096" w:type="dxa"/>
                </w:tcPr>
                <w:p w14:paraId="1867A316" w14:textId="77777777" w:rsidR="0016728A" w:rsidRDefault="0016728A" w:rsidP="0016728A">
                  <w:pPr>
                    <w:rPr>
                      <w:rFonts w:ascii="Arial" w:eastAsia="Times New Roman" w:hAnsi="Arial" w:cs="Arial"/>
                    </w:rPr>
                  </w:pPr>
                  <w:r w:rsidRPr="00757B97">
                    <w:rPr>
                      <w:rFonts w:ascii="Arial" w:eastAsia="Times New Roman" w:hAnsi="Arial" w:cs="Arial"/>
                    </w:rPr>
                    <w:t>In process</w:t>
                  </w:r>
                </w:p>
                <w:p w14:paraId="5AE83784" w14:textId="77777777" w:rsidR="00F93D3B" w:rsidRDefault="00F93D3B" w:rsidP="0016728A">
                  <w:pPr>
                    <w:rPr>
                      <w:rFonts w:ascii="Arial" w:eastAsia="Times New Roman" w:hAnsi="Arial" w:cs="Arial"/>
                    </w:rPr>
                  </w:pPr>
                </w:p>
                <w:p w14:paraId="19A6A975" w14:textId="77777777" w:rsidR="00F93D3B" w:rsidRDefault="00F93D3B" w:rsidP="0016728A">
                  <w:pPr>
                    <w:rPr>
                      <w:rFonts w:ascii="Arial" w:eastAsia="Times New Roman" w:hAnsi="Arial" w:cs="Arial"/>
                    </w:rPr>
                  </w:pPr>
                </w:p>
                <w:p w14:paraId="29BFB390" w14:textId="77777777" w:rsidR="00F93D3B" w:rsidRDefault="00F93D3B" w:rsidP="0016728A">
                  <w:pPr>
                    <w:rPr>
                      <w:rFonts w:ascii="Arial" w:eastAsia="Times New Roman" w:hAnsi="Arial" w:cs="Arial"/>
                    </w:rPr>
                  </w:pPr>
                </w:p>
                <w:p w14:paraId="3A586EC9" w14:textId="77777777" w:rsidR="00F93D3B" w:rsidRPr="00757B97" w:rsidRDefault="00F93D3B" w:rsidP="0016728A">
                  <w:pPr>
                    <w:rPr>
                      <w:rFonts w:ascii="Arial" w:eastAsia="Times New Roman" w:hAnsi="Arial" w:cs="Arial"/>
                    </w:rPr>
                  </w:pPr>
                </w:p>
              </w:tc>
            </w:tr>
          </w:tbl>
          <w:p w14:paraId="017E2ACB" w14:textId="77777777" w:rsidR="00D9038B" w:rsidRPr="00757B97" w:rsidRDefault="00D9038B" w:rsidP="00552E58">
            <w:pPr>
              <w:rPr>
                <w:rFonts w:cs="Arial"/>
                <w:sz w:val="22"/>
                <w:szCs w:val="22"/>
              </w:rPr>
            </w:pPr>
          </w:p>
        </w:tc>
      </w:tr>
    </w:tbl>
    <w:p w14:paraId="06A7222E" w14:textId="77777777" w:rsidR="00D9038B" w:rsidRDefault="00D9038B" w:rsidP="00D9038B"/>
    <w:p w14:paraId="54D6E287" w14:textId="77777777" w:rsidR="00D9038B" w:rsidRDefault="00D9038B" w:rsidP="00D9038B"/>
    <w:p w14:paraId="52BD2823" w14:textId="77777777" w:rsidR="00D9038B" w:rsidRDefault="00D9038B" w:rsidP="00D9038B"/>
    <w:p w14:paraId="3DB9B16A" w14:textId="77777777" w:rsidR="00D9038B" w:rsidRDefault="00D9038B" w:rsidP="00D9038B"/>
    <w:p w14:paraId="17D7FC2A" w14:textId="77777777" w:rsidR="00D9038B" w:rsidRPr="00D9038B" w:rsidRDefault="00D9038B" w:rsidP="00D9038B"/>
    <w:p w14:paraId="53F183C4" w14:textId="77777777" w:rsidR="00D9038B" w:rsidRPr="00D9038B" w:rsidRDefault="001C4A36" w:rsidP="00D9038B">
      <w:pPr>
        <w:pStyle w:val="Heading1"/>
        <w:numPr>
          <w:ilvl w:val="0"/>
          <w:numId w:val="1"/>
        </w:numPr>
        <w:pBdr>
          <w:bottom w:val="single" w:sz="18" w:space="5" w:color="3167A9"/>
        </w:pBdr>
        <w:spacing w:before="480" w:after="240" w:line="240" w:lineRule="auto"/>
        <w:ind w:left="-540" w:firstLine="0"/>
        <w:rPr>
          <w:rFonts w:ascii="Arial" w:hAnsi="Arial" w:cs="Arial"/>
          <w:b/>
          <w:color w:val="auto"/>
          <w:sz w:val="48"/>
          <w:szCs w:val="48"/>
        </w:rPr>
      </w:pPr>
      <w:bookmarkStart w:id="117" w:name="_Toc3969732"/>
      <w:r w:rsidRPr="001C4A36">
        <w:rPr>
          <w:rFonts w:ascii="Arial" w:hAnsi="Arial" w:cs="Arial"/>
          <w:b/>
          <w:color w:val="auto"/>
          <w:sz w:val="48"/>
          <w:szCs w:val="48"/>
        </w:rPr>
        <w:lastRenderedPageBreak/>
        <w:t>System Navigation</w:t>
      </w:r>
      <w:bookmarkStart w:id="118" w:name="_Toc527395001"/>
      <w:bookmarkEnd w:id="117"/>
    </w:p>
    <w:p w14:paraId="7358CBFE" w14:textId="77777777" w:rsidR="007C2F5A" w:rsidRPr="00A77C77" w:rsidRDefault="007C2F5A" w:rsidP="00A43B6B">
      <w:pPr>
        <w:pStyle w:val="Heading1"/>
        <w:numPr>
          <w:ilvl w:val="1"/>
          <w:numId w:val="1"/>
        </w:numPr>
        <w:spacing w:line="480" w:lineRule="auto"/>
        <w:ind w:left="-180"/>
        <w:rPr>
          <w:rFonts w:ascii="Arial" w:hAnsi="Arial" w:cs="Arial"/>
          <w:b/>
          <w:color w:val="auto"/>
        </w:rPr>
      </w:pPr>
      <w:bookmarkStart w:id="119" w:name="_Toc3969733"/>
      <w:r w:rsidRPr="00A77C77">
        <w:rPr>
          <w:rFonts w:ascii="Arial" w:hAnsi="Arial" w:cs="Arial"/>
          <w:b/>
          <w:color w:val="auto"/>
        </w:rPr>
        <w:t>Login Screen</w:t>
      </w:r>
      <w:bookmarkEnd w:id="118"/>
      <w:bookmarkEnd w:id="119"/>
      <w:r w:rsidRPr="00A77C77">
        <w:rPr>
          <w:rFonts w:ascii="Arial" w:hAnsi="Arial" w:cs="Arial"/>
          <w:b/>
          <w:color w:val="auto"/>
        </w:rPr>
        <w:t xml:space="preserve"> </w:t>
      </w:r>
    </w:p>
    <w:p w14:paraId="3096CEA7" w14:textId="77777777" w:rsidR="007C2F5A" w:rsidRPr="007C2F5A" w:rsidRDefault="007C2F5A" w:rsidP="007C2F5A">
      <w:pPr>
        <w:pStyle w:val="NormalWeb"/>
        <w:numPr>
          <w:ilvl w:val="0"/>
          <w:numId w:val="9"/>
        </w:numPr>
        <w:spacing w:before="0" w:beforeAutospacing="0" w:after="0" w:afterAutospacing="0" w:line="276" w:lineRule="auto"/>
        <w:ind w:left="270" w:hanging="270"/>
        <w:rPr>
          <w:rStyle w:val="Strong"/>
          <w:rFonts w:ascii="Arial" w:eastAsiaTheme="majorEastAsia" w:hAnsi="Arial" w:cs="Arial"/>
          <w:b w:val="0"/>
          <w:sz w:val="22"/>
          <w:szCs w:val="22"/>
        </w:rPr>
      </w:pPr>
      <w:r w:rsidRPr="007C2F5A">
        <w:rPr>
          <w:rStyle w:val="Strong"/>
          <w:rFonts w:ascii="Arial" w:eastAsiaTheme="majorEastAsia" w:hAnsi="Arial" w:cs="Arial"/>
          <w:b w:val="0"/>
          <w:sz w:val="22"/>
          <w:szCs w:val="22"/>
        </w:rPr>
        <w:t>Enter your credentials i.e. Username and Password.</w:t>
      </w:r>
    </w:p>
    <w:p w14:paraId="2482AE6B" w14:textId="77777777" w:rsidR="007C2F5A" w:rsidRDefault="007C2F5A" w:rsidP="007C2F5A">
      <w:pPr>
        <w:pStyle w:val="NormalWeb"/>
        <w:numPr>
          <w:ilvl w:val="0"/>
          <w:numId w:val="9"/>
        </w:numPr>
        <w:spacing w:before="0" w:beforeAutospacing="0" w:after="0" w:afterAutospacing="0" w:line="276" w:lineRule="auto"/>
        <w:ind w:left="270" w:hanging="270"/>
        <w:rPr>
          <w:rStyle w:val="Strong"/>
          <w:rFonts w:ascii="Arial" w:eastAsiaTheme="majorEastAsia" w:hAnsi="Arial" w:cs="Arial"/>
          <w:b w:val="0"/>
          <w:sz w:val="22"/>
          <w:szCs w:val="22"/>
        </w:rPr>
      </w:pPr>
      <w:r w:rsidRPr="007C2F5A">
        <w:rPr>
          <w:rStyle w:val="Strong"/>
          <w:rFonts w:ascii="Arial" w:eastAsiaTheme="majorEastAsia" w:hAnsi="Arial" w:cs="Arial"/>
          <w:b w:val="0"/>
          <w:sz w:val="22"/>
          <w:szCs w:val="22"/>
        </w:rPr>
        <w:t>Click on the “Log in” button</w:t>
      </w:r>
      <w:r w:rsidR="00C331F2">
        <w:rPr>
          <w:rStyle w:val="Strong"/>
          <w:rFonts w:ascii="Arial" w:eastAsiaTheme="majorEastAsia" w:hAnsi="Arial" w:cs="Arial"/>
          <w:b w:val="0"/>
          <w:sz w:val="22"/>
          <w:szCs w:val="22"/>
        </w:rPr>
        <w:t>.</w:t>
      </w:r>
    </w:p>
    <w:p w14:paraId="4469F8DE" w14:textId="77777777" w:rsidR="00067445" w:rsidRPr="007C2F5A" w:rsidRDefault="00067445" w:rsidP="00067445">
      <w:pPr>
        <w:pStyle w:val="NormalWeb"/>
        <w:spacing w:before="0" w:beforeAutospacing="0" w:after="0" w:afterAutospacing="0" w:line="276" w:lineRule="auto"/>
        <w:ind w:left="270"/>
        <w:rPr>
          <w:rStyle w:val="Strong"/>
          <w:rFonts w:ascii="Arial" w:eastAsiaTheme="majorEastAsia" w:hAnsi="Arial" w:cs="Arial"/>
          <w:b w:val="0"/>
          <w:sz w:val="22"/>
          <w:szCs w:val="22"/>
        </w:rPr>
      </w:pPr>
    </w:p>
    <w:p w14:paraId="307D26C1" w14:textId="77777777" w:rsidR="0066553A" w:rsidRDefault="007C2F5A" w:rsidP="00B73082">
      <w:pPr>
        <w:spacing w:after="0"/>
        <w:ind w:left="-990"/>
        <w:jc w:val="center"/>
      </w:pPr>
      <w:ins w:id="120" w:author="momna ali" w:date="2018-10-08T12:07:00Z">
        <w:r w:rsidRPr="00CD5E2B">
          <w:rPr>
            <w:rFonts w:eastAsiaTheme="minorEastAsia"/>
            <w:noProof/>
          </w:rPr>
          <w:drawing>
            <wp:inline distT="0" distB="0" distL="0" distR="0" wp14:anchorId="571CD511" wp14:editId="0826CA04">
              <wp:extent cx="7108166" cy="2950763"/>
              <wp:effectExtent l="152400" t="152400" r="360045" b="364490"/>
              <wp:docPr id="32" name="Picture 32" descr="C:\Users\Momna Ali Shah\Desktop\lsds\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mna Ali Shah\Desktop\lsds\12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8577" cy="2955085"/>
                      </a:xfrm>
                      <a:prstGeom prst="rect">
                        <a:avLst/>
                      </a:prstGeom>
                      <a:ln>
                        <a:noFill/>
                      </a:ln>
                      <a:effectLst>
                        <a:outerShdw blurRad="292100" dist="139700" dir="2700000" algn="tl" rotWithShape="0">
                          <a:srgbClr val="333333">
                            <a:alpha val="65000"/>
                          </a:srgbClr>
                        </a:outerShdw>
                      </a:effectLst>
                    </pic:spPr>
                  </pic:pic>
                </a:graphicData>
              </a:graphic>
            </wp:inline>
          </w:drawing>
        </w:r>
      </w:ins>
    </w:p>
    <w:p w14:paraId="4C44863D" w14:textId="6188D75D" w:rsidR="0066553A" w:rsidRPr="00B6450F" w:rsidRDefault="00EA5BDD" w:rsidP="00FE592A">
      <w:pPr>
        <w:pStyle w:val="F-FigureTitle"/>
        <w:spacing w:before="0"/>
        <w:ind w:left="360"/>
        <w:jc w:val="center"/>
      </w:pPr>
      <w:bookmarkStart w:id="121" w:name="_Toc3801743"/>
      <w:r w:rsidRPr="00B6450F">
        <w:t xml:space="preserve">Figure </w:t>
      </w:r>
      <w:r w:rsidR="0018309E">
        <w:rPr>
          <w:noProof/>
        </w:rPr>
        <w:fldChar w:fldCharType="begin"/>
      </w:r>
      <w:r w:rsidR="0018309E">
        <w:rPr>
          <w:noProof/>
        </w:rPr>
        <w:instrText xml:space="preserve"> SEQ Figure \* ARABIC </w:instrText>
      </w:r>
      <w:r w:rsidR="0018309E">
        <w:rPr>
          <w:noProof/>
        </w:rPr>
        <w:fldChar w:fldCharType="separate"/>
      </w:r>
      <w:r w:rsidR="00CE7487">
        <w:rPr>
          <w:noProof/>
        </w:rPr>
        <w:t>1</w:t>
      </w:r>
      <w:r w:rsidR="0018309E">
        <w:rPr>
          <w:noProof/>
        </w:rPr>
        <w:fldChar w:fldCharType="end"/>
      </w:r>
      <w:r w:rsidR="009002B0" w:rsidRPr="00B6450F">
        <w:t>-Login Screen</w:t>
      </w:r>
      <w:bookmarkEnd w:id="121"/>
    </w:p>
    <w:p w14:paraId="7BDEC0FA" w14:textId="77777777" w:rsidR="001C4A36" w:rsidRDefault="001C4A36" w:rsidP="0066553A"/>
    <w:p w14:paraId="2B9E2976" w14:textId="77777777" w:rsidR="001C4A36" w:rsidRDefault="001C4A36" w:rsidP="0066553A"/>
    <w:p w14:paraId="6DA96A68" w14:textId="77777777" w:rsidR="001C4A36" w:rsidRDefault="001C4A36" w:rsidP="0066553A"/>
    <w:p w14:paraId="1764101E" w14:textId="77777777" w:rsidR="001C4A36" w:rsidRDefault="001C4A36" w:rsidP="0066553A"/>
    <w:p w14:paraId="74CB1DF2" w14:textId="77777777" w:rsidR="001C4A36" w:rsidRDefault="001C4A36" w:rsidP="0066553A"/>
    <w:p w14:paraId="2F48BEF5" w14:textId="77777777" w:rsidR="001C4A36" w:rsidRDefault="001C4A36" w:rsidP="0066553A"/>
    <w:p w14:paraId="14D2822A" w14:textId="77777777" w:rsidR="001C4A36" w:rsidRDefault="001C4A36" w:rsidP="0066553A"/>
    <w:p w14:paraId="6AD851D5" w14:textId="77777777" w:rsidR="006E17AE" w:rsidRDefault="006E17AE" w:rsidP="0066553A"/>
    <w:p w14:paraId="07C84AA6" w14:textId="77777777" w:rsidR="00C61F1E" w:rsidRDefault="00C61F1E" w:rsidP="0066553A"/>
    <w:p w14:paraId="29E475EF" w14:textId="77777777" w:rsidR="00D9038B" w:rsidRDefault="00D9038B" w:rsidP="0066553A"/>
    <w:p w14:paraId="3C8D0B12" w14:textId="77777777" w:rsidR="00D9038B" w:rsidRDefault="00D9038B" w:rsidP="0066553A"/>
    <w:p w14:paraId="09EE82B1" w14:textId="77777777" w:rsidR="0066553A" w:rsidRPr="006B3CD3" w:rsidRDefault="004356AE" w:rsidP="0066553A">
      <w:pPr>
        <w:pStyle w:val="Heading1"/>
        <w:numPr>
          <w:ilvl w:val="1"/>
          <w:numId w:val="1"/>
        </w:numPr>
        <w:ind w:left="-180"/>
        <w:rPr>
          <w:rFonts w:ascii="Arial" w:hAnsi="Arial" w:cs="Arial"/>
          <w:b/>
          <w:color w:val="auto"/>
          <w:sz w:val="24"/>
          <w:szCs w:val="24"/>
        </w:rPr>
      </w:pPr>
      <w:bookmarkStart w:id="122" w:name="_Toc526454743"/>
      <w:bookmarkStart w:id="123" w:name="_Toc527395002"/>
      <w:bookmarkStart w:id="124" w:name="_Toc3969734"/>
      <w:r>
        <w:rPr>
          <w:rFonts w:ascii="Arial" w:hAnsi="Arial" w:cs="Arial"/>
          <w:b/>
          <w:color w:val="auto"/>
        </w:rPr>
        <w:lastRenderedPageBreak/>
        <w:t>P</w:t>
      </w:r>
      <w:bookmarkEnd w:id="122"/>
      <w:bookmarkEnd w:id="123"/>
      <w:r>
        <w:rPr>
          <w:rFonts w:ascii="Arial" w:hAnsi="Arial" w:cs="Arial"/>
          <w:b/>
          <w:color w:val="auto"/>
        </w:rPr>
        <w:t>ortal Sections</w:t>
      </w:r>
      <w:bookmarkEnd w:id="124"/>
    </w:p>
    <w:p w14:paraId="1E1868EA" w14:textId="77777777" w:rsidR="0066553A" w:rsidRPr="00A029D7" w:rsidRDefault="0066553A" w:rsidP="00C61F1E">
      <w:pPr>
        <w:spacing w:before="240" w:line="276" w:lineRule="auto"/>
        <w:ind w:left="270" w:firstLine="90"/>
        <w:rPr>
          <w:rFonts w:ascii="Arial" w:hAnsi="Arial" w:cs="Arial"/>
        </w:rPr>
      </w:pPr>
      <w:r w:rsidRPr="00A029D7">
        <w:rPr>
          <w:rFonts w:ascii="Arial" w:hAnsi="Arial" w:cs="Arial"/>
        </w:rPr>
        <w:t xml:space="preserve">The </w:t>
      </w:r>
      <w:r w:rsidR="004356AE">
        <w:rPr>
          <w:rFonts w:ascii="Arial" w:hAnsi="Arial" w:cs="Arial"/>
        </w:rPr>
        <w:t xml:space="preserve">portal </w:t>
      </w:r>
      <w:r w:rsidRPr="00A029D7">
        <w:rPr>
          <w:rFonts w:ascii="Arial" w:hAnsi="Arial" w:cs="Arial"/>
        </w:rPr>
        <w:t>screen is divided into following section</w:t>
      </w:r>
      <w:r>
        <w:rPr>
          <w:rFonts w:ascii="Arial" w:hAnsi="Arial" w:cs="Arial"/>
        </w:rPr>
        <w:t>s</w:t>
      </w:r>
      <w:r w:rsidR="0016728A">
        <w:rPr>
          <w:rFonts w:ascii="Arial" w:hAnsi="Arial" w:cs="Arial"/>
        </w:rPr>
        <w:t>.</w:t>
      </w:r>
      <w:r w:rsidRPr="00A029D7">
        <w:rPr>
          <w:rFonts w:ascii="Arial" w:hAnsi="Arial" w:cs="Arial"/>
        </w:rPr>
        <w:t xml:space="preserve"> </w:t>
      </w:r>
    </w:p>
    <w:p w14:paraId="297D9DB8" w14:textId="77777777" w:rsidR="007341D6" w:rsidRPr="007341D6" w:rsidRDefault="0066553A" w:rsidP="007341D6">
      <w:pPr>
        <w:pStyle w:val="ListParagraph"/>
        <w:numPr>
          <w:ilvl w:val="0"/>
          <w:numId w:val="10"/>
        </w:numPr>
        <w:spacing w:after="0" w:line="276" w:lineRule="auto"/>
        <w:ind w:left="360"/>
        <w:rPr>
          <w:rFonts w:ascii="Arial" w:eastAsia="Times New Roman" w:hAnsi="Arial" w:cs="Arial"/>
          <w:sz w:val="22"/>
        </w:rPr>
      </w:pPr>
      <w:r w:rsidRPr="00A029D7">
        <w:rPr>
          <w:rFonts w:ascii="Arial" w:eastAsia="Times New Roman" w:hAnsi="Arial" w:cs="Arial"/>
          <w:b/>
          <w:sz w:val="22"/>
        </w:rPr>
        <w:t>Header</w:t>
      </w:r>
      <w:r>
        <w:rPr>
          <w:rFonts w:ascii="Arial" w:eastAsia="Times New Roman" w:hAnsi="Arial" w:cs="Arial"/>
          <w:sz w:val="22"/>
        </w:rPr>
        <w:t xml:space="preserve"> </w:t>
      </w:r>
      <w:r w:rsidR="007341D6" w:rsidRPr="007341D6">
        <w:rPr>
          <w:rFonts w:ascii="Arial" w:hAnsi="Arial" w:cs="Arial"/>
          <w:sz w:val="22"/>
        </w:rPr>
        <w:t>section displays the name of the system, a drop-down menu for language selection, notification alert icon and name of the logged in user with logout functionality</w:t>
      </w:r>
      <w:r w:rsidR="0016728A">
        <w:rPr>
          <w:rFonts w:ascii="Arial" w:hAnsi="Arial" w:cs="Arial"/>
          <w:sz w:val="22"/>
        </w:rPr>
        <w:t>.</w:t>
      </w:r>
    </w:p>
    <w:p w14:paraId="531864F9" w14:textId="77777777" w:rsidR="0066553A" w:rsidRPr="00A029D7" w:rsidRDefault="0066553A" w:rsidP="0066553A">
      <w:pPr>
        <w:pStyle w:val="ListParagraph"/>
        <w:numPr>
          <w:ilvl w:val="0"/>
          <w:numId w:val="10"/>
        </w:numPr>
        <w:spacing w:after="0" w:line="276" w:lineRule="auto"/>
        <w:ind w:left="360"/>
        <w:rPr>
          <w:rFonts w:ascii="Arial" w:eastAsia="Times New Roman" w:hAnsi="Arial" w:cs="Arial"/>
          <w:sz w:val="22"/>
        </w:rPr>
      </w:pPr>
      <w:r w:rsidRPr="00A029D7">
        <w:rPr>
          <w:rFonts w:ascii="Arial" w:eastAsia="Times New Roman" w:hAnsi="Arial" w:cs="Arial"/>
          <w:b/>
          <w:sz w:val="22"/>
        </w:rPr>
        <w:t>Main Navigation Panel</w:t>
      </w:r>
      <w:r w:rsidRPr="00A029D7">
        <w:rPr>
          <w:rFonts w:ascii="Arial" w:eastAsia="Times New Roman" w:hAnsi="Arial" w:cs="Arial"/>
          <w:sz w:val="22"/>
        </w:rPr>
        <w:t xml:space="preserve"> helps user to navigate </w:t>
      </w:r>
      <w:r>
        <w:rPr>
          <w:rFonts w:ascii="Arial" w:eastAsia="Times New Roman" w:hAnsi="Arial" w:cs="Arial"/>
          <w:sz w:val="22"/>
        </w:rPr>
        <w:t>the</w:t>
      </w:r>
      <w:r w:rsidRPr="00A029D7">
        <w:rPr>
          <w:rFonts w:ascii="Arial" w:eastAsia="Times New Roman" w:hAnsi="Arial" w:cs="Arial"/>
          <w:sz w:val="22"/>
        </w:rPr>
        <w:t xml:space="preserve"> system</w:t>
      </w:r>
      <w:r w:rsidR="0016728A">
        <w:rPr>
          <w:rFonts w:ascii="Arial" w:eastAsia="Times New Roman" w:hAnsi="Arial" w:cs="Arial"/>
          <w:sz w:val="22"/>
        </w:rPr>
        <w:t>.</w:t>
      </w:r>
    </w:p>
    <w:p w14:paraId="69E68915" w14:textId="77777777" w:rsidR="0066553A" w:rsidRPr="00A029D7" w:rsidRDefault="0066553A" w:rsidP="0066553A">
      <w:pPr>
        <w:pStyle w:val="ListParagraph"/>
        <w:numPr>
          <w:ilvl w:val="0"/>
          <w:numId w:val="10"/>
        </w:numPr>
        <w:spacing w:after="0" w:line="276" w:lineRule="auto"/>
        <w:ind w:left="360"/>
        <w:rPr>
          <w:rFonts w:ascii="Arial" w:eastAsia="Times New Roman" w:hAnsi="Arial" w:cs="Arial"/>
          <w:sz w:val="22"/>
        </w:rPr>
      </w:pPr>
      <w:r w:rsidRPr="00A029D7">
        <w:rPr>
          <w:rFonts w:ascii="Arial" w:eastAsia="Times New Roman" w:hAnsi="Arial" w:cs="Arial"/>
          <w:b/>
          <w:sz w:val="22"/>
        </w:rPr>
        <w:t>Breadcrumbs</w:t>
      </w:r>
      <w:r w:rsidRPr="00A029D7">
        <w:rPr>
          <w:rFonts w:ascii="Arial" w:eastAsia="Times New Roman" w:hAnsi="Arial" w:cs="Arial"/>
          <w:sz w:val="22"/>
        </w:rPr>
        <w:t xml:space="preserve"> is a </w:t>
      </w:r>
      <w:r w:rsidRPr="00A029D7">
        <w:rPr>
          <w:rFonts w:ascii="Arial" w:hAnsi="Arial" w:cs="Arial"/>
          <w:color w:val="222222"/>
          <w:sz w:val="22"/>
          <w:shd w:val="clear" w:color="auto" w:fill="FFFFFF"/>
        </w:rPr>
        <w:t>navigational aid in </w:t>
      </w:r>
      <w:r w:rsidRPr="00A029D7">
        <w:rPr>
          <w:rFonts w:ascii="Arial" w:hAnsi="Arial" w:cs="Arial"/>
          <w:sz w:val="22"/>
          <w:shd w:val="clear" w:color="auto" w:fill="FFFFFF"/>
        </w:rPr>
        <w:t>UI</w:t>
      </w:r>
      <w:r w:rsidR="0016728A">
        <w:rPr>
          <w:rFonts w:ascii="Arial" w:hAnsi="Arial" w:cs="Arial"/>
          <w:sz w:val="22"/>
          <w:shd w:val="clear" w:color="auto" w:fill="FFFFFF"/>
        </w:rPr>
        <w:t>.</w:t>
      </w:r>
    </w:p>
    <w:p w14:paraId="4C25E8A8" w14:textId="77777777" w:rsidR="0066553A" w:rsidRPr="00A029D7" w:rsidRDefault="0066553A" w:rsidP="0066553A">
      <w:pPr>
        <w:pStyle w:val="ListParagraph"/>
        <w:numPr>
          <w:ilvl w:val="0"/>
          <w:numId w:val="10"/>
        </w:numPr>
        <w:spacing w:after="0" w:line="276" w:lineRule="auto"/>
        <w:ind w:left="360"/>
        <w:rPr>
          <w:rFonts w:ascii="Arial" w:eastAsia="Times New Roman" w:hAnsi="Arial" w:cs="Arial"/>
          <w:sz w:val="22"/>
        </w:rPr>
      </w:pPr>
      <w:r>
        <w:rPr>
          <w:rFonts w:ascii="Arial" w:eastAsia="Times New Roman" w:hAnsi="Arial" w:cs="Arial"/>
          <w:b/>
          <w:sz w:val="22"/>
        </w:rPr>
        <w:t xml:space="preserve">Main </w:t>
      </w:r>
      <w:r w:rsidRPr="00A029D7">
        <w:rPr>
          <w:rFonts w:ascii="Arial" w:eastAsia="Times New Roman" w:hAnsi="Arial" w:cs="Arial"/>
          <w:b/>
          <w:sz w:val="22"/>
        </w:rPr>
        <w:t>Content Area</w:t>
      </w:r>
      <w:r>
        <w:rPr>
          <w:rFonts w:ascii="Arial" w:eastAsia="Times New Roman" w:hAnsi="Arial" w:cs="Arial"/>
          <w:b/>
          <w:sz w:val="22"/>
        </w:rPr>
        <w:t xml:space="preserve"> </w:t>
      </w:r>
      <w:r w:rsidRPr="003E4277">
        <w:rPr>
          <w:rFonts w:ascii="Arial" w:eastAsia="Times New Roman" w:hAnsi="Arial" w:cs="Arial"/>
          <w:sz w:val="22"/>
        </w:rPr>
        <w:t>contains all relevant informatio</w:t>
      </w:r>
      <w:r>
        <w:rPr>
          <w:rFonts w:ascii="Arial" w:eastAsia="Times New Roman" w:hAnsi="Arial" w:cs="Arial"/>
          <w:sz w:val="22"/>
        </w:rPr>
        <w:t>n related to the respective feature/option</w:t>
      </w:r>
      <w:r w:rsidR="0016728A">
        <w:rPr>
          <w:rFonts w:ascii="Arial" w:eastAsia="Times New Roman" w:hAnsi="Arial" w:cs="Arial"/>
          <w:sz w:val="22"/>
        </w:rPr>
        <w:t>.</w:t>
      </w:r>
    </w:p>
    <w:p w14:paraId="655B62CD" w14:textId="77777777" w:rsidR="0066553A" w:rsidRDefault="0066553A" w:rsidP="0066553A">
      <w:pPr>
        <w:pStyle w:val="ListParagraph"/>
        <w:numPr>
          <w:ilvl w:val="0"/>
          <w:numId w:val="10"/>
        </w:numPr>
        <w:spacing w:after="0" w:line="276" w:lineRule="auto"/>
        <w:ind w:left="360"/>
        <w:rPr>
          <w:rFonts w:ascii="Arial" w:eastAsia="Times New Roman" w:hAnsi="Arial" w:cs="Arial"/>
          <w:sz w:val="22"/>
        </w:rPr>
      </w:pPr>
      <w:r w:rsidRPr="00A029D7">
        <w:rPr>
          <w:rFonts w:ascii="Arial" w:eastAsia="Times New Roman" w:hAnsi="Arial" w:cs="Arial"/>
          <w:b/>
          <w:sz w:val="22"/>
        </w:rPr>
        <w:t>Footer</w:t>
      </w:r>
      <w:r w:rsidRPr="00A029D7">
        <w:rPr>
          <w:rFonts w:ascii="Arial" w:eastAsia="Times New Roman" w:hAnsi="Arial" w:cs="Arial"/>
          <w:sz w:val="22"/>
        </w:rPr>
        <w:t xml:space="preserve"> </w:t>
      </w:r>
      <w:r>
        <w:rPr>
          <w:rFonts w:ascii="Arial" w:eastAsia="Times New Roman" w:hAnsi="Arial" w:cs="Arial"/>
          <w:sz w:val="22"/>
        </w:rPr>
        <w:t xml:space="preserve">contains the version and copyrights </w:t>
      </w:r>
      <w:r w:rsidR="00B96219">
        <w:rPr>
          <w:rFonts w:ascii="Arial" w:eastAsia="Times New Roman" w:hAnsi="Arial" w:cs="Arial"/>
          <w:sz w:val="22"/>
        </w:rPr>
        <w:t>statement</w:t>
      </w:r>
      <w:r w:rsidR="0016728A">
        <w:rPr>
          <w:rFonts w:ascii="Arial" w:eastAsia="Times New Roman" w:hAnsi="Arial" w:cs="Arial"/>
          <w:sz w:val="22"/>
        </w:rPr>
        <w:t>.</w:t>
      </w:r>
    </w:p>
    <w:p w14:paraId="7DEA3048" w14:textId="77777777" w:rsidR="00B27526" w:rsidRDefault="00B27526" w:rsidP="00B27526">
      <w:pPr>
        <w:pStyle w:val="ListParagraph"/>
        <w:spacing w:after="0" w:line="276" w:lineRule="auto"/>
        <w:ind w:left="360"/>
        <w:rPr>
          <w:rFonts w:ascii="Arial" w:eastAsia="Times New Roman" w:hAnsi="Arial" w:cs="Arial"/>
          <w:sz w:val="22"/>
        </w:rPr>
      </w:pPr>
    </w:p>
    <w:p w14:paraId="1C4B23E2" w14:textId="1A7F90B4" w:rsidR="00C6229B" w:rsidRDefault="00791F74" w:rsidP="007E4AAA">
      <w:pPr>
        <w:tabs>
          <w:tab w:val="left" w:pos="1080"/>
          <w:tab w:val="left" w:pos="2010"/>
        </w:tabs>
        <w:spacing w:after="0"/>
        <w:ind w:left="270" w:right="-1440"/>
      </w:pPr>
      <w:r>
        <w:rPr>
          <w:noProof/>
        </w:rPr>
        <w:drawing>
          <wp:inline distT="0" distB="0" distL="0" distR="0" wp14:anchorId="69D25673" wp14:editId="3101DE0B">
            <wp:extent cx="5496354" cy="6096000"/>
            <wp:effectExtent l="152400" t="152400" r="371475"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0190" cy="6100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AC53F8" w14:textId="460684B5" w:rsidR="00D9038B" w:rsidRPr="004356AE" w:rsidRDefault="009002B0" w:rsidP="00917938">
      <w:pPr>
        <w:pStyle w:val="F-FigureTitle"/>
        <w:spacing w:before="0"/>
        <w:ind w:left="180"/>
        <w:jc w:val="center"/>
      </w:pPr>
      <w:bookmarkStart w:id="125" w:name="_Toc3801744"/>
      <w:r w:rsidRPr="00B6450F">
        <w:t xml:space="preserve">Figure </w:t>
      </w:r>
      <w:r w:rsidR="0018309E">
        <w:rPr>
          <w:noProof/>
        </w:rPr>
        <w:fldChar w:fldCharType="begin"/>
      </w:r>
      <w:r w:rsidR="0018309E">
        <w:rPr>
          <w:noProof/>
        </w:rPr>
        <w:instrText xml:space="preserve"> SEQ Figure \* ARABIC </w:instrText>
      </w:r>
      <w:r w:rsidR="0018309E">
        <w:rPr>
          <w:noProof/>
        </w:rPr>
        <w:fldChar w:fldCharType="separate"/>
      </w:r>
      <w:r w:rsidR="00CE7487">
        <w:rPr>
          <w:noProof/>
        </w:rPr>
        <w:t>2</w:t>
      </w:r>
      <w:r w:rsidR="0018309E">
        <w:rPr>
          <w:noProof/>
        </w:rPr>
        <w:fldChar w:fldCharType="end"/>
      </w:r>
      <w:r w:rsidRPr="00B6450F">
        <w:t>-</w:t>
      </w:r>
      <w:r w:rsidR="001C5C45">
        <w:t>Portal Sections</w:t>
      </w:r>
      <w:bookmarkEnd w:id="125"/>
    </w:p>
    <w:p w14:paraId="331E13C8" w14:textId="77777777" w:rsidR="004356AE" w:rsidRDefault="004356AE" w:rsidP="003F6096">
      <w:pPr>
        <w:pStyle w:val="Heading1"/>
        <w:numPr>
          <w:ilvl w:val="2"/>
          <w:numId w:val="19"/>
        </w:numPr>
        <w:spacing w:line="480" w:lineRule="auto"/>
        <w:ind w:left="-270"/>
        <w:rPr>
          <w:rFonts w:ascii="Arial" w:hAnsi="Arial" w:cs="Arial"/>
          <w:b/>
          <w:color w:val="auto"/>
          <w:sz w:val="28"/>
          <w:szCs w:val="28"/>
        </w:rPr>
      </w:pPr>
      <w:bookmarkStart w:id="126" w:name="_Toc3969735"/>
      <w:r>
        <w:rPr>
          <w:rFonts w:ascii="Arial" w:hAnsi="Arial" w:cs="Arial"/>
          <w:b/>
          <w:color w:val="auto"/>
          <w:sz w:val="28"/>
          <w:szCs w:val="28"/>
        </w:rPr>
        <w:lastRenderedPageBreak/>
        <w:t>Language Menu</w:t>
      </w:r>
      <w:bookmarkEnd w:id="126"/>
    </w:p>
    <w:p w14:paraId="23E9AC76" w14:textId="77777777" w:rsidR="00B27526" w:rsidRDefault="004356AE" w:rsidP="00C90878">
      <w:pPr>
        <w:pStyle w:val="ListParagraph"/>
        <w:numPr>
          <w:ilvl w:val="0"/>
          <w:numId w:val="21"/>
        </w:numPr>
        <w:spacing w:line="256" w:lineRule="auto"/>
        <w:ind w:left="270" w:hanging="270"/>
        <w:rPr>
          <w:rFonts w:ascii="Arial" w:hAnsi="Arial" w:cs="Arial"/>
          <w:sz w:val="22"/>
        </w:rPr>
      </w:pPr>
      <w:r>
        <w:rPr>
          <w:rFonts w:ascii="Arial" w:hAnsi="Arial" w:cs="Arial"/>
          <w:sz w:val="22"/>
        </w:rPr>
        <w:t>To select the required language, click on language drop-down menu</w:t>
      </w:r>
      <w:r w:rsidR="0016728A">
        <w:rPr>
          <w:rFonts w:ascii="Arial" w:hAnsi="Arial" w:cs="Arial"/>
          <w:sz w:val="22"/>
        </w:rPr>
        <w:t>.</w:t>
      </w:r>
      <w:r>
        <w:rPr>
          <w:rFonts w:ascii="Arial" w:hAnsi="Arial" w:cs="Arial"/>
          <w:sz w:val="22"/>
        </w:rPr>
        <w:t xml:space="preserve"> </w:t>
      </w:r>
    </w:p>
    <w:p w14:paraId="5689E54F" w14:textId="77777777" w:rsidR="00B76605" w:rsidRPr="00B76605" w:rsidRDefault="00B76605" w:rsidP="00B76605">
      <w:pPr>
        <w:pStyle w:val="ListParagraph"/>
        <w:spacing w:line="256" w:lineRule="auto"/>
        <w:ind w:left="360"/>
        <w:rPr>
          <w:rFonts w:ascii="Arial" w:hAnsi="Arial" w:cs="Arial"/>
          <w:sz w:val="22"/>
        </w:rPr>
      </w:pPr>
    </w:p>
    <w:p w14:paraId="032EFB9E" w14:textId="3150BFC0" w:rsidR="004356AE" w:rsidRDefault="007A0C97" w:rsidP="007A0C97">
      <w:pPr>
        <w:pStyle w:val="ListParagraph"/>
        <w:tabs>
          <w:tab w:val="left" w:pos="450"/>
          <w:tab w:val="left" w:pos="540"/>
        </w:tabs>
        <w:spacing w:after="0" w:line="256" w:lineRule="auto"/>
        <w:ind w:left="-900"/>
        <w:rPr>
          <w:rFonts w:ascii="Arial" w:hAnsi="Arial" w:cs="Arial"/>
          <w:sz w:val="22"/>
        </w:rPr>
      </w:pPr>
      <w:r>
        <w:rPr>
          <w:noProof/>
        </w:rPr>
        <w:drawing>
          <wp:inline distT="0" distB="0" distL="0" distR="0" wp14:anchorId="14C0779B" wp14:editId="5BA7A02F">
            <wp:extent cx="6915150" cy="3680074"/>
            <wp:effectExtent l="152400" t="152400" r="361950" b="358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52017"/>
                    <a:stretch/>
                  </pic:blipFill>
                  <pic:spPr bwMode="auto">
                    <a:xfrm>
                      <a:off x="0" y="0"/>
                      <a:ext cx="6929992" cy="36879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C778FCD" w14:textId="67626A94" w:rsidR="001C4A36" w:rsidRPr="00D9038B" w:rsidRDefault="00D9038B" w:rsidP="0002004D">
      <w:pPr>
        <w:pStyle w:val="Caption"/>
        <w:tabs>
          <w:tab w:val="left" w:pos="990"/>
        </w:tabs>
        <w:spacing w:after="0"/>
        <w:ind w:left="900"/>
        <w:jc w:val="center"/>
        <w:rPr>
          <w:rFonts w:ascii="Arial" w:hAnsi="Arial" w:cs="Arial"/>
          <w:b/>
          <w:i w:val="0"/>
          <w:color w:val="auto"/>
          <w:sz w:val="22"/>
          <w:szCs w:val="22"/>
        </w:rPr>
      </w:pPr>
      <w:bookmarkStart w:id="127" w:name="_Toc3801745"/>
      <w:r w:rsidRPr="00D9038B">
        <w:rPr>
          <w:rFonts w:ascii="Arial" w:hAnsi="Arial" w:cs="Arial"/>
          <w:b/>
          <w:i w:val="0"/>
          <w:color w:val="auto"/>
          <w:sz w:val="22"/>
          <w:szCs w:val="22"/>
        </w:rPr>
        <w:t xml:space="preserve">Figure </w:t>
      </w:r>
      <w:r w:rsidRPr="00D9038B">
        <w:rPr>
          <w:rFonts w:ascii="Arial" w:hAnsi="Arial" w:cs="Arial"/>
          <w:b/>
          <w:i w:val="0"/>
          <w:color w:val="auto"/>
          <w:sz w:val="22"/>
          <w:szCs w:val="22"/>
        </w:rPr>
        <w:fldChar w:fldCharType="begin"/>
      </w:r>
      <w:r w:rsidRPr="00D9038B">
        <w:rPr>
          <w:rFonts w:ascii="Arial" w:hAnsi="Arial" w:cs="Arial"/>
          <w:b/>
          <w:i w:val="0"/>
          <w:color w:val="auto"/>
          <w:sz w:val="22"/>
          <w:szCs w:val="22"/>
        </w:rPr>
        <w:instrText xml:space="preserve"> SEQ Figure \* ARABIC </w:instrText>
      </w:r>
      <w:r w:rsidRPr="00D9038B">
        <w:rPr>
          <w:rFonts w:ascii="Arial" w:hAnsi="Arial" w:cs="Arial"/>
          <w:b/>
          <w:i w:val="0"/>
          <w:color w:val="auto"/>
          <w:sz w:val="22"/>
          <w:szCs w:val="22"/>
        </w:rPr>
        <w:fldChar w:fldCharType="separate"/>
      </w:r>
      <w:r w:rsidR="00CE7487">
        <w:rPr>
          <w:rFonts w:ascii="Arial" w:hAnsi="Arial" w:cs="Arial"/>
          <w:b/>
          <w:i w:val="0"/>
          <w:noProof/>
          <w:color w:val="auto"/>
          <w:sz w:val="22"/>
          <w:szCs w:val="22"/>
        </w:rPr>
        <w:t>3</w:t>
      </w:r>
      <w:r w:rsidRPr="00D9038B">
        <w:rPr>
          <w:rFonts w:ascii="Arial" w:hAnsi="Arial" w:cs="Arial"/>
          <w:b/>
          <w:i w:val="0"/>
          <w:color w:val="auto"/>
          <w:sz w:val="22"/>
          <w:szCs w:val="22"/>
        </w:rPr>
        <w:fldChar w:fldCharType="end"/>
      </w:r>
      <w:r w:rsidRPr="00D9038B">
        <w:rPr>
          <w:rFonts w:ascii="Arial" w:hAnsi="Arial" w:cs="Arial"/>
          <w:b/>
          <w:i w:val="0"/>
          <w:color w:val="auto"/>
          <w:sz w:val="22"/>
          <w:szCs w:val="22"/>
        </w:rPr>
        <w:t>-Language Menu</w:t>
      </w:r>
      <w:bookmarkEnd w:id="127"/>
    </w:p>
    <w:p w14:paraId="51D4762E" w14:textId="77777777" w:rsidR="00E1776C" w:rsidRDefault="00E1776C" w:rsidP="00C6229B"/>
    <w:p w14:paraId="5EC690DC" w14:textId="77777777" w:rsidR="00E1776C" w:rsidRDefault="00E1776C" w:rsidP="00C6229B"/>
    <w:p w14:paraId="02B03313" w14:textId="77777777" w:rsidR="00D9038B" w:rsidRDefault="00D9038B" w:rsidP="00C6229B"/>
    <w:p w14:paraId="3CA409A3" w14:textId="77777777" w:rsidR="00D9038B" w:rsidRDefault="00D9038B" w:rsidP="00C6229B"/>
    <w:p w14:paraId="7C1292B9" w14:textId="77777777" w:rsidR="00E1776C" w:rsidRDefault="00E1776C" w:rsidP="00C6229B"/>
    <w:p w14:paraId="6F93B240" w14:textId="77777777" w:rsidR="00E1776C" w:rsidRDefault="00E1776C" w:rsidP="00C6229B"/>
    <w:p w14:paraId="102A2296" w14:textId="77777777" w:rsidR="00E1776C" w:rsidRDefault="00E1776C" w:rsidP="00C6229B"/>
    <w:p w14:paraId="3B7D862C" w14:textId="424AAC63" w:rsidR="00E1776C" w:rsidRDefault="00E1776C" w:rsidP="00C6229B"/>
    <w:p w14:paraId="45C42DAD" w14:textId="77777777" w:rsidR="007A0C97" w:rsidRDefault="007A0C97" w:rsidP="00C6229B"/>
    <w:p w14:paraId="599109DE" w14:textId="77777777" w:rsidR="00E1776C" w:rsidRDefault="00E1776C" w:rsidP="00C6229B"/>
    <w:p w14:paraId="2C347938" w14:textId="77777777" w:rsidR="00021412" w:rsidRDefault="00021412" w:rsidP="00C6229B"/>
    <w:p w14:paraId="741B1E93" w14:textId="77777777" w:rsidR="004356AE" w:rsidRDefault="004356AE" w:rsidP="004356AE">
      <w:pPr>
        <w:pStyle w:val="Heading1"/>
        <w:numPr>
          <w:ilvl w:val="2"/>
          <w:numId w:val="19"/>
        </w:numPr>
        <w:spacing w:line="360" w:lineRule="auto"/>
        <w:ind w:left="-270"/>
        <w:rPr>
          <w:rFonts w:ascii="Arial" w:hAnsi="Arial" w:cs="Arial"/>
          <w:b/>
          <w:color w:val="auto"/>
          <w:sz w:val="28"/>
          <w:szCs w:val="28"/>
        </w:rPr>
      </w:pPr>
      <w:bookmarkStart w:id="128" w:name="_Toc3969736"/>
      <w:r>
        <w:rPr>
          <w:rFonts w:ascii="Arial" w:hAnsi="Arial" w:cs="Arial"/>
          <w:b/>
          <w:color w:val="auto"/>
          <w:sz w:val="28"/>
          <w:szCs w:val="28"/>
        </w:rPr>
        <w:lastRenderedPageBreak/>
        <w:t>Notification Alerts</w:t>
      </w:r>
      <w:bookmarkEnd w:id="128"/>
      <w:r>
        <w:rPr>
          <w:rFonts w:ascii="Arial" w:hAnsi="Arial" w:cs="Arial"/>
          <w:b/>
          <w:noProof/>
          <w:color w:val="auto"/>
          <w:sz w:val="28"/>
          <w:szCs w:val="28"/>
        </w:rPr>
        <w:t xml:space="preserve"> </w:t>
      </w:r>
    </w:p>
    <w:p w14:paraId="4F70E74F" w14:textId="2E38D76C" w:rsidR="00B27526" w:rsidRDefault="004356AE" w:rsidP="006A2FD9">
      <w:pPr>
        <w:pStyle w:val="ListParagraph"/>
        <w:numPr>
          <w:ilvl w:val="0"/>
          <w:numId w:val="23"/>
        </w:numPr>
        <w:spacing w:line="256" w:lineRule="auto"/>
        <w:ind w:left="270" w:hanging="270"/>
        <w:rPr>
          <w:rFonts w:ascii="Arial" w:hAnsi="Arial" w:cs="Arial"/>
        </w:rPr>
      </w:pPr>
      <w:r w:rsidRPr="006A2FD9">
        <w:rPr>
          <w:rFonts w:ascii="Arial" w:hAnsi="Arial" w:cs="Arial"/>
          <w:sz w:val="22"/>
        </w:rPr>
        <w:t>To view notification</w:t>
      </w:r>
      <w:r w:rsidR="00D86BC0" w:rsidRPr="006A2FD9">
        <w:rPr>
          <w:rFonts w:ascii="Arial" w:hAnsi="Arial" w:cs="Arial"/>
          <w:sz w:val="22"/>
        </w:rPr>
        <w:t>(s)</w:t>
      </w:r>
      <w:r w:rsidRPr="006A2FD9">
        <w:rPr>
          <w:rFonts w:ascii="Arial" w:hAnsi="Arial" w:cs="Arial"/>
          <w:sz w:val="22"/>
        </w:rPr>
        <w:t>, click on notification alert icon</w:t>
      </w:r>
      <w:r w:rsidR="00C007E9">
        <w:rPr>
          <w:rFonts w:ascii="Arial" w:hAnsi="Arial" w:cs="Arial"/>
        </w:rPr>
        <w:t xml:space="preserve"> </w:t>
      </w:r>
      <w:r w:rsidR="00C007E9">
        <w:rPr>
          <w:rFonts w:ascii="Arial" w:hAnsi="Arial" w:cs="Arial"/>
          <w:b/>
          <w:noProof/>
          <w:sz w:val="28"/>
          <w:szCs w:val="28"/>
        </w:rPr>
        <w:drawing>
          <wp:inline distT="0" distB="0" distL="0" distR="0" wp14:anchorId="7C1B97F6" wp14:editId="49A1BDD0">
            <wp:extent cx="4191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 cy="381000"/>
                    </a:xfrm>
                    <a:prstGeom prst="rect">
                      <a:avLst/>
                    </a:prstGeom>
                    <a:noFill/>
                    <a:ln>
                      <a:noFill/>
                    </a:ln>
                  </pic:spPr>
                </pic:pic>
              </a:graphicData>
            </a:graphic>
          </wp:inline>
        </w:drawing>
      </w:r>
    </w:p>
    <w:p w14:paraId="3966AFEB" w14:textId="77777777" w:rsidR="00B76605" w:rsidRPr="00B76605" w:rsidRDefault="00B76605" w:rsidP="00B76605">
      <w:pPr>
        <w:pStyle w:val="ListParagraph"/>
        <w:spacing w:line="256" w:lineRule="auto"/>
        <w:ind w:left="360"/>
        <w:rPr>
          <w:rFonts w:ascii="Arial" w:hAnsi="Arial" w:cs="Arial"/>
        </w:rPr>
      </w:pPr>
    </w:p>
    <w:p w14:paraId="3377ABA1" w14:textId="515BDD79" w:rsidR="004356AE" w:rsidRDefault="007A0C97" w:rsidP="007A0C97">
      <w:pPr>
        <w:pStyle w:val="ListParagraph"/>
        <w:tabs>
          <w:tab w:val="left" w:pos="540"/>
        </w:tabs>
        <w:spacing w:after="0" w:line="256" w:lineRule="auto"/>
        <w:ind w:left="-900"/>
        <w:rPr>
          <w:rFonts w:ascii="Arial" w:hAnsi="Arial" w:cs="Arial"/>
        </w:rPr>
      </w:pPr>
      <w:bookmarkStart w:id="129" w:name="_Hlk2974208"/>
      <w:r>
        <w:rPr>
          <w:noProof/>
        </w:rPr>
        <w:drawing>
          <wp:inline distT="0" distB="0" distL="0" distR="0" wp14:anchorId="31332E87" wp14:editId="73834955">
            <wp:extent cx="7096125" cy="3810406"/>
            <wp:effectExtent l="152400" t="152400" r="352425"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51585"/>
                    <a:stretch/>
                  </pic:blipFill>
                  <pic:spPr bwMode="auto">
                    <a:xfrm>
                      <a:off x="0" y="0"/>
                      <a:ext cx="7110144" cy="38179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100107D" w14:textId="22612250" w:rsidR="00E1776C" w:rsidRPr="00D9038B" w:rsidRDefault="00D9038B" w:rsidP="00B27526">
      <w:pPr>
        <w:pStyle w:val="Caption"/>
        <w:spacing w:after="0"/>
        <w:ind w:left="810"/>
        <w:jc w:val="center"/>
        <w:rPr>
          <w:rFonts w:ascii="Arial" w:hAnsi="Arial" w:cs="Arial"/>
          <w:b/>
          <w:i w:val="0"/>
          <w:color w:val="auto"/>
          <w:sz w:val="22"/>
          <w:szCs w:val="22"/>
        </w:rPr>
      </w:pPr>
      <w:bookmarkStart w:id="130" w:name="_Toc3801746"/>
      <w:r w:rsidRPr="00D9038B">
        <w:rPr>
          <w:rFonts w:ascii="Arial" w:hAnsi="Arial" w:cs="Arial"/>
          <w:b/>
          <w:i w:val="0"/>
          <w:color w:val="auto"/>
          <w:sz w:val="22"/>
          <w:szCs w:val="22"/>
        </w:rPr>
        <w:t xml:space="preserve">Figure </w:t>
      </w:r>
      <w:r w:rsidRPr="00D9038B">
        <w:rPr>
          <w:rFonts w:ascii="Arial" w:hAnsi="Arial" w:cs="Arial"/>
          <w:b/>
          <w:i w:val="0"/>
          <w:color w:val="auto"/>
          <w:sz w:val="22"/>
          <w:szCs w:val="22"/>
        </w:rPr>
        <w:fldChar w:fldCharType="begin"/>
      </w:r>
      <w:r w:rsidRPr="00D9038B">
        <w:rPr>
          <w:rFonts w:ascii="Arial" w:hAnsi="Arial" w:cs="Arial"/>
          <w:b/>
          <w:i w:val="0"/>
          <w:color w:val="auto"/>
          <w:sz w:val="22"/>
          <w:szCs w:val="22"/>
        </w:rPr>
        <w:instrText xml:space="preserve"> SEQ Figure \* ARABIC </w:instrText>
      </w:r>
      <w:r w:rsidRPr="00D9038B">
        <w:rPr>
          <w:rFonts w:ascii="Arial" w:hAnsi="Arial" w:cs="Arial"/>
          <w:b/>
          <w:i w:val="0"/>
          <w:color w:val="auto"/>
          <w:sz w:val="22"/>
          <w:szCs w:val="22"/>
        </w:rPr>
        <w:fldChar w:fldCharType="separate"/>
      </w:r>
      <w:r w:rsidR="00CE7487">
        <w:rPr>
          <w:rFonts w:ascii="Arial" w:hAnsi="Arial" w:cs="Arial"/>
          <w:b/>
          <w:i w:val="0"/>
          <w:noProof/>
          <w:color w:val="auto"/>
          <w:sz w:val="22"/>
          <w:szCs w:val="22"/>
        </w:rPr>
        <w:t>4</w:t>
      </w:r>
      <w:r w:rsidRPr="00D9038B">
        <w:rPr>
          <w:rFonts w:ascii="Arial" w:hAnsi="Arial" w:cs="Arial"/>
          <w:b/>
          <w:i w:val="0"/>
          <w:color w:val="auto"/>
          <w:sz w:val="22"/>
          <w:szCs w:val="22"/>
        </w:rPr>
        <w:fldChar w:fldCharType="end"/>
      </w:r>
      <w:r w:rsidRPr="00D9038B">
        <w:rPr>
          <w:rFonts w:ascii="Arial" w:hAnsi="Arial" w:cs="Arial"/>
          <w:b/>
          <w:i w:val="0"/>
          <w:color w:val="auto"/>
          <w:sz w:val="22"/>
          <w:szCs w:val="22"/>
        </w:rPr>
        <w:t>-Notification Alert Icon</w:t>
      </w:r>
      <w:bookmarkEnd w:id="130"/>
    </w:p>
    <w:p w14:paraId="4A854C73" w14:textId="77777777" w:rsidR="00E1776C" w:rsidRDefault="00E1776C" w:rsidP="004356AE">
      <w:pPr>
        <w:pStyle w:val="ListParagraph"/>
        <w:tabs>
          <w:tab w:val="left" w:pos="540"/>
        </w:tabs>
        <w:spacing w:line="256" w:lineRule="auto"/>
        <w:ind w:left="-540"/>
        <w:rPr>
          <w:rFonts w:ascii="Arial" w:hAnsi="Arial" w:cs="Arial"/>
        </w:rPr>
      </w:pPr>
    </w:p>
    <w:p w14:paraId="76D2A4BA" w14:textId="77777777" w:rsidR="00E1776C" w:rsidRDefault="00E1776C" w:rsidP="004356AE">
      <w:pPr>
        <w:pStyle w:val="ListParagraph"/>
        <w:tabs>
          <w:tab w:val="left" w:pos="540"/>
        </w:tabs>
        <w:spacing w:line="256" w:lineRule="auto"/>
        <w:ind w:left="-540"/>
        <w:rPr>
          <w:rFonts w:ascii="Arial" w:hAnsi="Arial" w:cs="Arial"/>
        </w:rPr>
      </w:pPr>
    </w:p>
    <w:p w14:paraId="0A066251" w14:textId="77777777" w:rsidR="00E1776C" w:rsidRDefault="00E1776C" w:rsidP="004356AE">
      <w:pPr>
        <w:pStyle w:val="ListParagraph"/>
        <w:tabs>
          <w:tab w:val="left" w:pos="540"/>
        </w:tabs>
        <w:spacing w:line="256" w:lineRule="auto"/>
        <w:ind w:left="-540"/>
        <w:rPr>
          <w:rFonts w:ascii="Arial" w:hAnsi="Arial" w:cs="Arial"/>
        </w:rPr>
      </w:pPr>
    </w:p>
    <w:p w14:paraId="31F682E3" w14:textId="77777777" w:rsidR="00E1776C" w:rsidRDefault="00E1776C" w:rsidP="004356AE">
      <w:pPr>
        <w:pStyle w:val="ListParagraph"/>
        <w:tabs>
          <w:tab w:val="left" w:pos="540"/>
        </w:tabs>
        <w:spacing w:line="256" w:lineRule="auto"/>
        <w:ind w:left="-540"/>
        <w:rPr>
          <w:rFonts w:ascii="Arial" w:hAnsi="Arial" w:cs="Arial"/>
        </w:rPr>
      </w:pPr>
    </w:p>
    <w:p w14:paraId="5908008D" w14:textId="77777777" w:rsidR="00E1776C" w:rsidRDefault="00E1776C" w:rsidP="004356AE">
      <w:pPr>
        <w:pStyle w:val="ListParagraph"/>
        <w:tabs>
          <w:tab w:val="left" w:pos="540"/>
        </w:tabs>
        <w:spacing w:line="256" w:lineRule="auto"/>
        <w:ind w:left="-540"/>
        <w:rPr>
          <w:rFonts w:ascii="Arial" w:hAnsi="Arial" w:cs="Arial"/>
        </w:rPr>
      </w:pPr>
    </w:p>
    <w:p w14:paraId="230A0302" w14:textId="77777777" w:rsidR="00E1776C" w:rsidRDefault="00E1776C" w:rsidP="004356AE">
      <w:pPr>
        <w:pStyle w:val="ListParagraph"/>
        <w:tabs>
          <w:tab w:val="left" w:pos="540"/>
        </w:tabs>
        <w:spacing w:line="256" w:lineRule="auto"/>
        <w:ind w:left="-540"/>
        <w:rPr>
          <w:rFonts w:ascii="Arial" w:hAnsi="Arial" w:cs="Arial"/>
        </w:rPr>
      </w:pPr>
    </w:p>
    <w:p w14:paraId="522218C6" w14:textId="77777777" w:rsidR="00E1776C" w:rsidRDefault="00E1776C" w:rsidP="004356AE">
      <w:pPr>
        <w:pStyle w:val="ListParagraph"/>
        <w:tabs>
          <w:tab w:val="left" w:pos="540"/>
        </w:tabs>
        <w:spacing w:line="256" w:lineRule="auto"/>
        <w:ind w:left="-540"/>
        <w:rPr>
          <w:rFonts w:ascii="Arial" w:hAnsi="Arial" w:cs="Arial"/>
        </w:rPr>
      </w:pPr>
    </w:p>
    <w:p w14:paraId="011D54DA" w14:textId="77777777" w:rsidR="00E1776C" w:rsidRDefault="00E1776C" w:rsidP="004356AE">
      <w:pPr>
        <w:pStyle w:val="ListParagraph"/>
        <w:tabs>
          <w:tab w:val="left" w:pos="540"/>
        </w:tabs>
        <w:spacing w:line="256" w:lineRule="auto"/>
        <w:ind w:left="-540"/>
        <w:rPr>
          <w:rFonts w:ascii="Arial" w:hAnsi="Arial" w:cs="Arial"/>
        </w:rPr>
      </w:pPr>
    </w:p>
    <w:p w14:paraId="5D4CD868" w14:textId="77777777" w:rsidR="00D9038B" w:rsidRDefault="00D9038B" w:rsidP="004356AE">
      <w:pPr>
        <w:pStyle w:val="ListParagraph"/>
        <w:tabs>
          <w:tab w:val="left" w:pos="540"/>
        </w:tabs>
        <w:spacing w:line="256" w:lineRule="auto"/>
        <w:ind w:left="-540"/>
        <w:rPr>
          <w:rFonts w:ascii="Arial" w:hAnsi="Arial" w:cs="Arial"/>
        </w:rPr>
      </w:pPr>
    </w:p>
    <w:p w14:paraId="6816E3DF" w14:textId="77777777" w:rsidR="00D9038B" w:rsidRDefault="00D9038B" w:rsidP="004356AE">
      <w:pPr>
        <w:pStyle w:val="ListParagraph"/>
        <w:tabs>
          <w:tab w:val="left" w:pos="540"/>
        </w:tabs>
        <w:spacing w:line="256" w:lineRule="auto"/>
        <w:ind w:left="-540"/>
        <w:rPr>
          <w:rFonts w:ascii="Arial" w:hAnsi="Arial" w:cs="Arial"/>
        </w:rPr>
      </w:pPr>
    </w:p>
    <w:p w14:paraId="5130E25D" w14:textId="77777777" w:rsidR="00704531" w:rsidRDefault="00704531" w:rsidP="004356AE">
      <w:pPr>
        <w:pStyle w:val="ListParagraph"/>
        <w:tabs>
          <w:tab w:val="left" w:pos="540"/>
        </w:tabs>
        <w:spacing w:line="256" w:lineRule="auto"/>
        <w:ind w:left="-540"/>
        <w:rPr>
          <w:rFonts w:ascii="Arial" w:hAnsi="Arial" w:cs="Arial"/>
        </w:rPr>
      </w:pPr>
    </w:p>
    <w:p w14:paraId="5B68E964" w14:textId="77777777" w:rsidR="00D9038B" w:rsidRDefault="00D9038B" w:rsidP="004356AE">
      <w:pPr>
        <w:pStyle w:val="ListParagraph"/>
        <w:tabs>
          <w:tab w:val="left" w:pos="540"/>
        </w:tabs>
        <w:spacing w:line="256" w:lineRule="auto"/>
        <w:ind w:left="-540"/>
        <w:rPr>
          <w:rFonts w:ascii="Arial" w:hAnsi="Arial" w:cs="Arial"/>
        </w:rPr>
      </w:pPr>
    </w:p>
    <w:p w14:paraId="62CE98D6" w14:textId="77777777" w:rsidR="00A81BD3" w:rsidRPr="004356AE" w:rsidRDefault="00A81BD3" w:rsidP="004356AE">
      <w:pPr>
        <w:pStyle w:val="ListParagraph"/>
        <w:tabs>
          <w:tab w:val="left" w:pos="540"/>
        </w:tabs>
        <w:spacing w:line="256" w:lineRule="auto"/>
        <w:ind w:left="-540"/>
        <w:rPr>
          <w:rFonts w:ascii="Arial" w:hAnsi="Arial" w:cs="Arial"/>
        </w:rPr>
      </w:pPr>
    </w:p>
    <w:p w14:paraId="2ACA3F15" w14:textId="77777777" w:rsidR="00A81BD3" w:rsidRPr="00A81BD3" w:rsidRDefault="004356AE" w:rsidP="00A81BD3">
      <w:pPr>
        <w:pStyle w:val="Heading1"/>
        <w:numPr>
          <w:ilvl w:val="1"/>
          <w:numId w:val="1"/>
        </w:numPr>
        <w:spacing w:line="480" w:lineRule="auto"/>
        <w:ind w:left="-180"/>
        <w:rPr>
          <w:rFonts w:ascii="Arial" w:hAnsi="Arial" w:cs="Arial"/>
          <w:b/>
          <w:color w:val="auto"/>
          <w:sz w:val="28"/>
          <w:szCs w:val="28"/>
        </w:rPr>
      </w:pPr>
      <w:bookmarkStart w:id="131" w:name="_Toc3969737"/>
      <w:bookmarkStart w:id="132" w:name="_Hlk3284805"/>
      <w:r>
        <w:rPr>
          <w:rFonts w:ascii="Arial" w:hAnsi="Arial" w:cs="Arial"/>
          <w:b/>
          <w:color w:val="auto"/>
          <w:sz w:val="28"/>
          <w:szCs w:val="28"/>
        </w:rPr>
        <w:lastRenderedPageBreak/>
        <w:t>Dashboard</w:t>
      </w:r>
      <w:bookmarkEnd w:id="131"/>
      <w:r>
        <w:rPr>
          <w:rFonts w:ascii="Arial" w:hAnsi="Arial" w:cs="Arial"/>
          <w:b/>
          <w:color w:val="auto"/>
          <w:sz w:val="28"/>
          <w:szCs w:val="28"/>
        </w:rPr>
        <w:t xml:space="preserve"> </w:t>
      </w:r>
    </w:p>
    <w:bookmarkEnd w:id="132"/>
    <w:p w14:paraId="2BE2CD57" w14:textId="77777777" w:rsidR="004356AE" w:rsidRDefault="004356AE" w:rsidP="002215F7">
      <w:pPr>
        <w:pStyle w:val="ListParagraph"/>
        <w:tabs>
          <w:tab w:val="left" w:pos="2070"/>
        </w:tabs>
        <w:ind w:left="90" w:right="1197"/>
        <w:rPr>
          <w:rFonts w:ascii="Arial" w:hAnsi="Arial" w:cs="Arial"/>
          <w:sz w:val="22"/>
          <w:lang w:eastAsia="ja-JP"/>
        </w:rPr>
      </w:pPr>
      <w:r w:rsidRPr="004356AE">
        <w:rPr>
          <w:rFonts w:ascii="Arial" w:hAnsi="Arial" w:cs="Arial"/>
          <w:sz w:val="22"/>
          <w:lang w:eastAsia="ja-JP"/>
        </w:rPr>
        <w:t>By clicking on “Login” button,</w:t>
      </w:r>
      <w:r w:rsidR="00C007E9">
        <w:rPr>
          <w:rFonts w:ascii="Arial" w:hAnsi="Arial" w:cs="Arial"/>
          <w:sz w:val="22"/>
          <w:lang w:eastAsia="ja-JP"/>
        </w:rPr>
        <w:t xml:space="preserve"> </w:t>
      </w:r>
      <w:r w:rsidRPr="004356AE">
        <w:rPr>
          <w:rFonts w:ascii="Arial" w:hAnsi="Arial" w:cs="Arial"/>
          <w:sz w:val="22"/>
          <w:lang w:eastAsia="ja-JP"/>
        </w:rPr>
        <w:t>user</w:t>
      </w:r>
      <w:r w:rsidR="00C007E9">
        <w:rPr>
          <w:rFonts w:ascii="Arial" w:hAnsi="Arial" w:cs="Arial"/>
          <w:sz w:val="22"/>
          <w:lang w:eastAsia="ja-JP"/>
        </w:rPr>
        <w:t xml:space="preserve"> will be redirected </w:t>
      </w:r>
      <w:r w:rsidRPr="004356AE">
        <w:rPr>
          <w:rFonts w:ascii="Arial" w:hAnsi="Arial" w:cs="Arial"/>
          <w:sz w:val="22"/>
          <w:lang w:eastAsia="ja-JP"/>
        </w:rPr>
        <w:t>to</w:t>
      </w:r>
      <w:r w:rsidR="00C007E9">
        <w:rPr>
          <w:rFonts w:ascii="Arial" w:hAnsi="Arial" w:cs="Arial"/>
          <w:sz w:val="22"/>
          <w:lang w:eastAsia="ja-JP"/>
        </w:rPr>
        <w:t xml:space="preserve"> the</w:t>
      </w:r>
      <w:r w:rsidRPr="004356AE">
        <w:rPr>
          <w:rFonts w:ascii="Arial" w:hAnsi="Arial" w:cs="Arial"/>
          <w:sz w:val="22"/>
          <w:lang w:eastAsia="ja-JP"/>
        </w:rPr>
        <w:t xml:space="preserve"> dashboard screen that displays the total count of pending requests and in-review requests. </w:t>
      </w:r>
      <w:bookmarkStart w:id="133" w:name="_Hlk3285590"/>
      <w:r w:rsidRPr="004356AE">
        <w:rPr>
          <w:rFonts w:ascii="Arial" w:hAnsi="Arial" w:cs="Arial"/>
          <w:sz w:val="22"/>
          <w:lang w:eastAsia="ja-JP"/>
        </w:rPr>
        <w:t>Also, it displays the recent pending requests along with their details</w:t>
      </w:r>
      <w:r>
        <w:rPr>
          <w:rFonts w:ascii="Arial" w:hAnsi="Arial" w:cs="Arial"/>
          <w:sz w:val="22"/>
          <w:lang w:eastAsia="ja-JP"/>
        </w:rPr>
        <w:t>.</w:t>
      </w:r>
    </w:p>
    <w:p w14:paraId="36EC4BBD" w14:textId="77777777" w:rsidR="00B27526" w:rsidRDefault="00B27526" w:rsidP="004356AE">
      <w:pPr>
        <w:pStyle w:val="ListParagraph"/>
        <w:tabs>
          <w:tab w:val="left" w:pos="2070"/>
        </w:tabs>
        <w:ind w:left="180" w:right="1197"/>
        <w:rPr>
          <w:rFonts w:ascii="Arial" w:hAnsi="Arial" w:cs="Arial"/>
          <w:sz w:val="22"/>
          <w:lang w:eastAsia="ja-JP"/>
        </w:rPr>
      </w:pPr>
    </w:p>
    <w:bookmarkEnd w:id="133"/>
    <w:p w14:paraId="22224FED" w14:textId="54827B6A" w:rsidR="004356AE" w:rsidRPr="004356AE" w:rsidRDefault="007A0C97" w:rsidP="007A0C97">
      <w:pPr>
        <w:pStyle w:val="ListParagraph"/>
        <w:tabs>
          <w:tab w:val="left" w:pos="2070"/>
        </w:tabs>
        <w:spacing w:after="0"/>
        <w:ind w:left="-810" w:right="1197" w:hanging="90"/>
        <w:rPr>
          <w:rFonts w:ascii="Arial" w:hAnsi="Arial" w:cs="Arial"/>
          <w:sz w:val="22"/>
          <w:lang w:eastAsia="ja-JP"/>
        </w:rPr>
      </w:pPr>
      <w:r>
        <w:rPr>
          <w:noProof/>
        </w:rPr>
        <w:drawing>
          <wp:inline distT="0" distB="0" distL="0" distR="0" wp14:anchorId="13990E56" wp14:editId="7A34FAD7">
            <wp:extent cx="7019925" cy="3937770"/>
            <wp:effectExtent l="152400" t="152400" r="352425" b="3676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3601" b="45822"/>
                    <a:stretch/>
                  </pic:blipFill>
                  <pic:spPr bwMode="auto">
                    <a:xfrm>
                      <a:off x="0" y="0"/>
                      <a:ext cx="7031979" cy="39445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9610EC4" w14:textId="0DE5E0B4" w:rsidR="004A046A" w:rsidRDefault="004A046A" w:rsidP="00E35707">
      <w:pPr>
        <w:pStyle w:val="Caption"/>
        <w:spacing w:after="0"/>
        <w:ind w:left="630"/>
        <w:jc w:val="center"/>
        <w:rPr>
          <w:rFonts w:ascii="Arial" w:hAnsi="Arial" w:cs="Arial"/>
          <w:b/>
          <w:i w:val="0"/>
          <w:color w:val="auto"/>
          <w:sz w:val="22"/>
          <w:szCs w:val="22"/>
        </w:rPr>
      </w:pPr>
      <w:bookmarkStart w:id="134" w:name="_Toc3801747"/>
      <w:r w:rsidRPr="004A046A">
        <w:rPr>
          <w:rFonts w:ascii="Arial" w:hAnsi="Arial" w:cs="Arial"/>
          <w:b/>
          <w:i w:val="0"/>
          <w:color w:val="auto"/>
          <w:sz w:val="22"/>
          <w:szCs w:val="22"/>
        </w:rPr>
        <w:t xml:space="preserve">Figure </w:t>
      </w:r>
      <w:r w:rsidRPr="004A046A">
        <w:rPr>
          <w:rFonts w:ascii="Arial" w:hAnsi="Arial" w:cs="Arial"/>
          <w:b/>
          <w:i w:val="0"/>
          <w:color w:val="auto"/>
          <w:sz w:val="22"/>
          <w:szCs w:val="22"/>
        </w:rPr>
        <w:fldChar w:fldCharType="begin"/>
      </w:r>
      <w:r w:rsidRPr="004A046A">
        <w:rPr>
          <w:rFonts w:ascii="Arial" w:hAnsi="Arial" w:cs="Arial"/>
          <w:b/>
          <w:i w:val="0"/>
          <w:color w:val="auto"/>
          <w:sz w:val="22"/>
          <w:szCs w:val="22"/>
        </w:rPr>
        <w:instrText xml:space="preserve"> SEQ Figure \* ARABIC </w:instrText>
      </w:r>
      <w:r w:rsidRPr="004A046A">
        <w:rPr>
          <w:rFonts w:ascii="Arial" w:hAnsi="Arial" w:cs="Arial"/>
          <w:b/>
          <w:i w:val="0"/>
          <w:color w:val="auto"/>
          <w:sz w:val="22"/>
          <w:szCs w:val="22"/>
        </w:rPr>
        <w:fldChar w:fldCharType="separate"/>
      </w:r>
      <w:r w:rsidR="00CE7487">
        <w:rPr>
          <w:rFonts w:ascii="Arial" w:hAnsi="Arial" w:cs="Arial"/>
          <w:b/>
          <w:i w:val="0"/>
          <w:noProof/>
          <w:color w:val="auto"/>
          <w:sz w:val="22"/>
          <w:szCs w:val="22"/>
        </w:rPr>
        <w:t>5</w:t>
      </w:r>
      <w:r w:rsidRPr="004A046A">
        <w:rPr>
          <w:rFonts w:ascii="Arial" w:hAnsi="Arial" w:cs="Arial"/>
          <w:b/>
          <w:i w:val="0"/>
          <w:color w:val="auto"/>
          <w:sz w:val="22"/>
          <w:szCs w:val="22"/>
        </w:rPr>
        <w:fldChar w:fldCharType="end"/>
      </w:r>
      <w:r w:rsidRPr="004A046A">
        <w:rPr>
          <w:rFonts w:ascii="Arial" w:hAnsi="Arial" w:cs="Arial"/>
          <w:b/>
          <w:i w:val="0"/>
          <w:color w:val="auto"/>
          <w:sz w:val="22"/>
          <w:szCs w:val="22"/>
        </w:rPr>
        <w:t>-Dashboard</w:t>
      </w:r>
      <w:bookmarkEnd w:id="134"/>
    </w:p>
    <w:p w14:paraId="3B803C9C" w14:textId="77777777" w:rsidR="004A046A" w:rsidRPr="004A046A" w:rsidRDefault="004A046A" w:rsidP="004A046A"/>
    <w:p w14:paraId="41A20A7B" w14:textId="77777777" w:rsidR="00D9038B" w:rsidRDefault="00D9038B" w:rsidP="00D9038B">
      <w:pPr>
        <w:ind w:left="360"/>
        <w:rPr>
          <w:rFonts w:ascii="Arial" w:hAnsi="Arial" w:cs="Arial"/>
        </w:rPr>
      </w:pPr>
      <w:r w:rsidRPr="00D61D8C">
        <w:rPr>
          <w:rFonts w:ascii="Arial" w:hAnsi="Arial" w:cs="Arial"/>
        </w:rPr>
        <w:t xml:space="preserve">By clicking on any recent pending request, </w:t>
      </w:r>
      <w:r w:rsidR="00C007E9">
        <w:rPr>
          <w:rFonts w:ascii="Arial" w:hAnsi="Arial" w:cs="Arial"/>
        </w:rPr>
        <w:t>user</w:t>
      </w:r>
      <w:r w:rsidRPr="00D61D8C">
        <w:rPr>
          <w:rFonts w:ascii="Arial" w:hAnsi="Arial" w:cs="Arial"/>
        </w:rPr>
        <w:t xml:space="preserve"> will</w:t>
      </w:r>
      <w:r w:rsidR="00C007E9">
        <w:rPr>
          <w:rFonts w:ascii="Arial" w:hAnsi="Arial" w:cs="Arial"/>
        </w:rPr>
        <w:t xml:space="preserve"> be</w:t>
      </w:r>
      <w:r w:rsidRPr="00D61D8C">
        <w:rPr>
          <w:rFonts w:ascii="Arial" w:hAnsi="Arial" w:cs="Arial"/>
        </w:rPr>
        <w:t xml:space="preserve"> redirect</w:t>
      </w:r>
      <w:r w:rsidR="00C007E9">
        <w:rPr>
          <w:rFonts w:ascii="Arial" w:hAnsi="Arial" w:cs="Arial"/>
        </w:rPr>
        <w:t>ed</w:t>
      </w:r>
      <w:r w:rsidRPr="00D61D8C">
        <w:rPr>
          <w:rFonts w:ascii="Arial" w:hAnsi="Arial" w:cs="Arial"/>
        </w:rPr>
        <w:t xml:space="preserve"> to that particular request</w:t>
      </w:r>
      <w:r>
        <w:rPr>
          <w:rFonts w:ascii="Arial" w:hAnsi="Arial" w:cs="Arial"/>
        </w:rPr>
        <w:t>.</w:t>
      </w:r>
      <w:r w:rsidRPr="00D61D8C">
        <w:rPr>
          <w:rFonts w:ascii="Arial" w:hAnsi="Arial" w:cs="Arial"/>
        </w:rPr>
        <w:t xml:space="preserve"> </w:t>
      </w:r>
    </w:p>
    <w:p w14:paraId="0078FA69" w14:textId="77777777" w:rsidR="00141C7A" w:rsidRDefault="00141C7A" w:rsidP="004356AE"/>
    <w:p w14:paraId="3C2B4CEF" w14:textId="77777777" w:rsidR="00141C7A" w:rsidRDefault="00141C7A" w:rsidP="004356AE"/>
    <w:p w14:paraId="64334EE8" w14:textId="77777777" w:rsidR="00141C7A" w:rsidRDefault="00141C7A" w:rsidP="004356AE"/>
    <w:p w14:paraId="1F66F6AC" w14:textId="77777777" w:rsidR="00141C7A" w:rsidRDefault="00141C7A" w:rsidP="004356AE"/>
    <w:p w14:paraId="4C11D689" w14:textId="77777777" w:rsidR="00D9038B" w:rsidRDefault="00D9038B" w:rsidP="004356AE"/>
    <w:p w14:paraId="63602C7F" w14:textId="77777777" w:rsidR="00084D2C" w:rsidRDefault="00084D2C" w:rsidP="004356AE"/>
    <w:p w14:paraId="7B97DF19" w14:textId="77777777" w:rsidR="00D9038B" w:rsidRPr="004356AE" w:rsidRDefault="00D9038B" w:rsidP="004356AE"/>
    <w:p w14:paraId="0C56AF8E" w14:textId="77777777" w:rsidR="004356AE" w:rsidRDefault="00B76605" w:rsidP="00A81BD3">
      <w:pPr>
        <w:pStyle w:val="Heading1"/>
        <w:numPr>
          <w:ilvl w:val="2"/>
          <w:numId w:val="19"/>
        </w:numPr>
        <w:spacing w:line="480" w:lineRule="auto"/>
        <w:ind w:left="-270"/>
        <w:rPr>
          <w:rFonts w:ascii="Arial" w:hAnsi="Arial" w:cs="Arial"/>
          <w:b/>
          <w:color w:val="auto"/>
          <w:sz w:val="28"/>
          <w:szCs w:val="28"/>
        </w:rPr>
      </w:pPr>
      <w:bookmarkStart w:id="135" w:name="_Toc3969738"/>
      <w:r>
        <w:rPr>
          <w:noProof/>
        </w:rPr>
        <w:lastRenderedPageBreak/>
        <w:drawing>
          <wp:anchor distT="0" distB="0" distL="114300" distR="114300" simplePos="0" relativeHeight="251658240" behindDoc="0" locked="0" layoutInCell="1" allowOverlap="1" wp14:anchorId="23722F24" wp14:editId="6E873BF6">
            <wp:simplePos x="0" y="0"/>
            <wp:positionH relativeFrom="column">
              <wp:posOffset>3178838</wp:posOffset>
            </wp:positionH>
            <wp:positionV relativeFrom="paragraph">
              <wp:posOffset>305214</wp:posOffset>
            </wp:positionV>
            <wp:extent cx="409575" cy="333375"/>
            <wp:effectExtent l="133350" t="114300" r="104775" b="1428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333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356AE">
        <w:rPr>
          <w:rFonts w:ascii="Arial" w:hAnsi="Arial" w:cs="Arial"/>
          <w:b/>
          <w:color w:val="auto"/>
          <w:sz w:val="28"/>
          <w:szCs w:val="28"/>
        </w:rPr>
        <w:t>System Instructions</w:t>
      </w:r>
      <w:bookmarkEnd w:id="135"/>
      <w:r w:rsidR="004356AE">
        <w:rPr>
          <w:rFonts w:ascii="Arial" w:hAnsi="Arial" w:cs="Arial"/>
          <w:b/>
          <w:color w:val="auto"/>
          <w:sz w:val="28"/>
          <w:szCs w:val="28"/>
        </w:rPr>
        <w:t xml:space="preserve"> </w:t>
      </w:r>
    </w:p>
    <w:p w14:paraId="74999C98" w14:textId="167CDAC9" w:rsidR="004356AE" w:rsidRPr="00E1776C" w:rsidRDefault="004356AE" w:rsidP="004356AE">
      <w:pPr>
        <w:pStyle w:val="ListParagraph"/>
        <w:numPr>
          <w:ilvl w:val="0"/>
          <w:numId w:val="24"/>
        </w:numPr>
        <w:spacing w:line="256" w:lineRule="auto"/>
        <w:ind w:left="270" w:hanging="270"/>
        <w:rPr>
          <w:rFonts w:ascii="Arial" w:hAnsi="Arial" w:cs="Arial"/>
          <w:sz w:val="22"/>
        </w:rPr>
      </w:pPr>
      <w:r w:rsidRPr="00E1776C">
        <w:rPr>
          <w:rFonts w:ascii="Arial" w:hAnsi="Arial" w:cs="Arial"/>
          <w:sz w:val="22"/>
        </w:rPr>
        <w:t>To view instructions of system, click on icon</w:t>
      </w:r>
      <w:bookmarkEnd w:id="129"/>
      <w:r w:rsidR="00E1776C" w:rsidRPr="00E1776C">
        <w:rPr>
          <w:rFonts w:ascii="Arial" w:hAnsi="Arial" w:cs="Arial"/>
          <w:sz w:val="22"/>
        </w:rPr>
        <w:t xml:space="preserve"> </w:t>
      </w:r>
    </w:p>
    <w:p w14:paraId="44197465" w14:textId="7DD44A87" w:rsidR="004356AE" w:rsidRDefault="007A0C97" w:rsidP="002B2D08">
      <w:pPr>
        <w:spacing w:after="0"/>
        <w:ind w:left="-810"/>
      </w:pPr>
      <w:bookmarkStart w:id="136" w:name="_Search_Request"/>
      <w:bookmarkStart w:id="137" w:name="_Toc527395004"/>
      <w:bookmarkEnd w:id="136"/>
      <w:r>
        <w:rPr>
          <w:noProof/>
        </w:rPr>
        <w:drawing>
          <wp:inline distT="0" distB="0" distL="0" distR="0" wp14:anchorId="055666DB" wp14:editId="5ADEFD31">
            <wp:extent cx="7000875" cy="3949460"/>
            <wp:effectExtent l="152400" t="152400" r="352425" b="356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t="3746" b="45389"/>
                    <a:stretch/>
                  </pic:blipFill>
                  <pic:spPr bwMode="auto">
                    <a:xfrm>
                      <a:off x="0" y="0"/>
                      <a:ext cx="7013862" cy="39567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F93263A" w14:textId="07581717" w:rsidR="00BF4226" w:rsidRPr="004A046A" w:rsidRDefault="004A046A" w:rsidP="004A046A">
      <w:pPr>
        <w:pStyle w:val="Caption"/>
        <w:spacing w:after="0"/>
        <w:ind w:left="810"/>
        <w:jc w:val="center"/>
        <w:rPr>
          <w:rFonts w:ascii="Arial" w:hAnsi="Arial" w:cs="Arial"/>
          <w:b/>
          <w:i w:val="0"/>
          <w:color w:val="auto"/>
          <w:sz w:val="22"/>
          <w:szCs w:val="22"/>
        </w:rPr>
      </w:pPr>
      <w:bookmarkStart w:id="138" w:name="_Toc3801748"/>
      <w:r w:rsidRPr="004A046A">
        <w:rPr>
          <w:rFonts w:ascii="Arial" w:hAnsi="Arial" w:cs="Arial"/>
          <w:b/>
          <w:i w:val="0"/>
          <w:color w:val="auto"/>
          <w:sz w:val="22"/>
          <w:szCs w:val="22"/>
        </w:rPr>
        <w:t xml:space="preserve">Figure </w:t>
      </w:r>
      <w:r w:rsidRPr="004A046A">
        <w:rPr>
          <w:rFonts w:ascii="Arial" w:hAnsi="Arial" w:cs="Arial"/>
          <w:b/>
          <w:i w:val="0"/>
          <w:color w:val="auto"/>
          <w:sz w:val="22"/>
          <w:szCs w:val="22"/>
        </w:rPr>
        <w:fldChar w:fldCharType="begin"/>
      </w:r>
      <w:r w:rsidRPr="004A046A">
        <w:rPr>
          <w:rFonts w:ascii="Arial" w:hAnsi="Arial" w:cs="Arial"/>
          <w:b/>
          <w:i w:val="0"/>
          <w:color w:val="auto"/>
          <w:sz w:val="22"/>
          <w:szCs w:val="22"/>
        </w:rPr>
        <w:instrText xml:space="preserve"> SEQ Figure \* ARABIC </w:instrText>
      </w:r>
      <w:r w:rsidRPr="004A046A">
        <w:rPr>
          <w:rFonts w:ascii="Arial" w:hAnsi="Arial" w:cs="Arial"/>
          <w:b/>
          <w:i w:val="0"/>
          <w:color w:val="auto"/>
          <w:sz w:val="22"/>
          <w:szCs w:val="22"/>
        </w:rPr>
        <w:fldChar w:fldCharType="separate"/>
      </w:r>
      <w:r w:rsidR="00CE7487">
        <w:rPr>
          <w:rFonts w:ascii="Arial" w:hAnsi="Arial" w:cs="Arial"/>
          <w:b/>
          <w:i w:val="0"/>
          <w:noProof/>
          <w:color w:val="auto"/>
          <w:sz w:val="22"/>
          <w:szCs w:val="22"/>
        </w:rPr>
        <w:t>6</w:t>
      </w:r>
      <w:r w:rsidRPr="004A046A">
        <w:rPr>
          <w:rFonts w:ascii="Arial" w:hAnsi="Arial" w:cs="Arial"/>
          <w:b/>
          <w:i w:val="0"/>
          <w:color w:val="auto"/>
          <w:sz w:val="22"/>
          <w:szCs w:val="22"/>
        </w:rPr>
        <w:fldChar w:fldCharType="end"/>
      </w:r>
      <w:r w:rsidRPr="004A046A">
        <w:rPr>
          <w:rFonts w:ascii="Arial" w:hAnsi="Arial" w:cs="Arial"/>
          <w:b/>
          <w:i w:val="0"/>
          <w:color w:val="auto"/>
          <w:sz w:val="22"/>
          <w:szCs w:val="22"/>
        </w:rPr>
        <w:t>-</w:t>
      </w:r>
      <w:r w:rsidR="00D9038B" w:rsidRPr="004A046A">
        <w:rPr>
          <w:rFonts w:ascii="Arial" w:hAnsi="Arial" w:cs="Arial"/>
          <w:b/>
          <w:i w:val="0"/>
          <w:color w:val="auto"/>
          <w:sz w:val="22"/>
          <w:szCs w:val="22"/>
        </w:rPr>
        <w:t>System Instructions</w:t>
      </w:r>
      <w:bookmarkEnd w:id="138"/>
    </w:p>
    <w:p w14:paraId="6B2E493F" w14:textId="77777777" w:rsidR="00BF4226" w:rsidRDefault="00BF4226" w:rsidP="00921120">
      <w:pPr>
        <w:ind w:left="270"/>
        <w:rPr>
          <w:rFonts w:ascii="Arial" w:hAnsi="Arial" w:cs="Arial"/>
        </w:rPr>
      </w:pPr>
    </w:p>
    <w:p w14:paraId="69BCEF58" w14:textId="77777777" w:rsidR="00BF4226" w:rsidRDefault="00BF4226" w:rsidP="00921120">
      <w:pPr>
        <w:ind w:left="270"/>
        <w:rPr>
          <w:rFonts w:ascii="Arial" w:hAnsi="Arial" w:cs="Arial"/>
        </w:rPr>
      </w:pPr>
    </w:p>
    <w:p w14:paraId="1036EDBF" w14:textId="77777777" w:rsidR="00BF4226" w:rsidRDefault="00BF4226" w:rsidP="00921120">
      <w:pPr>
        <w:ind w:left="270"/>
        <w:rPr>
          <w:rFonts w:ascii="Arial" w:hAnsi="Arial" w:cs="Arial"/>
        </w:rPr>
      </w:pPr>
    </w:p>
    <w:p w14:paraId="264B65A5" w14:textId="77777777" w:rsidR="00BF4226" w:rsidRDefault="00BF4226" w:rsidP="00921120">
      <w:pPr>
        <w:ind w:left="270"/>
        <w:rPr>
          <w:rFonts w:ascii="Arial" w:hAnsi="Arial" w:cs="Arial"/>
        </w:rPr>
      </w:pPr>
    </w:p>
    <w:p w14:paraId="358739B1" w14:textId="77777777" w:rsidR="00BF4226" w:rsidRDefault="00BF4226" w:rsidP="00921120">
      <w:pPr>
        <w:ind w:left="270"/>
        <w:rPr>
          <w:rFonts w:ascii="Arial" w:hAnsi="Arial" w:cs="Arial"/>
        </w:rPr>
      </w:pPr>
    </w:p>
    <w:p w14:paraId="1FBD1178" w14:textId="77777777" w:rsidR="00BF4226" w:rsidRDefault="00BF4226" w:rsidP="00921120">
      <w:pPr>
        <w:ind w:left="270"/>
        <w:rPr>
          <w:rFonts w:ascii="Arial" w:hAnsi="Arial" w:cs="Arial"/>
        </w:rPr>
      </w:pPr>
    </w:p>
    <w:p w14:paraId="3353FE17" w14:textId="77777777" w:rsidR="00BF4226" w:rsidRDefault="00BF4226" w:rsidP="00921120">
      <w:pPr>
        <w:ind w:left="270"/>
        <w:rPr>
          <w:rFonts w:ascii="Arial" w:hAnsi="Arial" w:cs="Arial"/>
        </w:rPr>
      </w:pPr>
    </w:p>
    <w:p w14:paraId="3847757F" w14:textId="77777777" w:rsidR="00DE2818" w:rsidRDefault="00DE2818" w:rsidP="00921120">
      <w:pPr>
        <w:ind w:left="270"/>
        <w:rPr>
          <w:rFonts w:ascii="Arial" w:hAnsi="Arial" w:cs="Arial"/>
        </w:rPr>
      </w:pPr>
    </w:p>
    <w:p w14:paraId="28736B5F" w14:textId="77777777" w:rsidR="00DE2818" w:rsidRDefault="00DE2818" w:rsidP="00921120">
      <w:pPr>
        <w:ind w:left="270"/>
        <w:rPr>
          <w:rFonts w:ascii="Arial" w:hAnsi="Arial" w:cs="Arial"/>
        </w:rPr>
      </w:pPr>
    </w:p>
    <w:p w14:paraId="6EEAD401" w14:textId="77777777" w:rsidR="00DE2818" w:rsidRDefault="00DE2818" w:rsidP="00921120">
      <w:pPr>
        <w:ind w:left="270"/>
        <w:rPr>
          <w:rFonts w:ascii="Arial" w:hAnsi="Arial" w:cs="Arial"/>
        </w:rPr>
      </w:pPr>
    </w:p>
    <w:p w14:paraId="41D428EB" w14:textId="77777777" w:rsidR="0097464D" w:rsidRDefault="0097464D" w:rsidP="0097464D">
      <w:pPr>
        <w:rPr>
          <w:rFonts w:ascii="Arial" w:hAnsi="Arial" w:cs="Arial"/>
        </w:rPr>
      </w:pPr>
    </w:p>
    <w:p w14:paraId="03329146" w14:textId="77777777" w:rsidR="00613A9F" w:rsidRDefault="00613A9F" w:rsidP="0097464D">
      <w:pPr>
        <w:rPr>
          <w:rFonts w:ascii="Arial" w:hAnsi="Arial" w:cs="Arial"/>
        </w:rPr>
      </w:pPr>
      <w:r>
        <w:rPr>
          <w:noProof/>
        </w:rPr>
        <w:lastRenderedPageBreak/>
        <w:drawing>
          <wp:anchor distT="0" distB="0" distL="114300" distR="114300" simplePos="0" relativeHeight="251660288" behindDoc="0" locked="0" layoutInCell="1" allowOverlap="1" wp14:anchorId="792D81A6" wp14:editId="61D3A754">
            <wp:simplePos x="0" y="0"/>
            <wp:positionH relativeFrom="column">
              <wp:posOffset>2407893</wp:posOffset>
            </wp:positionH>
            <wp:positionV relativeFrom="paragraph">
              <wp:posOffset>149860</wp:posOffset>
            </wp:positionV>
            <wp:extent cx="409575" cy="333375"/>
            <wp:effectExtent l="133350" t="114300" r="104775" b="1428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333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5FBCBFF" w14:textId="77777777" w:rsidR="00613A9F" w:rsidRPr="004A7BDB" w:rsidRDefault="00141C7A" w:rsidP="005C0867">
      <w:pPr>
        <w:ind w:left="270"/>
        <w:rPr>
          <w:rFonts w:ascii="Arial" w:hAnsi="Arial" w:cs="Arial"/>
        </w:rPr>
      </w:pPr>
      <w:r w:rsidRPr="004A7BDB">
        <w:rPr>
          <w:rFonts w:ascii="Arial" w:hAnsi="Arial" w:cs="Arial"/>
        </w:rPr>
        <w:t>By clicking on</w:t>
      </w:r>
      <w:r w:rsidR="0097464D">
        <w:rPr>
          <w:rFonts w:ascii="Arial" w:hAnsi="Arial" w:cs="Arial"/>
        </w:rPr>
        <w:t xml:space="preserve"> instructions</w:t>
      </w:r>
      <w:r w:rsidRPr="004A7BDB">
        <w:rPr>
          <w:rFonts w:ascii="Arial" w:hAnsi="Arial" w:cs="Arial"/>
        </w:rPr>
        <w:t xml:space="preserve"> </w:t>
      </w:r>
      <w:proofErr w:type="gramStart"/>
      <w:r w:rsidRPr="004A7BDB">
        <w:rPr>
          <w:rFonts w:ascii="Arial" w:hAnsi="Arial" w:cs="Arial"/>
        </w:rPr>
        <w:t>icon</w:t>
      </w:r>
      <w:proofErr w:type="gramEnd"/>
      <w:r w:rsidRPr="004A7BDB">
        <w:rPr>
          <w:rFonts w:ascii="Arial" w:hAnsi="Arial" w:cs="Arial"/>
        </w:rPr>
        <w:t xml:space="preserve"> a pop up will appear that displays the instructions</w:t>
      </w:r>
      <w:r>
        <w:rPr>
          <w:rFonts w:ascii="Arial" w:hAnsi="Arial" w:cs="Arial"/>
        </w:rPr>
        <w:t xml:space="preserve"> for</w:t>
      </w:r>
      <w:r w:rsidRPr="004A7BDB">
        <w:rPr>
          <w:rFonts w:ascii="Arial" w:hAnsi="Arial" w:cs="Arial"/>
        </w:rPr>
        <w:t xml:space="preserve"> the</w:t>
      </w:r>
      <w:r>
        <w:rPr>
          <w:rFonts w:ascii="Arial" w:hAnsi="Arial" w:cs="Arial"/>
        </w:rPr>
        <w:t xml:space="preserve"> user</w:t>
      </w:r>
      <w:r w:rsidR="00917938">
        <w:rPr>
          <w:rFonts w:ascii="Arial" w:hAnsi="Arial" w:cs="Arial"/>
        </w:rPr>
        <w:t>.</w:t>
      </w:r>
    </w:p>
    <w:p w14:paraId="67CDDDDD" w14:textId="77777777" w:rsidR="004356AE" w:rsidRPr="00921120" w:rsidRDefault="00BF4226" w:rsidP="00921120">
      <w:pPr>
        <w:pStyle w:val="ListParagraph"/>
        <w:numPr>
          <w:ilvl w:val="0"/>
          <w:numId w:val="24"/>
        </w:numPr>
        <w:spacing w:line="256" w:lineRule="auto"/>
        <w:ind w:left="270" w:hanging="270"/>
        <w:rPr>
          <w:rFonts w:ascii="Arial" w:hAnsi="Arial" w:cs="Arial"/>
          <w:sz w:val="22"/>
        </w:rPr>
      </w:pPr>
      <w:bookmarkStart w:id="139" w:name="_Hlk3535525"/>
      <w:r>
        <w:rPr>
          <w:rFonts w:ascii="Arial" w:hAnsi="Arial" w:cs="Arial"/>
          <w:sz w:val="22"/>
        </w:rPr>
        <w:t>C</w:t>
      </w:r>
      <w:r w:rsidR="00F042D3" w:rsidRPr="00921120">
        <w:rPr>
          <w:rFonts w:ascii="Arial" w:hAnsi="Arial" w:cs="Arial"/>
          <w:sz w:val="22"/>
        </w:rPr>
        <w:t>lick on “Close” button</w:t>
      </w:r>
      <w:r>
        <w:rPr>
          <w:rFonts w:ascii="Arial" w:hAnsi="Arial" w:cs="Arial"/>
          <w:sz w:val="22"/>
        </w:rPr>
        <w:t xml:space="preserve"> to proceed further</w:t>
      </w:r>
      <w:r w:rsidR="0016728A">
        <w:rPr>
          <w:rFonts w:ascii="Arial" w:hAnsi="Arial" w:cs="Arial"/>
          <w:sz w:val="22"/>
        </w:rPr>
        <w:t>.</w:t>
      </w:r>
    </w:p>
    <w:bookmarkEnd w:id="139"/>
    <w:p w14:paraId="5FC54B2A" w14:textId="5399C5D1" w:rsidR="00BF4226" w:rsidRDefault="002B2D08" w:rsidP="002B2D08">
      <w:pPr>
        <w:spacing w:after="0"/>
        <w:ind w:left="-990"/>
      </w:pPr>
      <w:r>
        <w:rPr>
          <w:noProof/>
        </w:rPr>
        <w:drawing>
          <wp:inline distT="0" distB="0" distL="0" distR="0" wp14:anchorId="132F025C" wp14:editId="54A58031">
            <wp:extent cx="7029450" cy="4257663"/>
            <wp:effectExtent l="152400" t="152400" r="361950" b="3530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b="45389"/>
                    <a:stretch/>
                  </pic:blipFill>
                  <pic:spPr bwMode="auto">
                    <a:xfrm>
                      <a:off x="0" y="0"/>
                      <a:ext cx="7043994" cy="426647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E168F8" w14:textId="14E1A211" w:rsidR="00BF4226" w:rsidRPr="004A046A" w:rsidRDefault="004A046A" w:rsidP="004A046A">
      <w:pPr>
        <w:pStyle w:val="Caption"/>
        <w:spacing w:after="0"/>
        <w:ind w:left="540"/>
        <w:jc w:val="center"/>
        <w:rPr>
          <w:rFonts w:ascii="Arial" w:hAnsi="Arial" w:cs="Arial"/>
          <w:b/>
          <w:i w:val="0"/>
          <w:color w:val="auto"/>
          <w:sz w:val="22"/>
          <w:szCs w:val="22"/>
        </w:rPr>
      </w:pPr>
      <w:bookmarkStart w:id="140" w:name="_Toc3801749"/>
      <w:r w:rsidRPr="004A046A">
        <w:rPr>
          <w:rFonts w:ascii="Arial" w:hAnsi="Arial" w:cs="Arial"/>
          <w:b/>
          <w:i w:val="0"/>
          <w:color w:val="auto"/>
          <w:sz w:val="22"/>
          <w:szCs w:val="22"/>
        </w:rPr>
        <w:t xml:space="preserve">Figure </w:t>
      </w:r>
      <w:r w:rsidRPr="004A046A">
        <w:rPr>
          <w:rFonts w:ascii="Arial" w:hAnsi="Arial" w:cs="Arial"/>
          <w:b/>
          <w:i w:val="0"/>
          <w:color w:val="auto"/>
          <w:sz w:val="22"/>
          <w:szCs w:val="22"/>
        </w:rPr>
        <w:fldChar w:fldCharType="begin"/>
      </w:r>
      <w:r w:rsidRPr="004A046A">
        <w:rPr>
          <w:rFonts w:ascii="Arial" w:hAnsi="Arial" w:cs="Arial"/>
          <w:b/>
          <w:i w:val="0"/>
          <w:color w:val="auto"/>
          <w:sz w:val="22"/>
          <w:szCs w:val="22"/>
        </w:rPr>
        <w:instrText xml:space="preserve"> SEQ Figure \* ARABIC </w:instrText>
      </w:r>
      <w:r w:rsidRPr="004A046A">
        <w:rPr>
          <w:rFonts w:ascii="Arial" w:hAnsi="Arial" w:cs="Arial"/>
          <w:b/>
          <w:i w:val="0"/>
          <w:color w:val="auto"/>
          <w:sz w:val="22"/>
          <w:szCs w:val="22"/>
        </w:rPr>
        <w:fldChar w:fldCharType="separate"/>
      </w:r>
      <w:r w:rsidR="00CE7487">
        <w:rPr>
          <w:rFonts w:ascii="Arial" w:hAnsi="Arial" w:cs="Arial"/>
          <w:b/>
          <w:i w:val="0"/>
          <w:noProof/>
          <w:color w:val="auto"/>
          <w:sz w:val="22"/>
          <w:szCs w:val="22"/>
        </w:rPr>
        <w:t>7</w:t>
      </w:r>
      <w:r w:rsidRPr="004A046A">
        <w:rPr>
          <w:rFonts w:ascii="Arial" w:hAnsi="Arial" w:cs="Arial"/>
          <w:b/>
          <w:i w:val="0"/>
          <w:color w:val="auto"/>
          <w:sz w:val="22"/>
          <w:szCs w:val="22"/>
        </w:rPr>
        <w:fldChar w:fldCharType="end"/>
      </w:r>
      <w:r w:rsidRPr="004A046A">
        <w:rPr>
          <w:rFonts w:ascii="Arial" w:hAnsi="Arial" w:cs="Arial"/>
          <w:b/>
          <w:i w:val="0"/>
          <w:color w:val="auto"/>
          <w:sz w:val="22"/>
          <w:szCs w:val="22"/>
        </w:rPr>
        <w:t>-System Instructions 2</w:t>
      </w:r>
      <w:bookmarkEnd w:id="140"/>
    </w:p>
    <w:p w14:paraId="1884BC5A" w14:textId="77777777" w:rsidR="00BF4226" w:rsidRDefault="00BF4226" w:rsidP="00BF4226">
      <w:pPr>
        <w:ind w:left="-810"/>
      </w:pPr>
    </w:p>
    <w:p w14:paraId="373A7C66" w14:textId="77777777" w:rsidR="00BF4226" w:rsidRDefault="00BF4226" w:rsidP="00BF4226">
      <w:pPr>
        <w:ind w:left="-810"/>
      </w:pPr>
    </w:p>
    <w:p w14:paraId="59C31544" w14:textId="77777777" w:rsidR="00BF4226" w:rsidRDefault="00BF4226" w:rsidP="00BF4226">
      <w:pPr>
        <w:ind w:left="-810"/>
      </w:pPr>
    </w:p>
    <w:p w14:paraId="2C13C518" w14:textId="77777777" w:rsidR="00BF4226" w:rsidRDefault="00BF4226" w:rsidP="00BF4226">
      <w:pPr>
        <w:ind w:left="-810"/>
      </w:pPr>
    </w:p>
    <w:p w14:paraId="0D7CF912" w14:textId="77777777" w:rsidR="00BF4226" w:rsidRDefault="00BF4226" w:rsidP="00BF4226">
      <w:pPr>
        <w:ind w:left="-810"/>
      </w:pPr>
    </w:p>
    <w:p w14:paraId="0E6BE8BB" w14:textId="77777777" w:rsidR="00BF4226" w:rsidRDefault="00BF4226" w:rsidP="00BF4226">
      <w:pPr>
        <w:ind w:left="-810"/>
      </w:pPr>
    </w:p>
    <w:p w14:paraId="5CCC0275" w14:textId="77777777" w:rsidR="00BF4226" w:rsidRDefault="00BF4226" w:rsidP="00BF4226">
      <w:pPr>
        <w:ind w:left="-810"/>
      </w:pPr>
    </w:p>
    <w:p w14:paraId="19872902" w14:textId="77777777" w:rsidR="00BF4226" w:rsidRDefault="00BF4226" w:rsidP="00BF4226">
      <w:pPr>
        <w:ind w:left="-810"/>
      </w:pPr>
    </w:p>
    <w:p w14:paraId="713CF7C8" w14:textId="77777777" w:rsidR="00E35DC7" w:rsidRPr="004356AE" w:rsidRDefault="00E35DC7" w:rsidP="00084D2C"/>
    <w:p w14:paraId="4AFAAD7D" w14:textId="77777777" w:rsidR="00C6229B" w:rsidRDefault="00C6229B" w:rsidP="00C6229B">
      <w:pPr>
        <w:pStyle w:val="Heading1"/>
        <w:numPr>
          <w:ilvl w:val="1"/>
          <w:numId w:val="1"/>
        </w:numPr>
        <w:ind w:left="-180"/>
        <w:rPr>
          <w:rFonts w:ascii="Arial" w:hAnsi="Arial" w:cs="Arial"/>
          <w:b/>
          <w:color w:val="auto"/>
        </w:rPr>
      </w:pPr>
      <w:bookmarkStart w:id="141" w:name="_Search_Request_1"/>
      <w:bookmarkStart w:id="142" w:name="_Toc3969739"/>
      <w:bookmarkEnd w:id="141"/>
      <w:r w:rsidRPr="00A77C77">
        <w:rPr>
          <w:rFonts w:ascii="Arial" w:hAnsi="Arial" w:cs="Arial"/>
          <w:b/>
          <w:color w:val="auto"/>
        </w:rPr>
        <w:lastRenderedPageBreak/>
        <w:t>Search Request</w:t>
      </w:r>
      <w:bookmarkEnd w:id="137"/>
      <w:bookmarkEnd w:id="142"/>
      <w:r w:rsidRPr="00A77C77">
        <w:rPr>
          <w:rFonts w:ascii="Arial" w:hAnsi="Arial" w:cs="Arial"/>
          <w:b/>
          <w:color w:val="auto"/>
        </w:rPr>
        <w:t xml:space="preserve"> </w:t>
      </w:r>
    </w:p>
    <w:p w14:paraId="0DDE7BBD" w14:textId="77777777" w:rsidR="00C6229B" w:rsidRPr="00700E63" w:rsidRDefault="00C6229B" w:rsidP="00C6229B"/>
    <w:p w14:paraId="2B3DC7A5" w14:textId="77777777" w:rsidR="00C6229B" w:rsidRDefault="00C6229B" w:rsidP="00C6229B">
      <w:pPr>
        <w:pStyle w:val="ListParagraph"/>
        <w:numPr>
          <w:ilvl w:val="0"/>
          <w:numId w:val="11"/>
        </w:numPr>
        <w:spacing w:line="276" w:lineRule="auto"/>
        <w:ind w:left="270" w:hanging="270"/>
        <w:rPr>
          <w:rFonts w:ascii="Arial" w:hAnsi="Arial" w:cs="Arial"/>
          <w:sz w:val="22"/>
        </w:rPr>
      </w:pPr>
      <w:r w:rsidRPr="00C01E0F">
        <w:rPr>
          <w:rFonts w:ascii="Arial" w:hAnsi="Arial" w:cs="Arial"/>
          <w:sz w:val="22"/>
        </w:rPr>
        <w:t xml:space="preserve">To search </w:t>
      </w:r>
      <w:r>
        <w:rPr>
          <w:rFonts w:ascii="Arial" w:hAnsi="Arial" w:cs="Arial"/>
          <w:sz w:val="22"/>
        </w:rPr>
        <w:t>any request</w:t>
      </w:r>
      <w:r w:rsidR="00B96219">
        <w:rPr>
          <w:rFonts w:ascii="Arial" w:hAnsi="Arial" w:cs="Arial"/>
          <w:sz w:val="22"/>
        </w:rPr>
        <w:t xml:space="preserve">, </w:t>
      </w:r>
      <w:r>
        <w:rPr>
          <w:rFonts w:ascii="Arial" w:hAnsi="Arial" w:cs="Arial"/>
          <w:sz w:val="22"/>
        </w:rPr>
        <w:t>click on</w:t>
      </w:r>
      <w:r w:rsidRPr="00C01E0F">
        <w:rPr>
          <w:rFonts w:ascii="Arial" w:hAnsi="Arial" w:cs="Arial"/>
          <w:sz w:val="22"/>
        </w:rPr>
        <w:t xml:space="preserve"> </w:t>
      </w:r>
      <w:r>
        <w:rPr>
          <w:rFonts w:ascii="Arial" w:hAnsi="Arial" w:cs="Arial"/>
          <w:sz w:val="22"/>
        </w:rPr>
        <w:t>“Search Request</w:t>
      </w:r>
      <w:r w:rsidRPr="00C01E0F">
        <w:rPr>
          <w:rFonts w:ascii="Arial" w:hAnsi="Arial" w:cs="Arial"/>
          <w:sz w:val="22"/>
        </w:rPr>
        <w:t>” tab</w:t>
      </w:r>
      <w:r w:rsidR="0016728A">
        <w:rPr>
          <w:rFonts w:ascii="Arial" w:hAnsi="Arial" w:cs="Arial"/>
          <w:sz w:val="22"/>
        </w:rPr>
        <w:t>.</w:t>
      </w:r>
    </w:p>
    <w:p w14:paraId="108C44D4" w14:textId="4AF70365" w:rsidR="006A2FD9" w:rsidRPr="00C90878" w:rsidRDefault="00B96219" w:rsidP="00C90878">
      <w:pPr>
        <w:pStyle w:val="ListParagraph"/>
        <w:numPr>
          <w:ilvl w:val="0"/>
          <w:numId w:val="11"/>
        </w:numPr>
        <w:tabs>
          <w:tab w:val="left" w:pos="-90"/>
          <w:tab w:val="left" w:pos="450"/>
        </w:tabs>
        <w:spacing w:line="480" w:lineRule="auto"/>
        <w:ind w:left="270" w:hanging="270"/>
        <w:rPr>
          <w:rFonts w:ascii="Arial" w:hAnsi="Arial" w:cs="Arial"/>
          <w:sz w:val="22"/>
        </w:rPr>
      </w:pPr>
      <w:r>
        <w:rPr>
          <w:rFonts w:ascii="Arial" w:hAnsi="Arial" w:cs="Arial"/>
          <w:sz w:val="22"/>
        </w:rPr>
        <w:t>To view all requests</w:t>
      </w:r>
      <w:r w:rsidR="00C6229B" w:rsidRPr="00373889">
        <w:rPr>
          <w:rFonts w:ascii="Arial" w:hAnsi="Arial" w:cs="Arial"/>
          <w:sz w:val="22"/>
        </w:rPr>
        <w:t xml:space="preserve">, click on “Search Requests” </w:t>
      </w:r>
      <w:r w:rsidR="00613A9F" w:rsidRPr="00373889">
        <w:rPr>
          <w:rFonts w:ascii="Arial" w:hAnsi="Arial" w:cs="Arial"/>
          <w:sz w:val="22"/>
        </w:rPr>
        <w:t>button</w:t>
      </w:r>
      <w:r w:rsidR="00613A9F" w:rsidRPr="00A13703">
        <w:rPr>
          <w:rFonts w:ascii="Arial" w:hAnsi="Arial" w:cs="Arial"/>
        </w:rPr>
        <w:t>.</w:t>
      </w:r>
    </w:p>
    <w:p w14:paraId="120FC75A" w14:textId="77777777" w:rsidR="003E0A33" w:rsidRDefault="003E0A33" w:rsidP="003E0A33">
      <w:pPr>
        <w:pStyle w:val="ListParagraph"/>
        <w:tabs>
          <w:tab w:val="left" w:pos="-90"/>
          <w:tab w:val="left" w:pos="450"/>
        </w:tabs>
        <w:spacing w:line="276" w:lineRule="auto"/>
        <w:ind w:left="270"/>
        <w:rPr>
          <w:rFonts w:ascii="Arial" w:hAnsi="Arial" w:cs="Arial"/>
          <w:sz w:val="22"/>
        </w:rPr>
      </w:pPr>
      <w:r w:rsidRPr="00EB3F2C">
        <w:rPr>
          <w:rFonts w:ascii="Arial" w:hAnsi="Arial" w:cs="Arial"/>
          <w:b/>
          <w:sz w:val="22"/>
        </w:rPr>
        <w:t>Note</w:t>
      </w:r>
      <w:r>
        <w:rPr>
          <w:rFonts w:ascii="Arial" w:hAnsi="Arial" w:cs="Arial"/>
          <w:sz w:val="22"/>
        </w:rPr>
        <w:t xml:space="preserve">: </w:t>
      </w:r>
      <w:r w:rsidRPr="00091244">
        <w:rPr>
          <w:rFonts w:ascii="Arial" w:hAnsi="Arial" w:cs="Arial"/>
          <w:sz w:val="22"/>
        </w:rPr>
        <w:t>By default, request type is</w:t>
      </w:r>
      <w:r w:rsidR="00037693">
        <w:rPr>
          <w:rFonts w:ascii="Arial" w:hAnsi="Arial" w:cs="Arial"/>
          <w:sz w:val="22"/>
        </w:rPr>
        <w:t xml:space="preserve"> set as </w:t>
      </w:r>
      <w:r w:rsidRPr="00091244">
        <w:rPr>
          <w:rFonts w:ascii="Arial" w:hAnsi="Arial" w:cs="Arial"/>
          <w:sz w:val="22"/>
        </w:rPr>
        <w:t xml:space="preserve">“Registration”. To </w:t>
      </w:r>
      <w:r w:rsidR="00037693">
        <w:rPr>
          <w:rFonts w:ascii="Arial" w:hAnsi="Arial" w:cs="Arial"/>
          <w:sz w:val="22"/>
        </w:rPr>
        <w:t xml:space="preserve">search </w:t>
      </w:r>
      <w:r w:rsidRPr="00091244">
        <w:rPr>
          <w:rFonts w:ascii="Arial" w:hAnsi="Arial" w:cs="Arial"/>
          <w:sz w:val="22"/>
        </w:rPr>
        <w:t>requests</w:t>
      </w:r>
      <w:r w:rsidR="00037693">
        <w:rPr>
          <w:rFonts w:ascii="Arial" w:hAnsi="Arial" w:cs="Arial"/>
          <w:sz w:val="22"/>
        </w:rPr>
        <w:t xml:space="preserve"> for</w:t>
      </w:r>
      <w:r w:rsidR="00037693" w:rsidRPr="00037693">
        <w:rPr>
          <w:rFonts w:ascii="Arial" w:hAnsi="Arial" w:cs="Arial"/>
          <w:sz w:val="22"/>
        </w:rPr>
        <w:t xml:space="preserve"> </w:t>
      </w:r>
      <w:r w:rsidR="00037693">
        <w:rPr>
          <w:rFonts w:ascii="Arial" w:hAnsi="Arial" w:cs="Arial"/>
          <w:sz w:val="22"/>
        </w:rPr>
        <w:t>deregistration</w:t>
      </w:r>
      <w:r w:rsidRPr="00091244">
        <w:rPr>
          <w:rFonts w:ascii="Arial" w:hAnsi="Arial" w:cs="Arial"/>
          <w:sz w:val="22"/>
        </w:rPr>
        <w:t xml:space="preserve"> user must have to change request type</w:t>
      </w:r>
      <w:r w:rsidR="00037693">
        <w:rPr>
          <w:rFonts w:ascii="Arial" w:hAnsi="Arial" w:cs="Arial"/>
          <w:sz w:val="22"/>
        </w:rPr>
        <w:t xml:space="preserve"> to “Deregistration</w:t>
      </w:r>
      <w:r w:rsidR="00813186">
        <w:rPr>
          <w:rFonts w:ascii="Arial" w:hAnsi="Arial" w:cs="Arial"/>
          <w:sz w:val="22"/>
        </w:rPr>
        <w:t>”.</w:t>
      </w:r>
    </w:p>
    <w:p w14:paraId="025F7F5F" w14:textId="77777777" w:rsidR="00690784" w:rsidRDefault="00690784" w:rsidP="00B27526">
      <w:pPr>
        <w:spacing w:after="0"/>
        <w:ind w:left="-990" w:right="-1440"/>
      </w:pPr>
      <w:r w:rsidRPr="00690784">
        <w:rPr>
          <w:noProof/>
        </w:rPr>
        <w:drawing>
          <wp:inline distT="0" distB="0" distL="0" distR="0" wp14:anchorId="138D2D04" wp14:editId="2A049ED0">
            <wp:extent cx="7125881" cy="2466975"/>
            <wp:effectExtent l="152400" t="152400" r="361315" b="352425"/>
            <wp:docPr id="4" name="Picture 4" descr="C:\Users\Momna Ali Shah\Desktop\LSDS CHANGES\DRS9393e3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mna Ali Shah\Desktop\LSDS CHANGES\DRS9393e3bc.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0039" b="6563"/>
                    <a:stretch/>
                  </pic:blipFill>
                  <pic:spPr bwMode="auto">
                    <a:xfrm>
                      <a:off x="0" y="0"/>
                      <a:ext cx="7160137" cy="24788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A6116A" w14:textId="1D5A0F01" w:rsidR="00690784" w:rsidRPr="003E1049" w:rsidRDefault="003E1049" w:rsidP="003E1049">
      <w:pPr>
        <w:pStyle w:val="Caption"/>
        <w:tabs>
          <w:tab w:val="left" w:pos="270"/>
        </w:tabs>
        <w:spacing w:after="0"/>
        <w:ind w:left="630"/>
        <w:jc w:val="center"/>
        <w:rPr>
          <w:rFonts w:ascii="Arial" w:hAnsi="Arial" w:cs="Arial"/>
          <w:b/>
          <w:i w:val="0"/>
          <w:color w:val="auto"/>
          <w:sz w:val="22"/>
          <w:szCs w:val="22"/>
        </w:rPr>
      </w:pPr>
      <w:bookmarkStart w:id="143" w:name="_Toc3801750"/>
      <w:r w:rsidRPr="003E1049">
        <w:rPr>
          <w:rFonts w:ascii="Arial" w:hAnsi="Arial" w:cs="Arial"/>
          <w:b/>
          <w:i w:val="0"/>
          <w:color w:val="auto"/>
          <w:sz w:val="22"/>
          <w:szCs w:val="22"/>
        </w:rPr>
        <w:t xml:space="preserve">Figure </w:t>
      </w:r>
      <w:r w:rsidRPr="003E1049">
        <w:rPr>
          <w:rFonts w:ascii="Arial" w:hAnsi="Arial" w:cs="Arial"/>
          <w:b/>
          <w:i w:val="0"/>
          <w:color w:val="auto"/>
          <w:sz w:val="22"/>
          <w:szCs w:val="22"/>
        </w:rPr>
        <w:fldChar w:fldCharType="begin"/>
      </w:r>
      <w:r w:rsidRPr="003E1049">
        <w:rPr>
          <w:rFonts w:ascii="Arial" w:hAnsi="Arial" w:cs="Arial"/>
          <w:b/>
          <w:i w:val="0"/>
          <w:color w:val="auto"/>
          <w:sz w:val="22"/>
          <w:szCs w:val="22"/>
        </w:rPr>
        <w:instrText xml:space="preserve"> SEQ Figure \* ARABIC </w:instrText>
      </w:r>
      <w:r w:rsidRPr="003E1049">
        <w:rPr>
          <w:rFonts w:ascii="Arial" w:hAnsi="Arial" w:cs="Arial"/>
          <w:b/>
          <w:i w:val="0"/>
          <w:color w:val="auto"/>
          <w:sz w:val="22"/>
          <w:szCs w:val="22"/>
        </w:rPr>
        <w:fldChar w:fldCharType="separate"/>
      </w:r>
      <w:r w:rsidR="00CE7487">
        <w:rPr>
          <w:rFonts w:ascii="Arial" w:hAnsi="Arial" w:cs="Arial"/>
          <w:b/>
          <w:i w:val="0"/>
          <w:noProof/>
          <w:color w:val="auto"/>
          <w:sz w:val="22"/>
          <w:szCs w:val="22"/>
        </w:rPr>
        <w:t>8</w:t>
      </w:r>
      <w:r w:rsidRPr="003E1049">
        <w:rPr>
          <w:rFonts w:ascii="Arial" w:hAnsi="Arial" w:cs="Arial"/>
          <w:b/>
          <w:i w:val="0"/>
          <w:color w:val="auto"/>
          <w:sz w:val="22"/>
          <w:szCs w:val="22"/>
        </w:rPr>
        <w:fldChar w:fldCharType="end"/>
      </w:r>
      <w:r w:rsidRPr="003E1049">
        <w:rPr>
          <w:rFonts w:ascii="Arial" w:hAnsi="Arial" w:cs="Arial"/>
          <w:b/>
          <w:i w:val="0"/>
          <w:color w:val="auto"/>
          <w:sz w:val="22"/>
          <w:szCs w:val="22"/>
        </w:rPr>
        <w:t>-</w:t>
      </w:r>
      <w:r w:rsidR="009002B0" w:rsidRPr="003E1049">
        <w:rPr>
          <w:rFonts w:ascii="Arial" w:hAnsi="Arial" w:cs="Arial"/>
          <w:b/>
          <w:i w:val="0"/>
          <w:color w:val="auto"/>
          <w:sz w:val="22"/>
          <w:szCs w:val="22"/>
        </w:rPr>
        <w:t>Search Requests</w:t>
      </w:r>
      <w:bookmarkEnd w:id="143"/>
    </w:p>
    <w:p w14:paraId="11F6E84E" w14:textId="77777777" w:rsidR="00690784" w:rsidRPr="00690784" w:rsidRDefault="00690784" w:rsidP="00690784"/>
    <w:p w14:paraId="483AA5D1" w14:textId="77777777" w:rsidR="00690784" w:rsidRDefault="00690784" w:rsidP="00690784"/>
    <w:p w14:paraId="0CF82695" w14:textId="77777777" w:rsidR="00826E13" w:rsidRDefault="00826E13" w:rsidP="00690784"/>
    <w:p w14:paraId="26ECEBEF" w14:textId="77777777" w:rsidR="00826E13" w:rsidRDefault="00826E13" w:rsidP="00690784"/>
    <w:p w14:paraId="6A240670" w14:textId="77777777" w:rsidR="00826E13" w:rsidRDefault="00826E13" w:rsidP="00690784"/>
    <w:p w14:paraId="0317F5FF" w14:textId="77777777" w:rsidR="00826E13" w:rsidRDefault="00826E13" w:rsidP="00690784"/>
    <w:p w14:paraId="4944DC0D" w14:textId="77777777" w:rsidR="00826E13" w:rsidRDefault="00826E13" w:rsidP="00690784"/>
    <w:p w14:paraId="71BAC333" w14:textId="77777777" w:rsidR="00826E13" w:rsidRDefault="00826E13" w:rsidP="00690784"/>
    <w:p w14:paraId="24DF82A0" w14:textId="77777777" w:rsidR="00826E13" w:rsidRDefault="00826E13" w:rsidP="00690784"/>
    <w:p w14:paraId="2DA2FAC9" w14:textId="77777777" w:rsidR="00826E13" w:rsidRDefault="00826E13" w:rsidP="00690784"/>
    <w:p w14:paraId="607BAF82" w14:textId="77777777" w:rsidR="00826E13" w:rsidRDefault="00826E13" w:rsidP="00690784"/>
    <w:p w14:paraId="0408FACD" w14:textId="77777777" w:rsidR="00850FF1" w:rsidRDefault="00850FF1" w:rsidP="00690784"/>
    <w:p w14:paraId="678A4584" w14:textId="77777777" w:rsidR="00281D6E" w:rsidRDefault="00281D6E" w:rsidP="00690784"/>
    <w:p w14:paraId="3E99B7E3" w14:textId="77777777" w:rsidR="00281D6E" w:rsidRDefault="00281D6E" w:rsidP="00690784"/>
    <w:p w14:paraId="2A305EA0" w14:textId="77777777" w:rsidR="00690784" w:rsidRDefault="00690784" w:rsidP="00542399">
      <w:pPr>
        <w:pStyle w:val="ListParagraph"/>
        <w:tabs>
          <w:tab w:val="left" w:pos="450"/>
        </w:tabs>
        <w:spacing w:line="276" w:lineRule="auto"/>
        <w:ind w:left="270"/>
        <w:rPr>
          <w:rFonts w:ascii="Arial" w:hAnsi="Arial" w:cs="Arial"/>
          <w:sz w:val="22"/>
        </w:rPr>
      </w:pPr>
      <w:r>
        <w:rPr>
          <w:rFonts w:ascii="Arial" w:hAnsi="Arial" w:cs="Arial"/>
          <w:sz w:val="22"/>
        </w:rPr>
        <w:lastRenderedPageBreak/>
        <w:t>On clicking</w:t>
      </w:r>
      <w:r w:rsidR="00613A9F">
        <w:rPr>
          <w:rFonts w:ascii="Arial" w:hAnsi="Arial" w:cs="Arial"/>
          <w:sz w:val="22"/>
        </w:rPr>
        <w:t>” Search Requests”</w:t>
      </w:r>
      <w:r>
        <w:rPr>
          <w:rFonts w:ascii="Arial" w:hAnsi="Arial" w:cs="Arial"/>
          <w:sz w:val="22"/>
        </w:rPr>
        <w:t xml:space="preserve"> button, system will display</w:t>
      </w:r>
      <w:r w:rsidRPr="00364BEE">
        <w:rPr>
          <w:rFonts w:ascii="Arial" w:hAnsi="Arial" w:cs="Arial"/>
          <w:sz w:val="22"/>
        </w:rPr>
        <w:t xml:space="preserve"> </w:t>
      </w:r>
      <w:r w:rsidR="00B96219">
        <w:rPr>
          <w:rFonts w:ascii="Arial" w:hAnsi="Arial" w:cs="Arial"/>
          <w:sz w:val="22"/>
        </w:rPr>
        <w:t>all requests</w:t>
      </w:r>
      <w:r w:rsidR="007B1F68">
        <w:rPr>
          <w:rFonts w:ascii="Arial" w:hAnsi="Arial" w:cs="Arial"/>
          <w:sz w:val="22"/>
        </w:rPr>
        <w:t xml:space="preserve"> that contain</w:t>
      </w:r>
      <w:r>
        <w:rPr>
          <w:rFonts w:ascii="Arial" w:hAnsi="Arial" w:cs="Arial"/>
          <w:sz w:val="22"/>
        </w:rPr>
        <w:t xml:space="preserve"> (Request ID, Request Type, Device Count, Date Created, Date Last Updated, Request Status, and Actions)</w:t>
      </w:r>
      <w:r w:rsidR="00931593">
        <w:rPr>
          <w:rFonts w:ascii="Arial" w:hAnsi="Arial" w:cs="Arial"/>
          <w:sz w:val="22"/>
        </w:rPr>
        <w:t>.</w:t>
      </w:r>
      <w:r w:rsidR="00542399" w:rsidRPr="00542399">
        <w:rPr>
          <w:rFonts w:ascii="Arial" w:hAnsi="Arial" w:cs="Arial"/>
          <w:sz w:val="22"/>
        </w:rPr>
        <w:t xml:space="preserve"> </w:t>
      </w:r>
      <w:bookmarkStart w:id="144" w:name="_Hlk3367296"/>
      <w:r w:rsidR="00542399">
        <w:rPr>
          <w:rFonts w:ascii="Arial" w:hAnsi="Arial" w:cs="Arial"/>
          <w:sz w:val="22"/>
        </w:rPr>
        <w:t>To manage number of found requests to be displayed on a page, click on the drop-down menu “</w:t>
      </w:r>
      <w:r w:rsidR="00B8395F">
        <w:rPr>
          <w:rFonts w:ascii="Arial" w:hAnsi="Arial" w:cs="Arial"/>
          <w:sz w:val="22"/>
        </w:rPr>
        <w:t>Show Requests</w:t>
      </w:r>
      <w:r w:rsidR="00542399">
        <w:rPr>
          <w:rFonts w:ascii="Arial" w:hAnsi="Arial" w:cs="Arial"/>
          <w:sz w:val="22"/>
        </w:rPr>
        <w:t>” and select required number.</w:t>
      </w:r>
    </w:p>
    <w:bookmarkEnd w:id="144"/>
    <w:p w14:paraId="1CAAEDD4" w14:textId="77777777" w:rsidR="00542399" w:rsidRPr="00FF4498" w:rsidRDefault="00542399" w:rsidP="00542399">
      <w:pPr>
        <w:pStyle w:val="ListParagraph"/>
        <w:tabs>
          <w:tab w:val="left" w:pos="450"/>
        </w:tabs>
        <w:spacing w:line="276" w:lineRule="auto"/>
        <w:ind w:left="270"/>
        <w:rPr>
          <w:rFonts w:ascii="Arial" w:hAnsi="Arial" w:cs="Arial"/>
          <w:sz w:val="22"/>
        </w:rPr>
      </w:pPr>
    </w:p>
    <w:p w14:paraId="64729F5A" w14:textId="77777777" w:rsidR="00542399" w:rsidRPr="00704531" w:rsidRDefault="003909D9" w:rsidP="00704531">
      <w:pPr>
        <w:pStyle w:val="ListParagraph"/>
        <w:numPr>
          <w:ilvl w:val="0"/>
          <w:numId w:val="11"/>
        </w:numPr>
        <w:spacing w:line="276" w:lineRule="auto"/>
        <w:ind w:left="270" w:hanging="270"/>
        <w:rPr>
          <w:rFonts w:ascii="Arial" w:hAnsi="Arial" w:cs="Arial"/>
          <w:sz w:val="22"/>
        </w:rPr>
      </w:pPr>
      <w:r>
        <w:rPr>
          <w:rFonts w:ascii="Arial" w:hAnsi="Arial" w:cs="Arial"/>
          <w:sz w:val="22"/>
        </w:rPr>
        <w:t xml:space="preserve">To view </w:t>
      </w:r>
      <w:r w:rsidR="00690784">
        <w:rPr>
          <w:rFonts w:ascii="Arial" w:hAnsi="Arial" w:cs="Arial"/>
          <w:sz w:val="22"/>
        </w:rPr>
        <w:t xml:space="preserve">the request, click on the </w:t>
      </w:r>
      <w:r>
        <w:rPr>
          <w:rFonts w:ascii="Arial" w:hAnsi="Arial" w:cs="Arial"/>
          <w:sz w:val="22"/>
        </w:rPr>
        <w:t>“View” Link</w:t>
      </w:r>
      <w:r w:rsidR="00826E13">
        <w:rPr>
          <w:rFonts w:ascii="Arial" w:hAnsi="Arial" w:cs="Arial"/>
          <w:sz w:val="22"/>
        </w:rPr>
        <w:t xml:space="preserve"> against respective request</w:t>
      </w:r>
      <w:r w:rsidR="0016728A">
        <w:rPr>
          <w:rFonts w:ascii="Arial" w:hAnsi="Arial" w:cs="Arial"/>
          <w:sz w:val="22"/>
        </w:rPr>
        <w:t>.</w:t>
      </w:r>
    </w:p>
    <w:p w14:paraId="1C582886" w14:textId="77777777" w:rsidR="0085625B" w:rsidRDefault="00B63A6F" w:rsidP="00B63A6F">
      <w:pPr>
        <w:spacing w:after="0"/>
        <w:ind w:left="-900"/>
      </w:pPr>
      <w:r>
        <w:rPr>
          <w:noProof/>
        </w:rPr>
        <w:drawing>
          <wp:inline distT="0" distB="0" distL="0" distR="0" wp14:anchorId="0E4D596C" wp14:editId="486C3F21">
            <wp:extent cx="7076660" cy="4673734"/>
            <wp:effectExtent l="152400" t="152400" r="353060" b="3556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1">
                      <a:extLst>
                        <a:ext uri="{28A0092B-C50C-407E-A947-70E740481C1C}">
                          <a14:useLocalDpi xmlns:a14="http://schemas.microsoft.com/office/drawing/2010/main" val="0"/>
                        </a:ext>
                      </a:extLst>
                    </a:blip>
                    <a:srcRect t="5655" b="4752"/>
                    <a:stretch/>
                  </pic:blipFill>
                  <pic:spPr bwMode="auto">
                    <a:xfrm>
                      <a:off x="0" y="0"/>
                      <a:ext cx="7095037" cy="46858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D175493" w14:textId="306904D4" w:rsidR="00EB4896" w:rsidRPr="003E1049" w:rsidRDefault="003E1049" w:rsidP="003E1049">
      <w:pPr>
        <w:pStyle w:val="Caption"/>
        <w:tabs>
          <w:tab w:val="left" w:pos="270"/>
        </w:tabs>
        <w:ind w:left="540"/>
        <w:jc w:val="center"/>
        <w:rPr>
          <w:rFonts w:ascii="Arial" w:hAnsi="Arial" w:cs="Arial"/>
          <w:b/>
          <w:i w:val="0"/>
          <w:color w:val="auto"/>
          <w:sz w:val="22"/>
          <w:szCs w:val="22"/>
        </w:rPr>
      </w:pPr>
      <w:bookmarkStart w:id="145" w:name="_Toc3801751"/>
      <w:r w:rsidRPr="003E1049">
        <w:rPr>
          <w:rFonts w:ascii="Arial" w:hAnsi="Arial" w:cs="Arial"/>
          <w:b/>
          <w:i w:val="0"/>
          <w:color w:val="auto"/>
          <w:sz w:val="22"/>
          <w:szCs w:val="22"/>
        </w:rPr>
        <w:t xml:space="preserve">Figure </w:t>
      </w:r>
      <w:r w:rsidRPr="003E1049">
        <w:rPr>
          <w:rFonts w:ascii="Arial" w:hAnsi="Arial" w:cs="Arial"/>
          <w:b/>
          <w:i w:val="0"/>
          <w:color w:val="auto"/>
          <w:sz w:val="22"/>
          <w:szCs w:val="22"/>
        </w:rPr>
        <w:fldChar w:fldCharType="begin"/>
      </w:r>
      <w:r w:rsidRPr="003E1049">
        <w:rPr>
          <w:rFonts w:ascii="Arial" w:hAnsi="Arial" w:cs="Arial"/>
          <w:b/>
          <w:i w:val="0"/>
          <w:color w:val="auto"/>
          <w:sz w:val="22"/>
          <w:szCs w:val="22"/>
        </w:rPr>
        <w:instrText xml:space="preserve"> SEQ Figure \* ARABIC </w:instrText>
      </w:r>
      <w:r w:rsidRPr="003E1049">
        <w:rPr>
          <w:rFonts w:ascii="Arial" w:hAnsi="Arial" w:cs="Arial"/>
          <w:b/>
          <w:i w:val="0"/>
          <w:color w:val="auto"/>
          <w:sz w:val="22"/>
          <w:szCs w:val="22"/>
        </w:rPr>
        <w:fldChar w:fldCharType="separate"/>
      </w:r>
      <w:r w:rsidR="00CE7487">
        <w:rPr>
          <w:rFonts w:ascii="Arial" w:hAnsi="Arial" w:cs="Arial"/>
          <w:b/>
          <w:i w:val="0"/>
          <w:noProof/>
          <w:color w:val="auto"/>
          <w:sz w:val="22"/>
          <w:szCs w:val="22"/>
        </w:rPr>
        <w:t>9</w:t>
      </w:r>
      <w:r w:rsidRPr="003E1049">
        <w:rPr>
          <w:rFonts w:ascii="Arial" w:hAnsi="Arial" w:cs="Arial"/>
          <w:b/>
          <w:i w:val="0"/>
          <w:color w:val="auto"/>
          <w:sz w:val="22"/>
          <w:szCs w:val="22"/>
        </w:rPr>
        <w:fldChar w:fldCharType="end"/>
      </w:r>
      <w:r w:rsidRPr="003E1049">
        <w:rPr>
          <w:rFonts w:ascii="Arial" w:hAnsi="Arial" w:cs="Arial"/>
          <w:b/>
          <w:i w:val="0"/>
          <w:color w:val="auto"/>
          <w:sz w:val="22"/>
          <w:szCs w:val="22"/>
        </w:rPr>
        <w:t>-</w:t>
      </w:r>
      <w:r w:rsidR="009002B0" w:rsidRPr="003E1049">
        <w:rPr>
          <w:rFonts w:ascii="Arial" w:hAnsi="Arial" w:cs="Arial"/>
          <w:b/>
          <w:i w:val="0"/>
          <w:color w:val="auto"/>
          <w:sz w:val="22"/>
          <w:szCs w:val="22"/>
        </w:rPr>
        <w:t>View Requests</w:t>
      </w:r>
      <w:bookmarkEnd w:id="145"/>
    </w:p>
    <w:p w14:paraId="03147894" w14:textId="77777777" w:rsidR="000A001B" w:rsidRDefault="000A001B" w:rsidP="0085625B">
      <w:pPr>
        <w:rPr>
          <w:rFonts w:ascii="Arial" w:hAnsi="Arial" w:cs="Arial"/>
        </w:rPr>
      </w:pPr>
    </w:p>
    <w:p w14:paraId="43626BE7" w14:textId="77777777" w:rsidR="002206A8" w:rsidRDefault="002206A8" w:rsidP="0085625B">
      <w:pPr>
        <w:rPr>
          <w:rFonts w:ascii="Arial" w:hAnsi="Arial" w:cs="Arial"/>
        </w:rPr>
      </w:pPr>
    </w:p>
    <w:p w14:paraId="31D26838" w14:textId="77777777" w:rsidR="00850FF1" w:rsidRDefault="00850FF1" w:rsidP="0085625B">
      <w:pPr>
        <w:rPr>
          <w:rFonts w:ascii="Arial" w:hAnsi="Arial" w:cs="Arial"/>
        </w:rPr>
      </w:pPr>
    </w:p>
    <w:p w14:paraId="6FF4FB04" w14:textId="77777777" w:rsidR="00704531" w:rsidRDefault="00704531" w:rsidP="0085625B">
      <w:pPr>
        <w:rPr>
          <w:rFonts w:ascii="Arial" w:hAnsi="Arial" w:cs="Arial"/>
        </w:rPr>
      </w:pPr>
    </w:p>
    <w:p w14:paraId="244EBE05" w14:textId="77777777" w:rsidR="00704531" w:rsidRDefault="00704531" w:rsidP="0085625B">
      <w:pPr>
        <w:rPr>
          <w:rFonts w:ascii="Arial" w:hAnsi="Arial" w:cs="Arial"/>
        </w:rPr>
      </w:pPr>
    </w:p>
    <w:p w14:paraId="7BDC7924" w14:textId="77777777" w:rsidR="00704531" w:rsidRDefault="00704531" w:rsidP="0085625B">
      <w:pPr>
        <w:rPr>
          <w:rFonts w:ascii="Arial" w:hAnsi="Arial" w:cs="Arial"/>
        </w:rPr>
      </w:pPr>
    </w:p>
    <w:p w14:paraId="5420442D" w14:textId="77777777" w:rsidR="00A1711B" w:rsidRDefault="00A1711B" w:rsidP="0085625B">
      <w:pPr>
        <w:rPr>
          <w:rFonts w:ascii="Arial" w:hAnsi="Arial" w:cs="Arial"/>
        </w:rPr>
      </w:pPr>
    </w:p>
    <w:p w14:paraId="74E453FA" w14:textId="77777777" w:rsidR="00704531" w:rsidRDefault="00704531" w:rsidP="0085625B">
      <w:pPr>
        <w:rPr>
          <w:rFonts w:ascii="Arial" w:hAnsi="Arial" w:cs="Arial"/>
        </w:rPr>
      </w:pPr>
    </w:p>
    <w:p w14:paraId="767691A8" w14:textId="77777777" w:rsidR="000A001B" w:rsidRDefault="000A001B" w:rsidP="000A001B">
      <w:pPr>
        <w:pStyle w:val="Heading1"/>
        <w:numPr>
          <w:ilvl w:val="2"/>
          <w:numId w:val="1"/>
        </w:numPr>
        <w:ind w:left="-270"/>
        <w:rPr>
          <w:rFonts w:ascii="Arial" w:hAnsi="Arial" w:cs="Arial"/>
          <w:b/>
          <w:color w:val="auto"/>
          <w:sz w:val="28"/>
          <w:szCs w:val="28"/>
        </w:rPr>
      </w:pPr>
      <w:bookmarkStart w:id="146" w:name="_Toc3969740"/>
      <w:r w:rsidRPr="000A001B">
        <w:rPr>
          <w:rFonts w:ascii="Arial" w:hAnsi="Arial" w:cs="Arial"/>
          <w:b/>
          <w:color w:val="auto"/>
          <w:sz w:val="28"/>
          <w:szCs w:val="28"/>
        </w:rPr>
        <w:lastRenderedPageBreak/>
        <w:t>View Request</w:t>
      </w:r>
      <w:bookmarkEnd w:id="146"/>
    </w:p>
    <w:p w14:paraId="3DBED357" w14:textId="77777777" w:rsidR="000A001B" w:rsidRDefault="000A001B" w:rsidP="000A001B"/>
    <w:p w14:paraId="5CBE8D71" w14:textId="4CD8A4AF" w:rsidR="000A001B" w:rsidRPr="00D51F34" w:rsidRDefault="00067445" w:rsidP="00067445">
      <w:pPr>
        <w:ind w:left="180"/>
        <w:rPr>
          <w:rFonts w:ascii="Arial" w:hAnsi="Arial" w:cs="Arial"/>
        </w:rPr>
      </w:pPr>
      <w:r>
        <w:rPr>
          <w:rFonts w:ascii="Arial" w:hAnsi="Arial" w:cs="Arial"/>
        </w:rPr>
        <w:t>Perform s</w:t>
      </w:r>
      <w:r w:rsidR="000A001B" w:rsidRPr="00D51F34">
        <w:rPr>
          <w:rFonts w:ascii="Arial" w:hAnsi="Arial" w:cs="Arial"/>
        </w:rPr>
        <w:t>teps 1-3 as per</w:t>
      </w:r>
      <w:r w:rsidR="000B270E">
        <w:rPr>
          <w:rFonts w:ascii="Arial" w:hAnsi="Arial" w:cs="Arial"/>
        </w:rPr>
        <w:t xml:space="preserve"> </w:t>
      </w:r>
      <w:hyperlink w:anchor="_Search_Request_1" w:history="1">
        <w:r w:rsidR="000B270E" w:rsidRPr="000B270E">
          <w:rPr>
            <w:rStyle w:val="Hyperlink"/>
            <w:rFonts w:ascii="Arial" w:hAnsi="Arial" w:cs="Arial"/>
          </w:rPr>
          <w:t>section 3.4</w:t>
        </w:r>
      </w:hyperlink>
    </w:p>
    <w:p w14:paraId="154503EA" w14:textId="77777777" w:rsidR="00EB4896" w:rsidRPr="000A001B" w:rsidRDefault="00EB4896" w:rsidP="000A001B">
      <w:pPr>
        <w:pStyle w:val="ListParagraph"/>
        <w:numPr>
          <w:ilvl w:val="0"/>
          <w:numId w:val="11"/>
        </w:numPr>
        <w:ind w:left="180" w:hanging="270"/>
        <w:rPr>
          <w:rFonts w:ascii="Arial" w:hAnsi="Arial" w:cs="Arial"/>
          <w:sz w:val="22"/>
        </w:rPr>
      </w:pPr>
      <w:r w:rsidRPr="000A001B">
        <w:rPr>
          <w:rFonts w:ascii="Arial" w:hAnsi="Arial" w:cs="Arial"/>
          <w:sz w:val="22"/>
        </w:rPr>
        <w:t xml:space="preserve">The </w:t>
      </w:r>
      <w:r w:rsidR="000A001B">
        <w:rPr>
          <w:rFonts w:ascii="Arial" w:hAnsi="Arial" w:cs="Arial"/>
          <w:sz w:val="22"/>
        </w:rPr>
        <w:t xml:space="preserve">“View” </w:t>
      </w:r>
      <w:r w:rsidR="00BC1D47">
        <w:rPr>
          <w:rFonts w:ascii="Arial" w:hAnsi="Arial" w:cs="Arial"/>
          <w:sz w:val="22"/>
        </w:rPr>
        <w:t xml:space="preserve">link will redirect to </w:t>
      </w:r>
      <w:r w:rsidRPr="000A001B">
        <w:rPr>
          <w:rFonts w:ascii="Arial" w:hAnsi="Arial" w:cs="Arial"/>
          <w:sz w:val="22"/>
        </w:rPr>
        <w:t xml:space="preserve">request details page, click on </w:t>
      </w:r>
      <w:r w:rsidR="00067445">
        <w:rPr>
          <w:rFonts w:ascii="Arial" w:hAnsi="Arial" w:cs="Arial"/>
          <w:sz w:val="22"/>
        </w:rPr>
        <w:t>“</w:t>
      </w:r>
      <w:r w:rsidRPr="000A001B">
        <w:rPr>
          <w:rFonts w:ascii="Arial" w:hAnsi="Arial" w:cs="Arial"/>
          <w:sz w:val="22"/>
        </w:rPr>
        <w:t>Next</w:t>
      </w:r>
      <w:r w:rsidR="00067445">
        <w:rPr>
          <w:rFonts w:ascii="Arial" w:hAnsi="Arial" w:cs="Arial"/>
          <w:sz w:val="22"/>
        </w:rPr>
        <w:t>”</w:t>
      </w:r>
      <w:r w:rsidRPr="000A001B">
        <w:rPr>
          <w:rFonts w:ascii="Arial" w:hAnsi="Arial" w:cs="Arial"/>
          <w:sz w:val="22"/>
        </w:rPr>
        <w:t xml:space="preserve"> button to view the other section</w:t>
      </w:r>
      <w:r w:rsidR="00067445">
        <w:rPr>
          <w:rFonts w:ascii="Arial" w:hAnsi="Arial" w:cs="Arial"/>
          <w:sz w:val="22"/>
        </w:rPr>
        <w:t>s</w:t>
      </w:r>
      <w:r w:rsidRPr="000A001B">
        <w:rPr>
          <w:rFonts w:ascii="Arial" w:hAnsi="Arial" w:cs="Arial"/>
          <w:sz w:val="22"/>
        </w:rPr>
        <w:t xml:space="preserve"> of </w:t>
      </w:r>
      <w:r w:rsidR="0097464D">
        <w:rPr>
          <w:rFonts w:ascii="Arial" w:hAnsi="Arial" w:cs="Arial"/>
          <w:sz w:val="22"/>
        </w:rPr>
        <w:t xml:space="preserve">the </w:t>
      </w:r>
      <w:r w:rsidR="00613A9F" w:rsidRPr="000A001B">
        <w:rPr>
          <w:rFonts w:ascii="Arial" w:hAnsi="Arial" w:cs="Arial"/>
          <w:sz w:val="22"/>
        </w:rPr>
        <w:t>request.</w:t>
      </w:r>
    </w:p>
    <w:p w14:paraId="13B3F603" w14:textId="77777777" w:rsidR="00EB4896" w:rsidRDefault="000A001B" w:rsidP="00B6450F">
      <w:pPr>
        <w:spacing w:after="0"/>
        <w:ind w:left="-900" w:right="-1350"/>
        <w:rPr>
          <w:rFonts w:ascii="Arial" w:hAnsi="Arial" w:cs="Arial"/>
        </w:rPr>
      </w:pPr>
      <w:r w:rsidRPr="000A001B">
        <w:rPr>
          <w:rFonts w:ascii="Arial" w:hAnsi="Arial" w:cs="Arial"/>
          <w:noProof/>
        </w:rPr>
        <w:drawing>
          <wp:inline distT="0" distB="0" distL="0" distR="0" wp14:anchorId="7BBEA5FC" wp14:editId="5BF29BF2">
            <wp:extent cx="7075937" cy="2619375"/>
            <wp:effectExtent l="152400" t="152400" r="353695" b="352425"/>
            <wp:docPr id="11" name="Picture 11" descr="C:\Users\Momna Ali Shah\Desktop\LSDS CHANGES\swydftw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mna Ali Shah\Desktop\LSDS CHANGES\swydftwdt.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8987" b="11988"/>
                    <a:stretch/>
                  </pic:blipFill>
                  <pic:spPr bwMode="auto">
                    <a:xfrm>
                      <a:off x="0" y="0"/>
                      <a:ext cx="7100036" cy="26282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F187EF" w14:textId="4B470C8B" w:rsidR="009002B0" w:rsidRPr="003E1049" w:rsidRDefault="003E1049" w:rsidP="003E1049">
      <w:pPr>
        <w:pStyle w:val="Caption"/>
        <w:jc w:val="center"/>
        <w:rPr>
          <w:rFonts w:ascii="Arial" w:hAnsi="Arial" w:cs="Arial"/>
          <w:b/>
          <w:i w:val="0"/>
          <w:color w:val="auto"/>
          <w:sz w:val="22"/>
          <w:szCs w:val="22"/>
        </w:rPr>
      </w:pPr>
      <w:bookmarkStart w:id="147" w:name="_Toc3801752"/>
      <w:r w:rsidRPr="003E1049">
        <w:rPr>
          <w:rFonts w:ascii="Arial" w:hAnsi="Arial" w:cs="Arial"/>
          <w:b/>
          <w:i w:val="0"/>
          <w:color w:val="auto"/>
          <w:sz w:val="22"/>
          <w:szCs w:val="22"/>
        </w:rPr>
        <w:t xml:space="preserve">Figure </w:t>
      </w:r>
      <w:r w:rsidRPr="003E1049">
        <w:rPr>
          <w:rFonts w:ascii="Arial" w:hAnsi="Arial" w:cs="Arial"/>
          <w:b/>
          <w:i w:val="0"/>
          <w:color w:val="auto"/>
          <w:sz w:val="22"/>
          <w:szCs w:val="22"/>
        </w:rPr>
        <w:fldChar w:fldCharType="begin"/>
      </w:r>
      <w:r w:rsidRPr="003E1049">
        <w:rPr>
          <w:rFonts w:ascii="Arial" w:hAnsi="Arial" w:cs="Arial"/>
          <w:b/>
          <w:i w:val="0"/>
          <w:color w:val="auto"/>
          <w:sz w:val="22"/>
          <w:szCs w:val="22"/>
        </w:rPr>
        <w:instrText xml:space="preserve"> SEQ Figure \* ARABIC </w:instrText>
      </w:r>
      <w:r w:rsidRPr="003E1049">
        <w:rPr>
          <w:rFonts w:ascii="Arial" w:hAnsi="Arial" w:cs="Arial"/>
          <w:b/>
          <w:i w:val="0"/>
          <w:color w:val="auto"/>
          <w:sz w:val="22"/>
          <w:szCs w:val="22"/>
        </w:rPr>
        <w:fldChar w:fldCharType="separate"/>
      </w:r>
      <w:r w:rsidR="00CE7487">
        <w:rPr>
          <w:rFonts w:ascii="Arial" w:hAnsi="Arial" w:cs="Arial"/>
          <w:b/>
          <w:i w:val="0"/>
          <w:noProof/>
          <w:color w:val="auto"/>
          <w:sz w:val="22"/>
          <w:szCs w:val="22"/>
        </w:rPr>
        <w:t>10</w:t>
      </w:r>
      <w:r w:rsidRPr="003E1049">
        <w:rPr>
          <w:rFonts w:ascii="Arial" w:hAnsi="Arial" w:cs="Arial"/>
          <w:b/>
          <w:i w:val="0"/>
          <w:color w:val="auto"/>
          <w:sz w:val="22"/>
          <w:szCs w:val="22"/>
        </w:rPr>
        <w:fldChar w:fldCharType="end"/>
      </w:r>
      <w:r w:rsidRPr="003E1049">
        <w:rPr>
          <w:rFonts w:ascii="Arial" w:hAnsi="Arial" w:cs="Arial"/>
          <w:b/>
          <w:i w:val="0"/>
          <w:color w:val="auto"/>
          <w:sz w:val="22"/>
          <w:szCs w:val="22"/>
        </w:rPr>
        <w:t>-</w:t>
      </w:r>
      <w:r w:rsidR="009002B0" w:rsidRPr="003E1049">
        <w:rPr>
          <w:rFonts w:ascii="Arial" w:hAnsi="Arial" w:cs="Arial"/>
          <w:b/>
          <w:i w:val="0"/>
          <w:color w:val="auto"/>
          <w:sz w:val="22"/>
          <w:szCs w:val="22"/>
        </w:rPr>
        <w:t>View Request Sections</w:t>
      </w:r>
      <w:bookmarkEnd w:id="147"/>
    </w:p>
    <w:p w14:paraId="41F8DA87" w14:textId="77777777" w:rsidR="00B6450F" w:rsidRDefault="00B6450F" w:rsidP="0085625B">
      <w:pPr>
        <w:rPr>
          <w:rFonts w:ascii="Arial" w:hAnsi="Arial" w:cs="Arial"/>
        </w:rPr>
      </w:pPr>
    </w:p>
    <w:p w14:paraId="02E44CE1" w14:textId="77777777" w:rsidR="00EB4896" w:rsidRDefault="00067445" w:rsidP="0085625B">
      <w:pPr>
        <w:rPr>
          <w:rFonts w:ascii="Arial" w:hAnsi="Arial" w:cs="Arial"/>
        </w:rPr>
      </w:pPr>
      <w:r>
        <w:rPr>
          <w:rFonts w:ascii="Arial" w:hAnsi="Arial" w:cs="Arial"/>
        </w:rPr>
        <w:t>Perform s</w:t>
      </w:r>
      <w:r w:rsidR="000A001B">
        <w:rPr>
          <w:rFonts w:ascii="Arial" w:hAnsi="Arial" w:cs="Arial"/>
        </w:rPr>
        <w:t>tep 4 to view all sections of the request</w:t>
      </w:r>
      <w:r w:rsidR="006E70BD">
        <w:rPr>
          <w:rFonts w:ascii="Arial" w:hAnsi="Arial" w:cs="Arial"/>
        </w:rPr>
        <w:t>.</w:t>
      </w:r>
      <w:r w:rsidR="000A001B">
        <w:rPr>
          <w:rFonts w:ascii="Arial" w:hAnsi="Arial" w:cs="Arial"/>
        </w:rPr>
        <w:t xml:space="preserve"> </w:t>
      </w:r>
    </w:p>
    <w:p w14:paraId="0B66136E" w14:textId="77777777" w:rsidR="000A001B" w:rsidRDefault="000A001B" w:rsidP="0085625B">
      <w:pPr>
        <w:rPr>
          <w:rFonts w:ascii="Arial" w:hAnsi="Arial" w:cs="Arial"/>
        </w:rPr>
      </w:pPr>
    </w:p>
    <w:p w14:paraId="66042593" w14:textId="77777777" w:rsidR="000A001B" w:rsidRDefault="000A001B" w:rsidP="0085625B">
      <w:pPr>
        <w:rPr>
          <w:rFonts w:ascii="Arial" w:hAnsi="Arial" w:cs="Arial"/>
        </w:rPr>
      </w:pPr>
    </w:p>
    <w:p w14:paraId="4822553B" w14:textId="77777777" w:rsidR="000A001B" w:rsidRDefault="000A001B" w:rsidP="0085625B">
      <w:pPr>
        <w:rPr>
          <w:rFonts w:ascii="Arial" w:hAnsi="Arial" w:cs="Arial"/>
        </w:rPr>
      </w:pPr>
    </w:p>
    <w:p w14:paraId="682C8502" w14:textId="77777777" w:rsidR="000A001B" w:rsidRDefault="000A001B" w:rsidP="0085625B">
      <w:pPr>
        <w:rPr>
          <w:rFonts w:ascii="Arial" w:hAnsi="Arial" w:cs="Arial"/>
        </w:rPr>
      </w:pPr>
    </w:p>
    <w:p w14:paraId="0EF78FFF" w14:textId="77777777" w:rsidR="000A001B" w:rsidRDefault="000A001B" w:rsidP="0085625B">
      <w:pPr>
        <w:rPr>
          <w:rFonts w:ascii="Arial" w:hAnsi="Arial" w:cs="Arial"/>
        </w:rPr>
      </w:pPr>
    </w:p>
    <w:p w14:paraId="4A5BDD30" w14:textId="77777777" w:rsidR="000A001B" w:rsidRDefault="000A001B" w:rsidP="0085625B">
      <w:pPr>
        <w:rPr>
          <w:rFonts w:ascii="Arial" w:hAnsi="Arial" w:cs="Arial"/>
        </w:rPr>
      </w:pPr>
    </w:p>
    <w:p w14:paraId="41415314" w14:textId="77777777" w:rsidR="000A001B" w:rsidRDefault="000A001B" w:rsidP="0085625B">
      <w:pPr>
        <w:rPr>
          <w:rFonts w:ascii="Arial" w:hAnsi="Arial" w:cs="Arial"/>
        </w:rPr>
      </w:pPr>
    </w:p>
    <w:p w14:paraId="021CFB8A" w14:textId="77777777" w:rsidR="000A001B" w:rsidRDefault="000A001B" w:rsidP="0085625B">
      <w:pPr>
        <w:rPr>
          <w:rFonts w:ascii="Arial" w:hAnsi="Arial" w:cs="Arial"/>
        </w:rPr>
      </w:pPr>
    </w:p>
    <w:p w14:paraId="2CEA855F" w14:textId="77777777" w:rsidR="002206A8" w:rsidRDefault="002206A8" w:rsidP="0085625B">
      <w:pPr>
        <w:rPr>
          <w:rFonts w:ascii="Arial" w:hAnsi="Arial" w:cs="Arial"/>
        </w:rPr>
      </w:pPr>
    </w:p>
    <w:p w14:paraId="3C0B55BF" w14:textId="77777777" w:rsidR="00850FF1" w:rsidRDefault="00850FF1" w:rsidP="0085625B">
      <w:pPr>
        <w:rPr>
          <w:rFonts w:ascii="Arial" w:hAnsi="Arial" w:cs="Arial"/>
        </w:rPr>
      </w:pPr>
    </w:p>
    <w:p w14:paraId="19E54EC4" w14:textId="77777777" w:rsidR="00850FF1" w:rsidRDefault="00850FF1" w:rsidP="0085625B">
      <w:pPr>
        <w:rPr>
          <w:rFonts w:ascii="Arial" w:hAnsi="Arial" w:cs="Arial"/>
        </w:rPr>
      </w:pPr>
    </w:p>
    <w:p w14:paraId="0D0B6888" w14:textId="77777777" w:rsidR="000A001B" w:rsidRDefault="000A001B" w:rsidP="0085625B">
      <w:pPr>
        <w:rPr>
          <w:rFonts w:ascii="Arial" w:hAnsi="Arial" w:cs="Arial"/>
        </w:rPr>
      </w:pPr>
    </w:p>
    <w:p w14:paraId="09B5ED25" w14:textId="77777777" w:rsidR="00EB4896" w:rsidRDefault="000A001B" w:rsidP="000A001B">
      <w:pPr>
        <w:pStyle w:val="Heading1"/>
        <w:numPr>
          <w:ilvl w:val="2"/>
          <w:numId w:val="1"/>
        </w:numPr>
        <w:ind w:left="-270"/>
        <w:rPr>
          <w:rFonts w:ascii="Arial" w:hAnsi="Arial" w:cs="Arial"/>
          <w:b/>
          <w:color w:val="auto"/>
          <w:sz w:val="28"/>
          <w:szCs w:val="28"/>
        </w:rPr>
      </w:pPr>
      <w:bookmarkStart w:id="148" w:name="_Toc3969741"/>
      <w:r w:rsidRPr="000A001B">
        <w:rPr>
          <w:rFonts w:ascii="Arial" w:hAnsi="Arial" w:cs="Arial"/>
          <w:b/>
          <w:color w:val="auto"/>
          <w:sz w:val="28"/>
          <w:szCs w:val="28"/>
        </w:rPr>
        <w:lastRenderedPageBreak/>
        <w:t>Assign Request</w:t>
      </w:r>
      <w:bookmarkEnd w:id="148"/>
      <w:r w:rsidRPr="000A001B">
        <w:rPr>
          <w:rFonts w:ascii="Arial" w:hAnsi="Arial" w:cs="Arial"/>
          <w:b/>
          <w:color w:val="auto"/>
          <w:sz w:val="28"/>
          <w:szCs w:val="28"/>
        </w:rPr>
        <w:t xml:space="preserve"> </w:t>
      </w:r>
    </w:p>
    <w:p w14:paraId="23575FB6" w14:textId="77777777" w:rsidR="00067445" w:rsidRPr="00067445" w:rsidRDefault="00067445" w:rsidP="00067445"/>
    <w:p w14:paraId="69FF9697" w14:textId="77777777" w:rsidR="000A001B" w:rsidRPr="00D51F34" w:rsidRDefault="00067445" w:rsidP="004919ED">
      <w:pPr>
        <w:tabs>
          <w:tab w:val="left" w:pos="270"/>
        </w:tabs>
        <w:ind w:left="270"/>
        <w:rPr>
          <w:rFonts w:ascii="Arial" w:hAnsi="Arial" w:cs="Arial"/>
        </w:rPr>
      </w:pPr>
      <w:r>
        <w:rPr>
          <w:rFonts w:ascii="Arial" w:hAnsi="Arial" w:cs="Arial"/>
        </w:rPr>
        <w:t>Perform s</w:t>
      </w:r>
      <w:r w:rsidR="000A001B" w:rsidRPr="00D51F34">
        <w:rPr>
          <w:rFonts w:ascii="Arial" w:hAnsi="Arial" w:cs="Arial"/>
        </w:rPr>
        <w:t xml:space="preserve">teps 1-3 as per </w:t>
      </w:r>
      <w:hyperlink w:anchor="_Search_Request_1" w:history="1">
        <w:r w:rsidR="000B270E" w:rsidRPr="000B270E">
          <w:rPr>
            <w:rStyle w:val="Hyperlink"/>
            <w:rFonts w:ascii="Arial" w:hAnsi="Arial" w:cs="Arial"/>
          </w:rPr>
          <w:t>section 3.4</w:t>
        </w:r>
      </w:hyperlink>
    </w:p>
    <w:p w14:paraId="0D411805" w14:textId="77777777" w:rsidR="007C2F5A" w:rsidRDefault="0085625B" w:rsidP="00C24089">
      <w:pPr>
        <w:ind w:left="270"/>
        <w:rPr>
          <w:rFonts w:ascii="Arial" w:hAnsi="Arial" w:cs="Arial"/>
        </w:rPr>
      </w:pPr>
      <w:r w:rsidRPr="005E54EF">
        <w:rPr>
          <w:rFonts w:ascii="Arial" w:hAnsi="Arial" w:cs="Arial"/>
        </w:rPr>
        <w:t>The</w:t>
      </w:r>
      <w:r w:rsidR="000A001B">
        <w:rPr>
          <w:rFonts w:ascii="Arial" w:hAnsi="Arial" w:cs="Arial"/>
        </w:rPr>
        <w:t xml:space="preserve"> “View”</w:t>
      </w:r>
      <w:r w:rsidRPr="005E54EF">
        <w:rPr>
          <w:rFonts w:ascii="Arial" w:hAnsi="Arial" w:cs="Arial"/>
        </w:rPr>
        <w:t xml:space="preserve"> l</w:t>
      </w:r>
      <w:r w:rsidR="002F41E9" w:rsidRPr="005E54EF">
        <w:rPr>
          <w:rFonts w:ascii="Arial" w:hAnsi="Arial" w:cs="Arial"/>
        </w:rPr>
        <w:t xml:space="preserve">ink will redirect </w:t>
      </w:r>
      <w:r w:rsidR="00BC1D47">
        <w:rPr>
          <w:rFonts w:ascii="Arial" w:hAnsi="Arial" w:cs="Arial"/>
        </w:rPr>
        <w:t xml:space="preserve">to </w:t>
      </w:r>
      <w:r w:rsidR="002F41E9" w:rsidRPr="005E54EF">
        <w:rPr>
          <w:rFonts w:ascii="Arial" w:hAnsi="Arial" w:cs="Arial"/>
        </w:rPr>
        <w:t>request details page</w:t>
      </w:r>
      <w:r w:rsidR="007B1F68">
        <w:rPr>
          <w:rFonts w:ascii="Arial" w:hAnsi="Arial" w:cs="Arial"/>
        </w:rPr>
        <w:t xml:space="preserve"> </w:t>
      </w:r>
      <w:r w:rsidR="004C48AC">
        <w:rPr>
          <w:rFonts w:ascii="Arial" w:hAnsi="Arial" w:cs="Arial"/>
        </w:rPr>
        <w:t>while viewing the request</w:t>
      </w:r>
      <w:r w:rsidR="00BC1D47">
        <w:rPr>
          <w:rFonts w:ascii="Arial" w:hAnsi="Arial" w:cs="Arial"/>
        </w:rPr>
        <w:t>,</w:t>
      </w:r>
      <w:r w:rsidR="004C48AC">
        <w:rPr>
          <w:rFonts w:ascii="Arial" w:hAnsi="Arial" w:cs="Arial"/>
        </w:rPr>
        <w:t xml:space="preserve"> user</w:t>
      </w:r>
      <w:r w:rsidR="00B96219">
        <w:rPr>
          <w:rFonts w:ascii="Arial" w:hAnsi="Arial" w:cs="Arial"/>
        </w:rPr>
        <w:t xml:space="preserve"> can assign/unassign</w:t>
      </w:r>
      <w:r w:rsidR="004C48AC">
        <w:rPr>
          <w:rFonts w:ascii="Arial" w:hAnsi="Arial" w:cs="Arial"/>
        </w:rPr>
        <w:t xml:space="preserve"> “Pending Review” </w:t>
      </w:r>
      <w:r w:rsidR="00A1711B">
        <w:rPr>
          <w:rFonts w:ascii="Arial" w:hAnsi="Arial" w:cs="Arial"/>
        </w:rPr>
        <w:t>requests</w:t>
      </w:r>
      <w:r w:rsidR="0000699A">
        <w:rPr>
          <w:rFonts w:ascii="Arial" w:hAnsi="Arial" w:cs="Arial"/>
        </w:rPr>
        <w:t>.</w:t>
      </w:r>
    </w:p>
    <w:p w14:paraId="15432048" w14:textId="77777777" w:rsidR="00067445" w:rsidRDefault="004C48AC" w:rsidP="00F315C1">
      <w:pPr>
        <w:pStyle w:val="ListParagraph"/>
        <w:numPr>
          <w:ilvl w:val="0"/>
          <w:numId w:val="1"/>
        </w:numPr>
        <w:ind w:left="270" w:hanging="270"/>
        <w:rPr>
          <w:rFonts w:ascii="Arial" w:hAnsi="Arial" w:cs="Arial"/>
          <w:sz w:val="22"/>
        </w:rPr>
      </w:pPr>
      <w:r w:rsidRPr="000A001B">
        <w:rPr>
          <w:rFonts w:ascii="Arial" w:hAnsi="Arial" w:cs="Arial"/>
          <w:sz w:val="22"/>
        </w:rPr>
        <w:t>To assign the request, click on “Assign to me” button</w:t>
      </w:r>
      <w:r w:rsidR="0016728A">
        <w:rPr>
          <w:rFonts w:ascii="Arial" w:hAnsi="Arial" w:cs="Arial"/>
          <w:sz w:val="22"/>
        </w:rPr>
        <w:t>.</w:t>
      </w:r>
      <w:r w:rsidRPr="000A001B">
        <w:rPr>
          <w:rFonts w:ascii="Arial" w:hAnsi="Arial" w:cs="Arial"/>
          <w:sz w:val="22"/>
        </w:rPr>
        <w:t xml:space="preserve"> </w:t>
      </w:r>
    </w:p>
    <w:p w14:paraId="4B3A20EE" w14:textId="77777777" w:rsidR="00A81BD3" w:rsidRPr="00F315C1" w:rsidRDefault="00A81BD3" w:rsidP="00A81BD3">
      <w:pPr>
        <w:pStyle w:val="ListParagraph"/>
        <w:ind w:left="270"/>
        <w:rPr>
          <w:rFonts w:ascii="Arial" w:hAnsi="Arial" w:cs="Arial"/>
          <w:sz w:val="22"/>
        </w:rPr>
      </w:pPr>
    </w:p>
    <w:p w14:paraId="100E1BD6" w14:textId="77777777" w:rsidR="00C65EA7" w:rsidRPr="00C65EA7" w:rsidRDefault="00AD07D1" w:rsidP="00AD07D1">
      <w:pPr>
        <w:pStyle w:val="ListParagraph"/>
        <w:spacing w:after="0"/>
        <w:ind w:left="-990" w:right="-1440"/>
        <w:rPr>
          <w:rFonts w:ascii="Arial" w:hAnsi="Arial" w:cs="Arial"/>
        </w:rPr>
      </w:pPr>
      <w:r w:rsidRPr="00AD07D1">
        <w:rPr>
          <w:rFonts w:ascii="Arial" w:hAnsi="Arial" w:cs="Arial"/>
          <w:noProof/>
        </w:rPr>
        <w:drawing>
          <wp:inline distT="0" distB="0" distL="0" distR="0" wp14:anchorId="0555863C" wp14:editId="3D0B4DD1">
            <wp:extent cx="7067550" cy="2713603"/>
            <wp:effectExtent l="152400" t="152400" r="361950" b="353695"/>
            <wp:docPr id="12" name="Picture 12" descr="C:\Users\Momna Ali Shah\Desktop\DRS ITeration 2\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mna Ali Shah\Desktop\DRS ITeration 2\d5.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9265" b="9805"/>
                    <a:stretch/>
                  </pic:blipFill>
                  <pic:spPr bwMode="auto">
                    <a:xfrm>
                      <a:off x="0" y="0"/>
                      <a:ext cx="7094782" cy="27240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4E9E43" w14:textId="279157F7" w:rsidR="000A001B" w:rsidRPr="003E1049" w:rsidRDefault="003E1049" w:rsidP="003E1049">
      <w:pPr>
        <w:pStyle w:val="Caption"/>
        <w:jc w:val="center"/>
        <w:rPr>
          <w:rFonts w:ascii="Arial" w:hAnsi="Arial" w:cs="Arial"/>
          <w:b/>
          <w:i w:val="0"/>
          <w:color w:val="auto"/>
          <w:sz w:val="22"/>
          <w:szCs w:val="22"/>
        </w:rPr>
      </w:pPr>
      <w:bookmarkStart w:id="149" w:name="_Toc3801753"/>
      <w:r w:rsidRPr="003E1049">
        <w:rPr>
          <w:rFonts w:ascii="Arial" w:hAnsi="Arial" w:cs="Arial"/>
          <w:b/>
          <w:i w:val="0"/>
          <w:color w:val="auto"/>
          <w:sz w:val="22"/>
          <w:szCs w:val="22"/>
        </w:rPr>
        <w:t xml:space="preserve">Figure </w:t>
      </w:r>
      <w:r w:rsidRPr="003E1049">
        <w:rPr>
          <w:rFonts w:ascii="Arial" w:hAnsi="Arial" w:cs="Arial"/>
          <w:b/>
          <w:i w:val="0"/>
          <w:color w:val="auto"/>
          <w:sz w:val="22"/>
          <w:szCs w:val="22"/>
        </w:rPr>
        <w:fldChar w:fldCharType="begin"/>
      </w:r>
      <w:r w:rsidRPr="003E1049">
        <w:rPr>
          <w:rFonts w:ascii="Arial" w:hAnsi="Arial" w:cs="Arial"/>
          <w:b/>
          <w:i w:val="0"/>
          <w:color w:val="auto"/>
          <w:sz w:val="22"/>
          <w:szCs w:val="22"/>
        </w:rPr>
        <w:instrText xml:space="preserve"> SEQ Figure \* ARABIC </w:instrText>
      </w:r>
      <w:r w:rsidRPr="003E1049">
        <w:rPr>
          <w:rFonts w:ascii="Arial" w:hAnsi="Arial" w:cs="Arial"/>
          <w:b/>
          <w:i w:val="0"/>
          <w:color w:val="auto"/>
          <w:sz w:val="22"/>
          <w:szCs w:val="22"/>
        </w:rPr>
        <w:fldChar w:fldCharType="separate"/>
      </w:r>
      <w:r w:rsidR="00CE7487">
        <w:rPr>
          <w:rFonts w:ascii="Arial" w:hAnsi="Arial" w:cs="Arial"/>
          <w:b/>
          <w:i w:val="0"/>
          <w:noProof/>
          <w:color w:val="auto"/>
          <w:sz w:val="22"/>
          <w:szCs w:val="22"/>
        </w:rPr>
        <w:t>11</w:t>
      </w:r>
      <w:r w:rsidRPr="003E1049">
        <w:rPr>
          <w:rFonts w:ascii="Arial" w:hAnsi="Arial" w:cs="Arial"/>
          <w:b/>
          <w:i w:val="0"/>
          <w:color w:val="auto"/>
          <w:sz w:val="22"/>
          <w:szCs w:val="22"/>
        </w:rPr>
        <w:fldChar w:fldCharType="end"/>
      </w:r>
      <w:r w:rsidRPr="003E1049">
        <w:rPr>
          <w:rFonts w:ascii="Arial" w:hAnsi="Arial" w:cs="Arial"/>
          <w:b/>
          <w:i w:val="0"/>
          <w:color w:val="auto"/>
          <w:sz w:val="22"/>
          <w:szCs w:val="22"/>
        </w:rPr>
        <w:t>-</w:t>
      </w:r>
      <w:r w:rsidR="009002B0" w:rsidRPr="003E1049">
        <w:rPr>
          <w:rFonts w:ascii="Arial" w:hAnsi="Arial" w:cs="Arial"/>
          <w:b/>
          <w:i w:val="0"/>
          <w:color w:val="auto"/>
          <w:sz w:val="22"/>
          <w:szCs w:val="22"/>
        </w:rPr>
        <w:t>Assign Request</w:t>
      </w:r>
      <w:bookmarkEnd w:id="149"/>
    </w:p>
    <w:p w14:paraId="4B1A28B0" w14:textId="77777777" w:rsidR="000A001B" w:rsidRDefault="000A001B" w:rsidP="000A001B">
      <w:pPr>
        <w:pStyle w:val="ListParagraph"/>
        <w:ind w:left="360"/>
        <w:rPr>
          <w:rFonts w:ascii="Arial" w:hAnsi="Arial" w:cs="Arial"/>
          <w:sz w:val="22"/>
        </w:rPr>
      </w:pPr>
    </w:p>
    <w:p w14:paraId="4597B231" w14:textId="77777777" w:rsidR="000A001B" w:rsidRDefault="000A001B" w:rsidP="000A001B">
      <w:pPr>
        <w:pStyle w:val="ListParagraph"/>
        <w:ind w:left="360"/>
        <w:rPr>
          <w:rFonts w:ascii="Arial" w:hAnsi="Arial" w:cs="Arial"/>
          <w:sz w:val="22"/>
        </w:rPr>
      </w:pPr>
    </w:p>
    <w:p w14:paraId="679BDBDD" w14:textId="77777777" w:rsidR="000A001B" w:rsidRDefault="000A001B" w:rsidP="000A001B">
      <w:pPr>
        <w:pStyle w:val="ListParagraph"/>
        <w:ind w:left="360"/>
        <w:rPr>
          <w:rFonts w:ascii="Arial" w:hAnsi="Arial" w:cs="Arial"/>
          <w:sz w:val="22"/>
        </w:rPr>
      </w:pPr>
    </w:p>
    <w:p w14:paraId="614E93DC" w14:textId="77777777" w:rsidR="000A001B" w:rsidRDefault="000A001B" w:rsidP="000A001B">
      <w:pPr>
        <w:pStyle w:val="ListParagraph"/>
        <w:ind w:left="360"/>
        <w:rPr>
          <w:rFonts w:ascii="Arial" w:hAnsi="Arial" w:cs="Arial"/>
          <w:sz w:val="22"/>
        </w:rPr>
      </w:pPr>
    </w:p>
    <w:p w14:paraId="1E8B5250" w14:textId="77777777" w:rsidR="000A001B" w:rsidRDefault="000A001B" w:rsidP="000A001B">
      <w:pPr>
        <w:pStyle w:val="ListParagraph"/>
        <w:ind w:left="360"/>
        <w:rPr>
          <w:rFonts w:ascii="Arial" w:hAnsi="Arial" w:cs="Arial"/>
          <w:sz w:val="22"/>
        </w:rPr>
      </w:pPr>
    </w:p>
    <w:p w14:paraId="61E19669" w14:textId="77777777" w:rsidR="000A001B" w:rsidRDefault="000A001B" w:rsidP="000A001B">
      <w:pPr>
        <w:pStyle w:val="ListParagraph"/>
        <w:ind w:left="360"/>
        <w:rPr>
          <w:rFonts w:ascii="Arial" w:hAnsi="Arial" w:cs="Arial"/>
          <w:sz w:val="22"/>
        </w:rPr>
      </w:pPr>
    </w:p>
    <w:p w14:paraId="265421B3" w14:textId="77777777" w:rsidR="000A001B" w:rsidRDefault="000A001B" w:rsidP="000A001B">
      <w:pPr>
        <w:pStyle w:val="ListParagraph"/>
        <w:ind w:left="360"/>
        <w:rPr>
          <w:rFonts w:ascii="Arial" w:hAnsi="Arial" w:cs="Arial"/>
          <w:sz w:val="22"/>
        </w:rPr>
      </w:pPr>
    </w:p>
    <w:p w14:paraId="049D848E" w14:textId="77777777" w:rsidR="000A001B" w:rsidRDefault="000A001B" w:rsidP="000A001B">
      <w:pPr>
        <w:pStyle w:val="ListParagraph"/>
        <w:ind w:left="360"/>
        <w:rPr>
          <w:rFonts w:ascii="Arial" w:hAnsi="Arial" w:cs="Arial"/>
          <w:sz w:val="22"/>
        </w:rPr>
      </w:pPr>
    </w:p>
    <w:p w14:paraId="29F2FBBA" w14:textId="77777777" w:rsidR="000A001B" w:rsidRDefault="000A001B" w:rsidP="000A001B">
      <w:pPr>
        <w:pStyle w:val="ListParagraph"/>
        <w:ind w:left="360"/>
        <w:rPr>
          <w:rFonts w:ascii="Arial" w:hAnsi="Arial" w:cs="Arial"/>
          <w:sz w:val="22"/>
        </w:rPr>
      </w:pPr>
    </w:p>
    <w:p w14:paraId="69AFD4A0" w14:textId="77777777" w:rsidR="000A001B" w:rsidRDefault="000A001B" w:rsidP="000A001B">
      <w:pPr>
        <w:pStyle w:val="ListParagraph"/>
        <w:ind w:left="360"/>
        <w:rPr>
          <w:rFonts w:ascii="Arial" w:hAnsi="Arial" w:cs="Arial"/>
          <w:sz w:val="22"/>
        </w:rPr>
      </w:pPr>
    </w:p>
    <w:p w14:paraId="197CF7F6" w14:textId="77777777" w:rsidR="000A001B" w:rsidRDefault="000A001B" w:rsidP="000A001B">
      <w:pPr>
        <w:pStyle w:val="ListParagraph"/>
        <w:ind w:left="360"/>
        <w:rPr>
          <w:rFonts w:ascii="Arial" w:hAnsi="Arial" w:cs="Arial"/>
          <w:sz w:val="22"/>
        </w:rPr>
      </w:pPr>
    </w:p>
    <w:p w14:paraId="6A41592E" w14:textId="77777777" w:rsidR="000A001B" w:rsidRDefault="000A001B" w:rsidP="000A001B">
      <w:pPr>
        <w:pStyle w:val="ListParagraph"/>
        <w:ind w:left="360"/>
        <w:rPr>
          <w:rFonts w:ascii="Arial" w:hAnsi="Arial" w:cs="Arial"/>
          <w:sz w:val="22"/>
        </w:rPr>
      </w:pPr>
    </w:p>
    <w:p w14:paraId="6807181E" w14:textId="77777777" w:rsidR="000A001B" w:rsidRDefault="000A001B" w:rsidP="00067445">
      <w:pPr>
        <w:rPr>
          <w:rFonts w:ascii="Arial" w:hAnsi="Arial" w:cs="Arial"/>
        </w:rPr>
      </w:pPr>
    </w:p>
    <w:p w14:paraId="73353201" w14:textId="77777777" w:rsidR="00850FF1" w:rsidRDefault="00850FF1" w:rsidP="00067445">
      <w:pPr>
        <w:rPr>
          <w:rFonts w:ascii="Arial" w:hAnsi="Arial" w:cs="Arial"/>
        </w:rPr>
      </w:pPr>
    </w:p>
    <w:p w14:paraId="5ACC3AE9" w14:textId="77777777" w:rsidR="00C331F2" w:rsidRDefault="00C331F2" w:rsidP="00067445">
      <w:pPr>
        <w:rPr>
          <w:rFonts w:ascii="Arial" w:hAnsi="Arial" w:cs="Arial"/>
        </w:rPr>
      </w:pPr>
    </w:p>
    <w:p w14:paraId="67FCE1DF" w14:textId="77777777" w:rsidR="00C331F2" w:rsidRDefault="00C331F2" w:rsidP="00067445">
      <w:pPr>
        <w:rPr>
          <w:rFonts w:ascii="Arial" w:hAnsi="Arial" w:cs="Arial"/>
        </w:rPr>
      </w:pPr>
    </w:p>
    <w:p w14:paraId="6B72110F" w14:textId="77777777" w:rsidR="00C331F2" w:rsidRPr="00067445" w:rsidRDefault="00C331F2" w:rsidP="00067445">
      <w:pPr>
        <w:rPr>
          <w:rFonts w:ascii="Arial" w:hAnsi="Arial" w:cs="Arial"/>
        </w:rPr>
      </w:pPr>
    </w:p>
    <w:p w14:paraId="12055F9E" w14:textId="77777777" w:rsidR="009E62BC" w:rsidRPr="009E62BC" w:rsidRDefault="006E70BD" w:rsidP="003E1049">
      <w:pPr>
        <w:pStyle w:val="ListParagraph"/>
        <w:numPr>
          <w:ilvl w:val="0"/>
          <w:numId w:val="1"/>
        </w:numPr>
        <w:ind w:hanging="270"/>
        <w:rPr>
          <w:rFonts w:ascii="Arial" w:hAnsi="Arial" w:cs="Arial"/>
          <w:sz w:val="22"/>
        </w:rPr>
      </w:pPr>
      <w:r>
        <w:rPr>
          <w:rFonts w:ascii="Arial" w:hAnsi="Arial" w:cs="Arial"/>
          <w:sz w:val="22"/>
        </w:rPr>
        <w:lastRenderedPageBreak/>
        <w:t xml:space="preserve">To change status of </w:t>
      </w:r>
      <w:r w:rsidR="00E40F77" w:rsidRPr="009E62BC">
        <w:rPr>
          <w:rFonts w:ascii="Arial" w:hAnsi="Arial" w:cs="Arial"/>
          <w:sz w:val="22"/>
        </w:rPr>
        <w:t>reviewed</w:t>
      </w:r>
      <w:r w:rsidR="009E62BC" w:rsidRPr="009E62BC">
        <w:rPr>
          <w:rFonts w:ascii="Arial" w:hAnsi="Arial" w:cs="Arial"/>
          <w:sz w:val="22"/>
        </w:rPr>
        <w:t xml:space="preserve"> se</w:t>
      </w:r>
      <w:r>
        <w:rPr>
          <w:rFonts w:ascii="Arial" w:hAnsi="Arial" w:cs="Arial"/>
          <w:sz w:val="22"/>
        </w:rPr>
        <w:t>ction of request, select the</w:t>
      </w:r>
      <w:r w:rsidR="009E62BC" w:rsidRPr="009E62BC">
        <w:rPr>
          <w:rFonts w:ascii="Arial" w:hAnsi="Arial" w:cs="Arial"/>
          <w:sz w:val="22"/>
        </w:rPr>
        <w:t xml:space="preserve"> status (App</w:t>
      </w:r>
      <w:r w:rsidR="00357887">
        <w:rPr>
          <w:rFonts w:ascii="Arial" w:hAnsi="Arial" w:cs="Arial"/>
          <w:sz w:val="22"/>
        </w:rPr>
        <w:t>rove, Information Requested, or</w:t>
      </w:r>
      <w:r w:rsidR="009E62BC" w:rsidRPr="009E62BC">
        <w:rPr>
          <w:rFonts w:ascii="Arial" w:hAnsi="Arial" w:cs="Arial"/>
          <w:sz w:val="22"/>
        </w:rPr>
        <w:t xml:space="preserve"> Rejected) from</w:t>
      </w:r>
      <w:r>
        <w:rPr>
          <w:rFonts w:ascii="Arial" w:hAnsi="Arial" w:cs="Arial"/>
          <w:sz w:val="22"/>
        </w:rPr>
        <w:t xml:space="preserve"> </w:t>
      </w:r>
      <w:r w:rsidR="007B1F68">
        <w:rPr>
          <w:rFonts w:ascii="Arial" w:hAnsi="Arial" w:cs="Arial"/>
          <w:sz w:val="22"/>
        </w:rPr>
        <w:t>drop-down menu accordingly</w:t>
      </w:r>
      <w:r w:rsidR="0016728A">
        <w:rPr>
          <w:rFonts w:ascii="Arial" w:hAnsi="Arial" w:cs="Arial"/>
          <w:sz w:val="22"/>
        </w:rPr>
        <w:t>.</w:t>
      </w:r>
    </w:p>
    <w:p w14:paraId="7331EAEA" w14:textId="77777777" w:rsidR="00E40F77" w:rsidRPr="009E62BC" w:rsidRDefault="006E70BD" w:rsidP="003E1049">
      <w:pPr>
        <w:pStyle w:val="ListParagraph"/>
        <w:numPr>
          <w:ilvl w:val="0"/>
          <w:numId w:val="1"/>
        </w:numPr>
        <w:ind w:hanging="270"/>
        <w:rPr>
          <w:rFonts w:ascii="Arial" w:hAnsi="Arial" w:cs="Arial"/>
          <w:sz w:val="22"/>
        </w:rPr>
      </w:pPr>
      <w:r>
        <w:rPr>
          <w:rFonts w:ascii="Arial" w:hAnsi="Arial" w:cs="Arial"/>
          <w:sz w:val="22"/>
        </w:rPr>
        <w:t xml:space="preserve">Enter the </w:t>
      </w:r>
      <w:r w:rsidR="00E40F77" w:rsidRPr="009E62BC">
        <w:rPr>
          <w:rFonts w:ascii="Arial" w:hAnsi="Arial" w:cs="Arial"/>
          <w:sz w:val="22"/>
        </w:rPr>
        <w:t xml:space="preserve">feedback in respective </w:t>
      </w:r>
      <w:r w:rsidR="00B96219">
        <w:rPr>
          <w:rFonts w:ascii="Arial" w:hAnsi="Arial" w:cs="Arial"/>
          <w:sz w:val="22"/>
        </w:rPr>
        <w:t>comment box</w:t>
      </w:r>
      <w:r w:rsidR="0016728A">
        <w:rPr>
          <w:rFonts w:ascii="Arial" w:hAnsi="Arial" w:cs="Arial"/>
          <w:sz w:val="22"/>
        </w:rPr>
        <w:t>.</w:t>
      </w:r>
    </w:p>
    <w:p w14:paraId="5D0E0DE4" w14:textId="77777777" w:rsidR="009E62BC" w:rsidRDefault="006E70BD" w:rsidP="003E1049">
      <w:pPr>
        <w:pStyle w:val="ListParagraph"/>
        <w:numPr>
          <w:ilvl w:val="0"/>
          <w:numId w:val="1"/>
        </w:numPr>
        <w:ind w:hanging="270"/>
        <w:rPr>
          <w:rFonts w:ascii="Arial" w:hAnsi="Arial" w:cs="Arial"/>
          <w:sz w:val="22"/>
        </w:rPr>
      </w:pPr>
      <w:r>
        <w:rPr>
          <w:rFonts w:ascii="Arial" w:hAnsi="Arial" w:cs="Arial"/>
          <w:sz w:val="22"/>
        </w:rPr>
        <w:t xml:space="preserve">Click on “Next” </w:t>
      </w:r>
      <w:r w:rsidR="009E62BC" w:rsidRPr="009E62BC">
        <w:rPr>
          <w:rFonts w:ascii="Arial" w:hAnsi="Arial" w:cs="Arial"/>
          <w:sz w:val="22"/>
        </w:rPr>
        <w:t>button</w:t>
      </w:r>
      <w:r w:rsidR="0016728A">
        <w:rPr>
          <w:rFonts w:ascii="Arial" w:hAnsi="Arial" w:cs="Arial"/>
          <w:sz w:val="22"/>
        </w:rPr>
        <w:t>.</w:t>
      </w:r>
    </w:p>
    <w:p w14:paraId="7F37B978" w14:textId="77777777" w:rsidR="00A81BD3" w:rsidRPr="00F315C1" w:rsidRDefault="00A81BD3" w:rsidP="00A81BD3">
      <w:pPr>
        <w:pStyle w:val="ListParagraph"/>
        <w:ind w:left="360"/>
        <w:rPr>
          <w:rFonts w:ascii="Arial" w:hAnsi="Arial" w:cs="Arial"/>
          <w:sz w:val="22"/>
        </w:rPr>
      </w:pPr>
    </w:p>
    <w:p w14:paraId="17D3220A" w14:textId="77777777" w:rsidR="00AA1216" w:rsidRDefault="00AD07D1" w:rsidP="00AD07D1">
      <w:pPr>
        <w:pStyle w:val="ListParagraph"/>
        <w:spacing w:after="0"/>
        <w:ind w:left="-900" w:right="-1440"/>
        <w:rPr>
          <w:rFonts w:ascii="Arial" w:hAnsi="Arial" w:cs="Arial"/>
          <w:sz w:val="22"/>
        </w:rPr>
      </w:pPr>
      <w:r w:rsidRPr="00AD07D1">
        <w:rPr>
          <w:rFonts w:ascii="Arial" w:hAnsi="Arial" w:cs="Arial"/>
          <w:noProof/>
          <w:sz w:val="22"/>
        </w:rPr>
        <w:drawing>
          <wp:inline distT="0" distB="0" distL="0" distR="0" wp14:anchorId="75B5103B" wp14:editId="3E3CA850">
            <wp:extent cx="7000875" cy="3889775"/>
            <wp:effectExtent l="152400" t="152400" r="352425" b="358775"/>
            <wp:docPr id="14" name="Picture 14" descr="C:\Users\Momna Ali Shah\Desktop\DRS ITeration 2\d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mna Ali Shah\Desktop\DRS ITeration 2\d6.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69" b="7573"/>
                    <a:stretch/>
                  </pic:blipFill>
                  <pic:spPr bwMode="auto">
                    <a:xfrm>
                      <a:off x="0" y="0"/>
                      <a:ext cx="7024892" cy="39031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9CD8D69" w14:textId="1CE6BC40" w:rsidR="009002B0" w:rsidRPr="003E1049" w:rsidRDefault="003E1049" w:rsidP="003E1049">
      <w:pPr>
        <w:pStyle w:val="Caption"/>
        <w:jc w:val="center"/>
        <w:rPr>
          <w:rFonts w:ascii="Arial" w:hAnsi="Arial" w:cs="Arial"/>
          <w:b/>
          <w:i w:val="0"/>
          <w:color w:val="auto"/>
          <w:sz w:val="22"/>
          <w:szCs w:val="22"/>
        </w:rPr>
      </w:pPr>
      <w:bookmarkStart w:id="150" w:name="_Toc3801754"/>
      <w:r w:rsidRPr="003E1049">
        <w:rPr>
          <w:rFonts w:ascii="Arial" w:hAnsi="Arial" w:cs="Arial"/>
          <w:b/>
          <w:i w:val="0"/>
          <w:color w:val="auto"/>
          <w:sz w:val="22"/>
          <w:szCs w:val="22"/>
        </w:rPr>
        <w:t xml:space="preserve">Figure </w:t>
      </w:r>
      <w:r w:rsidRPr="003E1049">
        <w:rPr>
          <w:rFonts w:ascii="Arial" w:hAnsi="Arial" w:cs="Arial"/>
          <w:b/>
          <w:i w:val="0"/>
          <w:color w:val="auto"/>
          <w:sz w:val="22"/>
          <w:szCs w:val="22"/>
        </w:rPr>
        <w:fldChar w:fldCharType="begin"/>
      </w:r>
      <w:r w:rsidRPr="003E1049">
        <w:rPr>
          <w:rFonts w:ascii="Arial" w:hAnsi="Arial" w:cs="Arial"/>
          <w:b/>
          <w:i w:val="0"/>
          <w:color w:val="auto"/>
          <w:sz w:val="22"/>
          <w:szCs w:val="22"/>
        </w:rPr>
        <w:instrText xml:space="preserve"> SEQ Figure \* ARABIC </w:instrText>
      </w:r>
      <w:r w:rsidRPr="003E1049">
        <w:rPr>
          <w:rFonts w:ascii="Arial" w:hAnsi="Arial" w:cs="Arial"/>
          <w:b/>
          <w:i w:val="0"/>
          <w:color w:val="auto"/>
          <w:sz w:val="22"/>
          <w:szCs w:val="22"/>
        </w:rPr>
        <w:fldChar w:fldCharType="separate"/>
      </w:r>
      <w:r w:rsidR="00CE7487">
        <w:rPr>
          <w:rFonts w:ascii="Arial" w:hAnsi="Arial" w:cs="Arial"/>
          <w:b/>
          <w:i w:val="0"/>
          <w:noProof/>
          <w:color w:val="auto"/>
          <w:sz w:val="22"/>
          <w:szCs w:val="22"/>
        </w:rPr>
        <w:t>12</w:t>
      </w:r>
      <w:r w:rsidRPr="003E1049">
        <w:rPr>
          <w:rFonts w:ascii="Arial" w:hAnsi="Arial" w:cs="Arial"/>
          <w:b/>
          <w:i w:val="0"/>
          <w:color w:val="auto"/>
          <w:sz w:val="22"/>
          <w:szCs w:val="22"/>
        </w:rPr>
        <w:fldChar w:fldCharType="end"/>
      </w:r>
      <w:r w:rsidRPr="003E1049">
        <w:rPr>
          <w:rFonts w:ascii="Arial" w:hAnsi="Arial" w:cs="Arial"/>
          <w:b/>
          <w:i w:val="0"/>
          <w:color w:val="auto"/>
          <w:sz w:val="22"/>
          <w:szCs w:val="22"/>
        </w:rPr>
        <w:t>-</w:t>
      </w:r>
      <w:r w:rsidR="009002B0" w:rsidRPr="003E1049">
        <w:rPr>
          <w:rFonts w:ascii="Arial" w:hAnsi="Arial" w:cs="Arial"/>
          <w:b/>
          <w:i w:val="0"/>
          <w:color w:val="auto"/>
          <w:sz w:val="22"/>
          <w:szCs w:val="22"/>
        </w:rPr>
        <w:t>Review Status</w:t>
      </w:r>
      <w:bookmarkEnd w:id="150"/>
    </w:p>
    <w:p w14:paraId="7DB6BC53" w14:textId="77777777" w:rsidR="0046254C" w:rsidRDefault="0046254C" w:rsidP="00FE592A">
      <w:pPr>
        <w:pStyle w:val="F-FigureTitle"/>
        <w:spacing w:before="0"/>
        <w:ind w:left="-180"/>
        <w:jc w:val="center"/>
      </w:pPr>
    </w:p>
    <w:p w14:paraId="6663AB6B" w14:textId="77777777" w:rsidR="0086255F" w:rsidRDefault="0086255F" w:rsidP="00FE592A">
      <w:pPr>
        <w:pStyle w:val="F-FigureTitle"/>
        <w:spacing w:before="0"/>
        <w:ind w:left="-180"/>
        <w:jc w:val="center"/>
      </w:pPr>
    </w:p>
    <w:p w14:paraId="18B41E09" w14:textId="77777777" w:rsidR="0086255F" w:rsidRDefault="0086255F" w:rsidP="00FE592A">
      <w:pPr>
        <w:pStyle w:val="F-FigureTitle"/>
        <w:spacing w:before="0"/>
        <w:ind w:left="-180"/>
        <w:jc w:val="center"/>
      </w:pPr>
    </w:p>
    <w:p w14:paraId="50F103E7" w14:textId="77777777" w:rsidR="0086255F" w:rsidRDefault="0086255F" w:rsidP="00FE592A">
      <w:pPr>
        <w:pStyle w:val="F-FigureTitle"/>
        <w:spacing w:before="0"/>
        <w:ind w:left="-180"/>
        <w:jc w:val="center"/>
      </w:pPr>
    </w:p>
    <w:p w14:paraId="492F9D71" w14:textId="77777777" w:rsidR="0086255F" w:rsidRDefault="0086255F" w:rsidP="00FE592A">
      <w:pPr>
        <w:pStyle w:val="F-FigureTitle"/>
        <w:spacing w:before="0"/>
        <w:ind w:left="-180"/>
        <w:jc w:val="center"/>
      </w:pPr>
    </w:p>
    <w:p w14:paraId="42B7E0CD" w14:textId="77777777" w:rsidR="0086255F" w:rsidRDefault="0086255F" w:rsidP="00FE592A">
      <w:pPr>
        <w:pStyle w:val="F-FigureTitle"/>
        <w:spacing w:before="0"/>
        <w:ind w:left="-180"/>
        <w:jc w:val="center"/>
      </w:pPr>
    </w:p>
    <w:p w14:paraId="2337EFC4" w14:textId="77777777" w:rsidR="0086255F" w:rsidRDefault="0086255F" w:rsidP="00FE592A">
      <w:pPr>
        <w:pStyle w:val="F-FigureTitle"/>
        <w:spacing w:before="0"/>
        <w:ind w:left="-180"/>
        <w:jc w:val="center"/>
      </w:pPr>
    </w:p>
    <w:p w14:paraId="33F5FD22" w14:textId="77777777" w:rsidR="0086255F" w:rsidRDefault="0086255F" w:rsidP="00FE592A">
      <w:pPr>
        <w:pStyle w:val="F-FigureTitle"/>
        <w:spacing w:before="0"/>
        <w:ind w:left="-180"/>
        <w:jc w:val="center"/>
      </w:pPr>
    </w:p>
    <w:p w14:paraId="7EFCCD66" w14:textId="77777777" w:rsidR="00850FF1" w:rsidRDefault="00850FF1" w:rsidP="00FE592A">
      <w:pPr>
        <w:pStyle w:val="F-FigureTitle"/>
        <w:spacing w:before="0"/>
        <w:ind w:left="-180"/>
        <w:jc w:val="center"/>
      </w:pPr>
    </w:p>
    <w:p w14:paraId="4360D045" w14:textId="77777777" w:rsidR="00850FF1" w:rsidRDefault="00850FF1" w:rsidP="00FE592A">
      <w:pPr>
        <w:pStyle w:val="F-FigureTitle"/>
        <w:spacing w:before="0"/>
        <w:ind w:left="-180"/>
        <w:jc w:val="center"/>
      </w:pPr>
    </w:p>
    <w:p w14:paraId="7422B79D" w14:textId="77777777" w:rsidR="00E35DC7" w:rsidRDefault="00E35DC7" w:rsidP="00FE592A">
      <w:pPr>
        <w:pStyle w:val="F-FigureTitle"/>
        <w:spacing w:before="0"/>
        <w:ind w:left="-180"/>
        <w:jc w:val="center"/>
      </w:pPr>
    </w:p>
    <w:p w14:paraId="72EAE5FD" w14:textId="77777777" w:rsidR="00B6450F" w:rsidRDefault="0000699A" w:rsidP="00B6450F">
      <w:pPr>
        <w:rPr>
          <w:rFonts w:ascii="Arial" w:hAnsi="Arial" w:cs="Arial"/>
        </w:rPr>
      </w:pPr>
      <w:r>
        <w:rPr>
          <w:rFonts w:ascii="Arial" w:hAnsi="Arial" w:cs="Arial"/>
        </w:rPr>
        <w:lastRenderedPageBreak/>
        <w:t xml:space="preserve">By </w:t>
      </w:r>
      <w:r w:rsidR="006E70BD">
        <w:rPr>
          <w:rFonts w:ascii="Arial" w:hAnsi="Arial" w:cs="Arial"/>
        </w:rPr>
        <w:t xml:space="preserve">clicking on </w:t>
      </w:r>
      <w:r w:rsidR="00C90A17" w:rsidRPr="00C90A17">
        <w:rPr>
          <w:rFonts w:ascii="Arial" w:hAnsi="Arial" w:cs="Arial"/>
        </w:rPr>
        <w:t>“Next”</w:t>
      </w:r>
      <w:r w:rsidR="0085734A">
        <w:rPr>
          <w:rFonts w:ascii="Arial" w:hAnsi="Arial" w:cs="Arial"/>
        </w:rPr>
        <w:t xml:space="preserve"> button</w:t>
      </w:r>
      <w:r w:rsidR="00C90A17" w:rsidRPr="00C90A17">
        <w:rPr>
          <w:rFonts w:ascii="Arial" w:hAnsi="Arial" w:cs="Arial"/>
        </w:rPr>
        <w:t xml:space="preserve">, </w:t>
      </w:r>
      <w:r w:rsidR="0085734A">
        <w:rPr>
          <w:rFonts w:ascii="Arial" w:hAnsi="Arial" w:cs="Arial"/>
        </w:rPr>
        <w:t>a page will appear that displays</w:t>
      </w:r>
      <w:r w:rsidR="006E70BD">
        <w:rPr>
          <w:rFonts w:ascii="Arial" w:hAnsi="Arial" w:cs="Arial"/>
        </w:rPr>
        <w:t xml:space="preserve"> </w:t>
      </w:r>
      <w:r w:rsidR="00C90A17" w:rsidRPr="00C90A17">
        <w:rPr>
          <w:rFonts w:ascii="Arial" w:hAnsi="Arial" w:cs="Arial"/>
        </w:rPr>
        <w:t>details of request</w:t>
      </w:r>
      <w:r w:rsidR="00A1711B">
        <w:rPr>
          <w:rFonts w:ascii="Arial" w:hAnsi="Arial" w:cs="Arial"/>
        </w:rPr>
        <w:t xml:space="preserve"> under </w:t>
      </w:r>
      <w:r w:rsidR="00A1711B" w:rsidRPr="00C90A17">
        <w:rPr>
          <w:rFonts w:ascii="Arial" w:hAnsi="Arial" w:cs="Arial"/>
        </w:rPr>
        <w:t>“Device Description” section</w:t>
      </w:r>
      <w:r w:rsidR="00A1711B">
        <w:rPr>
          <w:rFonts w:ascii="Arial" w:hAnsi="Arial" w:cs="Arial"/>
        </w:rPr>
        <w:t>.</w:t>
      </w:r>
    </w:p>
    <w:p w14:paraId="388600BD" w14:textId="77777777" w:rsidR="00C90A17" w:rsidRDefault="00C90A17" w:rsidP="000C1FB1">
      <w:pPr>
        <w:spacing w:after="0"/>
        <w:ind w:left="-630"/>
        <w:rPr>
          <w:rFonts w:ascii="Arial" w:hAnsi="Arial" w:cs="Arial"/>
        </w:rPr>
      </w:pPr>
      <w:r w:rsidRPr="00C90A17">
        <w:rPr>
          <w:rFonts w:ascii="Arial" w:hAnsi="Arial" w:cs="Arial"/>
          <w:noProof/>
        </w:rPr>
        <w:drawing>
          <wp:inline distT="0" distB="0" distL="0" distR="0" wp14:anchorId="3811C8B9" wp14:editId="1D4E3BDF">
            <wp:extent cx="6872200" cy="4391025"/>
            <wp:effectExtent l="152400" t="152400" r="367030" b="352425"/>
            <wp:docPr id="1" name="Picture 1" descr="C:\Users\Momna Ali Shah\Desktop\DRS ITeration 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mna Ali Shah\Desktop\DRS ITeration 2\d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5512" b="6713"/>
                    <a:stretch/>
                  </pic:blipFill>
                  <pic:spPr bwMode="auto">
                    <a:xfrm>
                      <a:off x="0" y="0"/>
                      <a:ext cx="6891088" cy="44030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D726CF" w14:textId="09B33C06" w:rsidR="000C1FB1" w:rsidRPr="00422FA8" w:rsidRDefault="00422FA8" w:rsidP="00422FA8">
      <w:pPr>
        <w:pStyle w:val="Caption"/>
        <w:jc w:val="center"/>
        <w:rPr>
          <w:rFonts w:ascii="Arial" w:hAnsi="Arial" w:cs="Arial"/>
          <w:b/>
          <w:i w:val="0"/>
          <w:color w:val="auto"/>
          <w:sz w:val="22"/>
          <w:szCs w:val="22"/>
        </w:rPr>
      </w:pPr>
      <w:bookmarkStart w:id="151" w:name="_Toc3801755"/>
      <w:r w:rsidRPr="00422FA8">
        <w:rPr>
          <w:rFonts w:ascii="Arial" w:hAnsi="Arial" w:cs="Arial"/>
          <w:b/>
          <w:i w:val="0"/>
          <w:color w:val="auto"/>
          <w:sz w:val="22"/>
          <w:szCs w:val="22"/>
        </w:rPr>
        <w:t xml:space="preserve">Figure </w:t>
      </w:r>
      <w:r w:rsidRPr="00422FA8">
        <w:rPr>
          <w:rFonts w:ascii="Arial" w:hAnsi="Arial" w:cs="Arial"/>
          <w:b/>
          <w:i w:val="0"/>
          <w:color w:val="auto"/>
          <w:sz w:val="22"/>
          <w:szCs w:val="22"/>
        </w:rPr>
        <w:fldChar w:fldCharType="begin"/>
      </w:r>
      <w:r w:rsidRPr="00422FA8">
        <w:rPr>
          <w:rFonts w:ascii="Arial" w:hAnsi="Arial" w:cs="Arial"/>
          <w:b/>
          <w:i w:val="0"/>
          <w:color w:val="auto"/>
          <w:sz w:val="22"/>
          <w:szCs w:val="22"/>
        </w:rPr>
        <w:instrText xml:space="preserve"> SEQ Figure \* ARABIC </w:instrText>
      </w:r>
      <w:r w:rsidRPr="00422FA8">
        <w:rPr>
          <w:rFonts w:ascii="Arial" w:hAnsi="Arial" w:cs="Arial"/>
          <w:b/>
          <w:i w:val="0"/>
          <w:color w:val="auto"/>
          <w:sz w:val="22"/>
          <w:szCs w:val="22"/>
        </w:rPr>
        <w:fldChar w:fldCharType="separate"/>
      </w:r>
      <w:r w:rsidR="00CE7487">
        <w:rPr>
          <w:rFonts w:ascii="Arial" w:hAnsi="Arial" w:cs="Arial"/>
          <w:b/>
          <w:i w:val="0"/>
          <w:noProof/>
          <w:color w:val="auto"/>
          <w:sz w:val="22"/>
          <w:szCs w:val="22"/>
        </w:rPr>
        <w:t>13</w:t>
      </w:r>
      <w:r w:rsidRPr="00422FA8">
        <w:rPr>
          <w:rFonts w:ascii="Arial" w:hAnsi="Arial" w:cs="Arial"/>
          <w:b/>
          <w:i w:val="0"/>
          <w:color w:val="auto"/>
          <w:sz w:val="22"/>
          <w:szCs w:val="22"/>
        </w:rPr>
        <w:fldChar w:fldCharType="end"/>
      </w:r>
      <w:r w:rsidRPr="00422FA8">
        <w:rPr>
          <w:rFonts w:ascii="Arial" w:hAnsi="Arial" w:cs="Arial"/>
          <w:b/>
          <w:i w:val="0"/>
          <w:color w:val="auto"/>
          <w:sz w:val="22"/>
          <w:szCs w:val="22"/>
        </w:rPr>
        <w:t>-</w:t>
      </w:r>
      <w:r w:rsidR="006E70BD" w:rsidRPr="00422FA8">
        <w:rPr>
          <w:rFonts w:ascii="Arial" w:hAnsi="Arial" w:cs="Arial"/>
          <w:b/>
          <w:i w:val="0"/>
          <w:color w:val="auto"/>
          <w:sz w:val="22"/>
          <w:szCs w:val="22"/>
        </w:rPr>
        <w:t>Review Status</w:t>
      </w:r>
      <w:r w:rsidR="000C1FB1" w:rsidRPr="00422FA8">
        <w:rPr>
          <w:rFonts w:ascii="Arial" w:hAnsi="Arial" w:cs="Arial"/>
          <w:b/>
          <w:i w:val="0"/>
          <w:color w:val="auto"/>
          <w:sz w:val="22"/>
          <w:szCs w:val="22"/>
        </w:rPr>
        <w:t xml:space="preserve"> </w:t>
      </w:r>
      <w:r w:rsidR="006E70BD" w:rsidRPr="00422FA8">
        <w:rPr>
          <w:rFonts w:ascii="Arial" w:hAnsi="Arial" w:cs="Arial"/>
          <w:b/>
          <w:i w:val="0"/>
          <w:color w:val="auto"/>
          <w:sz w:val="22"/>
          <w:szCs w:val="22"/>
        </w:rPr>
        <w:t>2</w:t>
      </w:r>
      <w:bookmarkEnd w:id="151"/>
    </w:p>
    <w:p w14:paraId="63F88600" w14:textId="77777777" w:rsidR="00C90A17" w:rsidRDefault="0085734A" w:rsidP="00B6450F">
      <w:pPr>
        <w:rPr>
          <w:rFonts w:ascii="Arial" w:hAnsi="Arial" w:cs="Arial"/>
        </w:rPr>
      </w:pPr>
      <w:r>
        <w:rPr>
          <w:rFonts w:ascii="Arial" w:hAnsi="Arial" w:cs="Arial"/>
        </w:rPr>
        <w:t>Perform</w:t>
      </w:r>
      <w:r w:rsidR="00C90A17" w:rsidRPr="00C90A17">
        <w:rPr>
          <w:rFonts w:ascii="Arial" w:hAnsi="Arial" w:cs="Arial"/>
        </w:rPr>
        <w:t xml:space="preserve"> steps 5-7</w:t>
      </w:r>
      <w:r>
        <w:rPr>
          <w:rFonts w:ascii="Arial" w:hAnsi="Arial" w:cs="Arial"/>
        </w:rPr>
        <w:t xml:space="preserve"> to change status of the above section. </w:t>
      </w:r>
    </w:p>
    <w:p w14:paraId="50398DAF" w14:textId="77777777" w:rsidR="0086255F" w:rsidRDefault="0086255F" w:rsidP="00B6450F">
      <w:pPr>
        <w:rPr>
          <w:rFonts w:ascii="Arial" w:hAnsi="Arial" w:cs="Arial"/>
        </w:rPr>
      </w:pPr>
    </w:p>
    <w:p w14:paraId="4AFD4AB1" w14:textId="77777777" w:rsidR="0086255F" w:rsidRDefault="0086255F" w:rsidP="00B6450F">
      <w:pPr>
        <w:rPr>
          <w:rFonts w:ascii="Arial" w:hAnsi="Arial" w:cs="Arial"/>
        </w:rPr>
      </w:pPr>
    </w:p>
    <w:p w14:paraId="72273327" w14:textId="77777777" w:rsidR="0086255F" w:rsidRDefault="0086255F" w:rsidP="00B6450F">
      <w:pPr>
        <w:rPr>
          <w:rFonts w:ascii="Arial" w:hAnsi="Arial" w:cs="Arial"/>
        </w:rPr>
      </w:pPr>
    </w:p>
    <w:p w14:paraId="64E24A9D" w14:textId="77777777" w:rsidR="0086255F" w:rsidRDefault="0086255F" w:rsidP="00B6450F">
      <w:pPr>
        <w:rPr>
          <w:rFonts w:ascii="Arial" w:hAnsi="Arial" w:cs="Arial"/>
        </w:rPr>
      </w:pPr>
    </w:p>
    <w:p w14:paraId="58555528" w14:textId="77777777" w:rsidR="0086255F" w:rsidRDefault="0086255F" w:rsidP="00B6450F">
      <w:pPr>
        <w:rPr>
          <w:rFonts w:ascii="Arial" w:hAnsi="Arial" w:cs="Arial"/>
        </w:rPr>
      </w:pPr>
    </w:p>
    <w:p w14:paraId="5CB0BD7D" w14:textId="77777777" w:rsidR="0086255F" w:rsidRDefault="0086255F" w:rsidP="00B6450F">
      <w:pPr>
        <w:rPr>
          <w:rFonts w:ascii="Arial" w:hAnsi="Arial" w:cs="Arial"/>
        </w:rPr>
      </w:pPr>
    </w:p>
    <w:p w14:paraId="03625C13" w14:textId="77777777" w:rsidR="0086255F" w:rsidRDefault="0086255F" w:rsidP="00B6450F">
      <w:pPr>
        <w:rPr>
          <w:rFonts w:ascii="Arial" w:hAnsi="Arial" w:cs="Arial"/>
        </w:rPr>
      </w:pPr>
    </w:p>
    <w:p w14:paraId="6F72FB73" w14:textId="77777777" w:rsidR="0086255F" w:rsidRDefault="0086255F" w:rsidP="00B6450F">
      <w:pPr>
        <w:rPr>
          <w:rFonts w:ascii="Arial" w:hAnsi="Arial" w:cs="Arial"/>
        </w:rPr>
      </w:pPr>
    </w:p>
    <w:p w14:paraId="29254D9C" w14:textId="77777777" w:rsidR="00850FF1" w:rsidRDefault="00850FF1" w:rsidP="00B6450F">
      <w:pPr>
        <w:rPr>
          <w:rFonts w:ascii="Arial" w:hAnsi="Arial" w:cs="Arial"/>
        </w:rPr>
      </w:pPr>
    </w:p>
    <w:p w14:paraId="171F23A1" w14:textId="77777777" w:rsidR="00422FA8" w:rsidRDefault="00422FA8" w:rsidP="00B6450F">
      <w:pPr>
        <w:rPr>
          <w:rFonts w:ascii="Arial" w:hAnsi="Arial" w:cs="Arial"/>
        </w:rPr>
      </w:pPr>
    </w:p>
    <w:p w14:paraId="20A695AE" w14:textId="77777777" w:rsidR="0086255F" w:rsidRDefault="0086255F" w:rsidP="005D7D00">
      <w:pPr>
        <w:ind w:left="270"/>
        <w:rPr>
          <w:rFonts w:ascii="Arial" w:hAnsi="Arial" w:cs="Arial"/>
        </w:rPr>
      </w:pPr>
      <w:r>
        <w:rPr>
          <w:rFonts w:ascii="Arial" w:hAnsi="Arial" w:cs="Arial"/>
        </w:rPr>
        <w:lastRenderedPageBreak/>
        <w:t>After changing status of “Device Description”, next section that user will review is “</w:t>
      </w:r>
      <w:r w:rsidR="0000699A">
        <w:rPr>
          <w:rFonts w:ascii="Arial" w:hAnsi="Arial" w:cs="Arial"/>
        </w:rPr>
        <w:t>IMEI Classification Results”.</w:t>
      </w:r>
    </w:p>
    <w:p w14:paraId="31C904E9" w14:textId="77777777" w:rsidR="0085734A" w:rsidRPr="006E70BD" w:rsidRDefault="00231BF3" w:rsidP="003E1049">
      <w:pPr>
        <w:pStyle w:val="ListParagraph"/>
        <w:numPr>
          <w:ilvl w:val="0"/>
          <w:numId w:val="1"/>
        </w:numPr>
        <w:ind w:left="270" w:hanging="270"/>
        <w:rPr>
          <w:rFonts w:ascii="Arial" w:hAnsi="Arial" w:cs="Arial"/>
          <w:sz w:val="22"/>
        </w:rPr>
      </w:pPr>
      <w:r w:rsidRPr="006E70BD">
        <w:rPr>
          <w:rFonts w:ascii="Arial" w:hAnsi="Arial" w:cs="Arial"/>
          <w:sz w:val="22"/>
        </w:rPr>
        <w:t>T</w:t>
      </w:r>
      <w:r w:rsidR="0085734A" w:rsidRPr="006E70BD">
        <w:rPr>
          <w:rFonts w:ascii="Arial" w:hAnsi="Arial" w:cs="Arial"/>
          <w:sz w:val="22"/>
        </w:rPr>
        <w:t>o share report with particular requester (</w:t>
      </w:r>
      <w:r w:rsidRPr="006E70BD">
        <w:rPr>
          <w:rFonts w:ascii="Arial" w:hAnsi="Arial" w:cs="Arial"/>
          <w:sz w:val="22"/>
        </w:rPr>
        <w:t>i.e. Importer/E</w:t>
      </w:r>
      <w:r w:rsidR="0085734A" w:rsidRPr="006E70BD">
        <w:rPr>
          <w:rFonts w:ascii="Arial" w:hAnsi="Arial" w:cs="Arial"/>
          <w:sz w:val="22"/>
        </w:rPr>
        <w:t>xporter)</w:t>
      </w:r>
      <w:r w:rsidR="00357887">
        <w:rPr>
          <w:rFonts w:ascii="Arial" w:hAnsi="Arial" w:cs="Arial"/>
          <w:sz w:val="22"/>
        </w:rPr>
        <w:t xml:space="preserve">, check </w:t>
      </w:r>
      <w:r w:rsidRPr="006E70BD">
        <w:rPr>
          <w:rFonts w:ascii="Arial" w:hAnsi="Arial" w:cs="Arial"/>
          <w:sz w:val="22"/>
        </w:rPr>
        <w:t xml:space="preserve">the check </w:t>
      </w:r>
      <w:r w:rsidR="008E2C85" w:rsidRPr="006E70BD">
        <w:rPr>
          <w:rFonts w:ascii="Arial" w:hAnsi="Arial" w:cs="Arial"/>
          <w:sz w:val="22"/>
        </w:rPr>
        <w:t>box</w:t>
      </w:r>
      <w:r w:rsidR="008E2C85">
        <w:rPr>
          <w:rFonts w:ascii="Arial" w:hAnsi="Arial" w:cs="Arial"/>
          <w:sz w:val="22"/>
        </w:rPr>
        <w:t xml:space="preserve"> against</w:t>
      </w:r>
      <w:r w:rsidR="00357887">
        <w:rPr>
          <w:rFonts w:ascii="Arial" w:hAnsi="Arial" w:cs="Arial"/>
          <w:sz w:val="22"/>
        </w:rPr>
        <w:t xml:space="preserve"> the “Show Report to User</w:t>
      </w:r>
      <w:r w:rsidR="008E2C85">
        <w:rPr>
          <w:rFonts w:ascii="Arial" w:hAnsi="Arial" w:cs="Arial"/>
          <w:sz w:val="22"/>
        </w:rPr>
        <w:t>” field</w:t>
      </w:r>
      <w:r w:rsidR="0016728A">
        <w:rPr>
          <w:rFonts w:ascii="Arial" w:hAnsi="Arial" w:cs="Arial"/>
          <w:sz w:val="22"/>
        </w:rPr>
        <w:t>.</w:t>
      </w:r>
      <w:r w:rsidRPr="006E70BD">
        <w:rPr>
          <w:rFonts w:ascii="Arial" w:hAnsi="Arial" w:cs="Arial"/>
          <w:sz w:val="22"/>
        </w:rPr>
        <w:t xml:space="preserve"> </w:t>
      </w:r>
    </w:p>
    <w:p w14:paraId="07CE2A2D" w14:textId="77777777" w:rsidR="0086255F" w:rsidRDefault="00020FAA" w:rsidP="000C1FB1">
      <w:pPr>
        <w:spacing w:after="0"/>
        <w:ind w:left="-720"/>
        <w:rPr>
          <w:rFonts w:ascii="Arial" w:hAnsi="Arial" w:cs="Arial"/>
        </w:rPr>
      </w:pPr>
      <w:r w:rsidRPr="00020FAA">
        <w:rPr>
          <w:rFonts w:ascii="Arial" w:hAnsi="Arial" w:cs="Arial"/>
          <w:noProof/>
        </w:rPr>
        <w:drawing>
          <wp:inline distT="0" distB="0" distL="0" distR="0" wp14:anchorId="5D5BAB9B" wp14:editId="20D35218">
            <wp:extent cx="6991350" cy="4866394"/>
            <wp:effectExtent l="152400" t="152400" r="361950" b="353695"/>
            <wp:docPr id="2" name="Picture 2" descr="C:\Users\Momna Ali Shah\Desktop\DRS ITeration 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mna Ali Shah\Desktop\DRS ITeration 2\d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5478" b="6271"/>
                    <a:stretch/>
                  </pic:blipFill>
                  <pic:spPr bwMode="auto">
                    <a:xfrm>
                      <a:off x="0" y="0"/>
                      <a:ext cx="7007528" cy="48776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34B76C" w14:textId="340B30EA" w:rsidR="000C1FB1" w:rsidRPr="00A13703" w:rsidRDefault="00422FA8" w:rsidP="00A13703">
      <w:pPr>
        <w:pStyle w:val="Caption"/>
        <w:jc w:val="center"/>
        <w:rPr>
          <w:rFonts w:ascii="Arial" w:hAnsi="Arial" w:cs="Arial"/>
          <w:b/>
          <w:i w:val="0"/>
          <w:color w:val="auto"/>
          <w:sz w:val="22"/>
          <w:szCs w:val="22"/>
        </w:rPr>
      </w:pPr>
      <w:bookmarkStart w:id="152" w:name="_Toc3801756"/>
      <w:r w:rsidRPr="00422FA8">
        <w:rPr>
          <w:rFonts w:ascii="Arial" w:hAnsi="Arial" w:cs="Arial"/>
          <w:b/>
          <w:i w:val="0"/>
          <w:color w:val="auto"/>
          <w:sz w:val="22"/>
          <w:szCs w:val="22"/>
        </w:rPr>
        <w:t xml:space="preserve">Figure </w:t>
      </w:r>
      <w:r w:rsidRPr="00422FA8">
        <w:rPr>
          <w:rFonts w:ascii="Arial" w:hAnsi="Arial" w:cs="Arial"/>
          <w:b/>
          <w:i w:val="0"/>
          <w:color w:val="auto"/>
          <w:sz w:val="22"/>
          <w:szCs w:val="22"/>
        </w:rPr>
        <w:fldChar w:fldCharType="begin"/>
      </w:r>
      <w:r w:rsidRPr="00422FA8">
        <w:rPr>
          <w:rFonts w:ascii="Arial" w:hAnsi="Arial" w:cs="Arial"/>
          <w:b/>
          <w:i w:val="0"/>
          <w:color w:val="auto"/>
          <w:sz w:val="22"/>
          <w:szCs w:val="22"/>
        </w:rPr>
        <w:instrText xml:space="preserve"> SEQ Figure \* ARABIC </w:instrText>
      </w:r>
      <w:r w:rsidRPr="00422FA8">
        <w:rPr>
          <w:rFonts w:ascii="Arial" w:hAnsi="Arial" w:cs="Arial"/>
          <w:b/>
          <w:i w:val="0"/>
          <w:color w:val="auto"/>
          <w:sz w:val="22"/>
          <w:szCs w:val="22"/>
        </w:rPr>
        <w:fldChar w:fldCharType="separate"/>
      </w:r>
      <w:r w:rsidR="00CE7487">
        <w:rPr>
          <w:rFonts w:ascii="Arial" w:hAnsi="Arial" w:cs="Arial"/>
          <w:b/>
          <w:i w:val="0"/>
          <w:noProof/>
          <w:color w:val="auto"/>
          <w:sz w:val="22"/>
          <w:szCs w:val="22"/>
        </w:rPr>
        <w:t>14</w:t>
      </w:r>
      <w:r w:rsidRPr="00422FA8">
        <w:rPr>
          <w:rFonts w:ascii="Arial" w:hAnsi="Arial" w:cs="Arial"/>
          <w:b/>
          <w:i w:val="0"/>
          <w:color w:val="auto"/>
          <w:sz w:val="22"/>
          <w:szCs w:val="22"/>
        </w:rPr>
        <w:fldChar w:fldCharType="end"/>
      </w:r>
      <w:r w:rsidRPr="00422FA8">
        <w:rPr>
          <w:rFonts w:ascii="Arial" w:hAnsi="Arial" w:cs="Arial"/>
          <w:b/>
          <w:i w:val="0"/>
          <w:color w:val="auto"/>
          <w:sz w:val="22"/>
          <w:szCs w:val="22"/>
        </w:rPr>
        <w:t>-</w:t>
      </w:r>
      <w:r w:rsidR="000C1FB1" w:rsidRPr="00422FA8">
        <w:rPr>
          <w:rFonts w:ascii="Arial" w:hAnsi="Arial" w:cs="Arial"/>
          <w:b/>
          <w:i w:val="0"/>
          <w:color w:val="auto"/>
          <w:sz w:val="22"/>
          <w:szCs w:val="22"/>
        </w:rPr>
        <w:t>Review Status 3</w:t>
      </w:r>
      <w:bookmarkEnd w:id="152"/>
    </w:p>
    <w:p w14:paraId="006D711F" w14:textId="77777777" w:rsidR="00231BF3" w:rsidRDefault="00231BF3" w:rsidP="00231BF3">
      <w:pPr>
        <w:rPr>
          <w:rFonts w:ascii="Arial" w:hAnsi="Arial" w:cs="Arial"/>
        </w:rPr>
      </w:pPr>
      <w:bookmarkStart w:id="153" w:name="_GoBack"/>
      <w:bookmarkEnd w:id="153"/>
      <w:r>
        <w:rPr>
          <w:rFonts w:ascii="Arial" w:hAnsi="Arial" w:cs="Arial"/>
        </w:rPr>
        <w:t>Perform</w:t>
      </w:r>
      <w:r w:rsidRPr="00C90A17">
        <w:rPr>
          <w:rFonts w:ascii="Arial" w:hAnsi="Arial" w:cs="Arial"/>
        </w:rPr>
        <w:t xml:space="preserve"> steps 5-7</w:t>
      </w:r>
      <w:r>
        <w:rPr>
          <w:rFonts w:ascii="Arial" w:hAnsi="Arial" w:cs="Arial"/>
        </w:rPr>
        <w:t xml:space="preserve"> to change status of the above section. </w:t>
      </w:r>
    </w:p>
    <w:p w14:paraId="01995F4C" w14:textId="77777777" w:rsidR="006E70BD" w:rsidRDefault="006E70BD" w:rsidP="006E70BD">
      <w:pPr>
        <w:ind w:hanging="90"/>
        <w:rPr>
          <w:rFonts w:ascii="Arial" w:hAnsi="Arial" w:cs="Arial"/>
        </w:rPr>
      </w:pPr>
    </w:p>
    <w:p w14:paraId="73E9A074" w14:textId="77777777" w:rsidR="008E2C85" w:rsidRDefault="008E2C85" w:rsidP="008E2C85">
      <w:pPr>
        <w:rPr>
          <w:rFonts w:ascii="Arial" w:hAnsi="Arial" w:cs="Arial"/>
        </w:rPr>
      </w:pPr>
    </w:p>
    <w:p w14:paraId="64BD702B" w14:textId="77777777" w:rsidR="004270A4" w:rsidRDefault="004270A4" w:rsidP="008E2C85">
      <w:pPr>
        <w:rPr>
          <w:rFonts w:ascii="Arial" w:hAnsi="Arial" w:cs="Arial"/>
        </w:rPr>
      </w:pPr>
    </w:p>
    <w:p w14:paraId="52851409" w14:textId="77777777" w:rsidR="00850FF1" w:rsidRDefault="00850FF1" w:rsidP="008E2C85">
      <w:pPr>
        <w:rPr>
          <w:rFonts w:ascii="Arial" w:hAnsi="Arial" w:cs="Arial"/>
        </w:rPr>
      </w:pPr>
    </w:p>
    <w:p w14:paraId="565E851E" w14:textId="77777777" w:rsidR="00422FA8" w:rsidRDefault="00422FA8" w:rsidP="008E2C85">
      <w:pPr>
        <w:rPr>
          <w:rFonts w:ascii="Arial" w:hAnsi="Arial" w:cs="Arial"/>
        </w:rPr>
      </w:pPr>
    </w:p>
    <w:p w14:paraId="0325C6AA" w14:textId="77777777" w:rsidR="00A13703" w:rsidRDefault="00A13703" w:rsidP="008E2C85">
      <w:pPr>
        <w:rPr>
          <w:rFonts w:ascii="Arial" w:hAnsi="Arial" w:cs="Arial"/>
        </w:rPr>
      </w:pPr>
    </w:p>
    <w:p w14:paraId="5B431769" w14:textId="77777777" w:rsidR="00422FA8" w:rsidRDefault="00422FA8" w:rsidP="008E2C85">
      <w:pPr>
        <w:rPr>
          <w:rFonts w:ascii="Arial" w:hAnsi="Arial" w:cs="Arial"/>
        </w:rPr>
      </w:pPr>
    </w:p>
    <w:p w14:paraId="37E60511" w14:textId="77777777" w:rsidR="00231BF3" w:rsidRDefault="00231BF3" w:rsidP="007E4AAA">
      <w:pPr>
        <w:spacing w:line="240" w:lineRule="auto"/>
        <w:ind w:left="-90"/>
        <w:rPr>
          <w:rFonts w:ascii="Arial" w:hAnsi="Arial" w:cs="Arial"/>
        </w:rPr>
      </w:pPr>
      <w:r>
        <w:rPr>
          <w:rFonts w:ascii="Arial" w:hAnsi="Arial" w:cs="Arial"/>
        </w:rPr>
        <w:lastRenderedPageBreak/>
        <w:t xml:space="preserve"> After reviewing “IMEI Classification Results” section, a page will appear that displays “IMEI Registration Status” s</w:t>
      </w:r>
      <w:r w:rsidR="0000699A">
        <w:rPr>
          <w:rFonts w:ascii="Arial" w:hAnsi="Arial" w:cs="Arial"/>
        </w:rPr>
        <w:t>ection.</w:t>
      </w:r>
    </w:p>
    <w:p w14:paraId="0E5D3991" w14:textId="77777777" w:rsidR="006E70BD" w:rsidRDefault="006E70BD" w:rsidP="000C1FB1">
      <w:pPr>
        <w:spacing w:after="0"/>
        <w:ind w:left="-900"/>
        <w:rPr>
          <w:rFonts w:ascii="Arial" w:hAnsi="Arial" w:cs="Arial"/>
        </w:rPr>
      </w:pPr>
      <w:r w:rsidRPr="006E70BD">
        <w:rPr>
          <w:rFonts w:ascii="Arial" w:hAnsi="Arial" w:cs="Arial"/>
          <w:noProof/>
        </w:rPr>
        <w:drawing>
          <wp:inline distT="0" distB="0" distL="0" distR="0" wp14:anchorId="66013510" wp14:editId="575D988D">
            <wp:extent cx="7045249" cy="3609975"/>
            <wp:effectExtent l="152400" t="152400" r="365760" b="352425"/>
            <wp:docPr id="8" name="Picture 8" descr="C:\Users\Momna Ali Shah\Desktop\DRS ITeration 2\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mna Ali Shah\Desktop\DRS ITeration 2\d3.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6932" b="7837"/>
                    <a:stretch/>
                  </pic:blipFill>
                  <pic:spPr bwMode="auto">
                    <a:xfrm>
                      <a:off x="0" y="0"/>
                      <a:ext cx="7067605" cy="36214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7621BB" w14:textId="37167A76" w:rsidR="000C1FB1" w:rsidRPr="00A13703" w:rsidRDefault="00422FA8" w:rsidP="00A13703">
      <w:pPr>
        <w:pStyle w:val="Caption"/>
        <w:jc w:val="center"/>
        <w:rPr>
          <w:rFonts w:ascii="Arial" w:hAnsi="Arial" w:cs="Arial"/>
          <w:b/>
          <w:i w:val="0"/>
          <w:color w:val="auto"/>
          <w:sz w:val="22"/>
          <w:szCs w:val="22"/>
        </w:rPr>
      </w:pPr>
      <w:bookmarkStart w:id="154" w:name="_Toc3801757"/>
      <w:r w:rsidRPr="00422FA8">
        <w:rPr>
          <w:rFonts w:ascii="Arial" w:hAnsi="Arial" w:cs="Arial"/>
          <w:b/>
          <w:i w:val="0"/>
          <w:color w:val="auto"/>
          <w:sz w:val="22"/>
          <w:szCs w:val="22"/>
        </w:rPr>
        <w:t xml:space="preserve">Figure </w:t>
      </w:r>
      <w:r w:rsidRPr="00422FA8">
        <w:rPr>
          <w:rFonts w:ascii="Arial" w:hAnsi="Arial" w:cs="Arial"/>
          <w:b/>
          <w:i w:val="0"/>
          <w:color w:val="auto"/>
          <w:sz w:val="22"/>
          <w:szCs w:val="22"/>
        </w:rPr>
        <w:fldChar w:fldCharType="begin"/>
      </w:r>
      <w:r w:rsidRPr="00422FA8">
        <w:rPr>
          <w:rFonts w:ascii="Arial" w:hAnsi="Arial" w:cs="Arial"/>
          <w:b/>
          <w:i w:val="0"/>
          <w:color w:val="auto"/>
          <w:sz w:val="22"/>
          <w:szCs w:val="22"/>
        </w:rPr>
        <w:instrText xml:space="preserve"> SEQ Figure \* ARABIC </w:instrText>
      </w:r>
      <w:r w:rsidRPr="00422FA8">
        <w:rPr>
          <w:rFonts w:ascii="Arial" w:hAnsi="Arial" w:cs="Arial"/>
          <w:b/>
          <w:i w:val="0"/>
          <w:color w:val="auto"/>
          <w:sz w:val="22"/>
          <w:szCs w:val="22"/>
        </w:rPr>
        <w:fldChar w:fldCharType="separate"/>
      </w:r>
      <w:r w:rsidR="00CE7487">
        <w:rPr>
          <w:rFonts w:ascii="Arial" w:hAnsi="Arial" w:cs="Arial"/>
          <w:b/>
          <w:i w:val="0"/>
          <w:noProof/>
          <w:color w:val="auto"/>
          <w:sz w:val="22"/>
          <w:szCs w:val="22"/>
        </w:rPr>
        <w:t>15</w:t>
      </w:r>
      <w:r w:rsidRPr="00422FA8">
        <w:rPr>
          <w:rFonts w:ascii="Arial" w:hAnsi="Arial" w:cs="Arial"/>
          <w:b/>
          <w:i w:val="0"/>
          <w:color w:val="auto"/>
          <w:sz w:val="22"/>
          <w:szCs w:val="22"/>
        </w:rPr>
        <w:fldChar w:fldCharType="end"/>
      </w:r>
      <w:r w:rsidRPr="00422FA8">
        <w:rPr>
          <w:rFonts w:ascii="Arial" w:hAnsi="Arial" w:cs="Arial"/>
          <w:b/>
          <w:i w:val="0"/>
          <w:color w:val="auto"/>
          <w:sz w:val="22"/>
          <w:szCs w:val="22"/>
        </w:rPr>
        <w:t>-</w:t>
      </w:r>
      <w:r w:rsidR="000C1FB1" w:rsidRPr="00422FA8">
        <w:rPr>
          <w:rFonts w:ascii="Arial" w:hAnsi="Arial" w:cs="Arial"/>
          <w:b/>
          <w:i w:val="0"/>
          <w:color w:val="auto"/>
          <w:sz w:val="22"/>
          <w:szCs w:val="22"/>
        </w:rPr>
        <w:t>Review Status 4</w:t>
      </w:r>
      <w:bookmarkEnd w:id="154"/>
    </w:p>
    <w:p w14:paraId="33F8C34C" w14:textId="77777777" w:rsidR="00AA1216" w:rsidRDefault="00AA1216" w:rsidP="006E70BD">
      <w:pPr>
        <w:rPr>
          <w:rFonts w:ascii="Arial" w:hAnsi="Arial" w:cs="Arial"/>
        </w:rPr>
      </w:pPr>
      <w:r w:rsidRPr="00AA1216">
        <w:rPr>
          <w:rFonts w:ascii="Arial" w:hAnsi="Arial" w:cs="Arial"/>
        </w:rPr>
        <w:t>To change status</w:t>
      </w:r>
      <w:r w:rsidR="00B73E08">
        <w:rPr>
          <w:rFonts w:ascii="Arial" w:hAnsi="Arial" w:cs="Arial"/>
        </w:rPr>
        <w:t xml:space="preserve"> </w:t>
      </w:r>
      <w:r w:rsidRPr="00AA1216">
        <w:rPr>
          <w:rFonts w:ascii="Arial" w:hAnsi="Arial" w:cs="Arial"/>
        </w:rPr>
        <w:t>for every section of the request</w:t>
      </w:r>
      <w:r w:rsidR="000C1FB1">
        <w:rPr>
          <w:rFonts w:ascii="Arial" w:hAnsi="Arial" w:cs="Arial"/>
        </w:rPr>
        <w:t>,</w:t>
      </w:r>
      <w:r w:rsidRPr="00AA1216">
        <w:rPr>
          <w:rFonts w:ascii="Arial" w:hAnsi="Arial" w:cs="Arial"/>
        </w:rPr>
        <w:t xml:space="preserve"> perform steps 5 -7</w:t>
      </w:r>
      <w:r w:rsidR="00917938">
        <w:rPr>
          <w:rFonts w:ascii="Arial" w:hAnsi="Arial" w:cs="Arial"/>
        </w:rPr>
        <w:t>.</w:t>
      </w:r>
    </w:p>
    <w:p w14:paraId="69691592" w14:textId="77777777" w:rsidR="000A001B" w:rsidRDefault="000A001B" w:rsidP="00AA1216">
      <w:pPr>
        <w:rPr>
          <w:rFonts w:ascii="Arial" w:hAnsi="Arial" w:cs="Arial"/>
        </w:rPr>
      </w:pPr>
    </w:p>
    <w:p w14:paraId="7F6D6F81" w14:textId="77777777" w:rsidR="000A001B" w:rsidRDefault="000A001B" w:rsidP="00AA1216">
      <w:pPr>
        <w:rPr>
          <w:rFonts w:ascii="Arial" w:hAnsi="Arial" w:cs="Arial"/>
        </w:rPr>
      </w:pPr>
    </w:p>
    <w:p w14:paraId="245BB687" w14:textId="77777777" w:rsidR="006E70BD" w:rsidRDefault="006E70BD" w:rsidP="00AA1216">
      <w:pPr>
        <w:rPr>
          <w:rFonts w:ascii="Arial" w:hAnsi="Arial" w:cs="Arial"/>
        </w:rPr>
      </w:pPr>
    </w:p>
    <w:p w14:paraId="6D762CE3" w14:textId="77777777" w:rsidR="006E70BD" w:rsidRDefault="006E70BD" w:rsidP="00AA1216">
      <w:pPr>
        <w:rPr>
          <w:rFonts w:ascii="Arial" w:hAnsi="Arial" w:cs="Arial"/>
        </w:rPr>
      </w:pPr>
    </w:p>
    <w:p w14:paraId="69A4E41E" w14:textId="77777777" w:rsidR="006E70BD" w:rsidRDefault="006E70BD" w:rsidP="00AA1216">
      <w:pPr>
        <w:rPr>
          <w:rFonts w:ascii="Arial" w:hAnsi="Arial" w:cs="Arial"/>
        </w:rPr>
      </w:pPr>
    </w:p>
    <w:p w14:paraId="75D04337" w14:textId="77777777" w:rsidR="006E70BD" w:rsidRDefault="006E70BD" w:rsidP="00AA1216">
      <w:pPr>
        <w:rPr>
          <w:rFonts w:ascii="Arial" w:hAnsi="Arial" w:cs="Arial"/>
        </w:rPr>
      </w:pPr>
    </w:p>
    <w:p w14:paraId="51AF7989" w14:textId="77777777" w:rsidR="006E70BD" w:rsidRDefault="006E70BD" w:rsidP="00AA1216">
      <w:pPr>
        <w:rPr>
          <w:rFonts w:ascii="Arial" w:hAnsi="Arial" w:cs="Arial"/>
        </w:rPr>
      </w:pPr>
    </w:p>
    <w:p w14:paraId="53D64D9E" w14:textId="77777777" w:rsidR="006E70BD" w:rsidRDefault="006E70BD" w:rsidP="00AA1216">
      <w:pPr>
        <w:rPr>
          <w:rFonts w:ascii="Arial" w:hAnsi="Arial" w:cs="Arial"/>
        </w:rPr>
      </w:pPr>
    </w:p>
    <w:p w14:paraId="5F6C7FDC" w14:textId="77777777" w:rsidR="003B5421" w:rsidRDefault="003B5421" w:rsidP="00AA1216">
      <w:pPr>
        <w:rPr>
          <w:rFonts w:ascii="Arial" w:hAnsi="Arial" w:cs="Arial"/>
        </w:rPr>
      </w:pPr>
    </w:p>
    <w:p w14:paraId="6072167A" w14:textId="77777777" w:rsidR="00850FF1" w:rsidRDefault="00850FF1" w:rsidP="00AA1216">
      <w:pPr>
        <w:rPr>
          <w:rFonts w:ascii="Arial" w:hAnsi="Arial" w:cs="Arial"/>
        </w:rPr>
      </w:pPr>
    </w:p>
    <w:p w14:paraId="13D53451" w14:textId="77777777" w:rsidR="00850FF1" w:rsidRDefault="00850FF1" w:rsidP="00AA1216">
      <w:pPr>
        <w:rPr>
          <w:rFonts w:ascii="Arial" w:hAnsi="Arial" w:cs="Arial"/>
        </w:rPr>
      </w:pPr>
    </w:p>
    <w:p w14:paraId="7544D3C6" w14:textId="77777777" w:rsidR="003B5421" w:rsidRDefault="003B5421" w:rsidP="00AA1216">
      <w:pPr>
        <w:rPr>
          <w:rFonts w:ascii="Arial" w:hAnsi="Arial" w:cs="Arial"/>
        </w:rPr>
      </w:pPr>
    </w:p>
    <w:p w14:paraId="6C7D56A7" w14:textId="77777777" w:rsidR="00A13703" w:rsidRDefault="00A13703" w:rsidP="00AA1216">
      <w:pPr>
        <w:rPr>
          <w:rFonts w:ascii="Arial" w:hAnsi="Arial" w:cs="Arial"/>
        </w:rPr>
      </w:pPr>
    </w:p>
    <w:p w14:paraId="1F722B19" w14:textId="77777777" w:rsidR="005C0867" w:rsidRDefault="00B73E08" w:rsidP="005C0867">
      <w:pPr>
        <w:pStyle w:val="ListParagraph"/>
        <w:numPr>
          <w:ilvl w:val="0"/>
          <w:numId w:val="1"/>
        </w:numPr>
        <w:spacing w:line="240" w:lineRule="auto"/>
        <w:ind w:left="180" w:hanging="270"/>
        <w:rPr>
          <w:rFonts w:ascii="Arial" w:hAnsi="Arial" w:cs="Arial"/>
          <w:sz w:val="22"/>
        </w:rPr>
      </w:pPr>
      <w:r w:rsidRPr="00D51F34">
        <w:rPr>
          <w:rFonts w:ascii="Arial" w:hAnsi="Arial" w:cs="Arial"/>
          <w:sz w:val="22"/>
        </w:rPr>
        <w:lastRenderedPageBreak/>
        <w:t>After changing the status of last</w:t>
      </w:r>
      <w:r w:rsidR="003D39C4">
        <w:rPr>
          <w:rFonts w:ascii="Arial" w:hAnsi="Arial" w:cs="Arial"/>
          <w:sz w:val="22"/>
        </w:rPr>
        <w:t xml:space="preserve"> </w:t>
      </w:r>
      <w:r w:rsidRPr="00D51F34">
        <w:rPr>
          <w:rFonts w:ascii="Arial" w:hAnsi="Arial" w:cs="Arial"/>
          <w:sz w:val="22"/>
        </w:rPr>
        <w:t>section (i.e. Appr</w:t>
      </w:r>
      <w:r w:rsidR="00B96219">
        <w:rPr>
          <w:rFonts w:ascii="Arial" w:hAnsi="Arial" w:cs="Arial"/>
          <w:sz w:val="22"/>
        </w:rPr>
        <w:t xml:space="preserve">oval Documents) of the request, </w:t>
      </w:r>
      <w:r w:rsidR="00AA1216" w:rsidRPr="00D51F34">
        <w:rPr>
          <w:rFonts w:ascii="Arial" w:hAnsi="Arial" w:cs="Arial"/>
          <w:sz w:val="22"/>
        </w:rPr>
        <w:t>click on “Finish” button</w:t>
      </w:r>
      <w:r w:rsidR="0016728A">
        <w:rPr>
          <w:rFonts w:ascii="Arial" w:hAnsi="Arial" w:cs="Arial"/>
          <w:sz w:val="22"/>
        </w:rPr>
        <w:t>.</w:t>
      </w:r>
      <w:r w:rsidR="00AA1216" w:rsidRPr="00D51F34">
        <w:rPr>
          <w:rFonts w:ascii="Arial" w:hAnsi="Arial" w:cs="Arial"/>
          <w:sz w:val="22"/>
        </w:rPr>
        <w:t xml:space="preserve"> </w:t>
      </w:r>
    </w:p>
    <w:p w14:paraId="79EC1D3E" w14:textId="77777777" w:rsidR="005C0867" w:rsidRPr="005C0867" w:rsidRDefault="005C0867" w:rsidP="005C0867">
      <w:pPr>
        <w:pStyle w:val="ListParagraph"/>
        <w:spacing w:line="240" w:lineRule="auto"/>
        <w:ind w:left="180"/>
        <w:rPr>
          <w:rFonts w:ascii="Arial" w:hAnsi="Arial" w:cs="Arial"/>
          <w:sz w:val="22"/>
        </w:rPr>
      </w:pPr>
    </w:p>
    <w:p w14:paraId="722AD872" w14:textId="77777777" w:rsidR="00B73E08" w:rsidRPr="00B73E08" w:rsidRDefault="000C1FB1" w:rsidP="00B6450F">
      <w:pPr>
        <w:pStyle w:val="ListParagraph"/>
        <w:spacing w:after="0"/>
        <w:ind w:left="-810"/>
        <w:rPr>
          <w:rFonts w:ascii="Arial" w:hAnsi="Arial" w:cs="Arial"/>
        </w:rPr>
      </w:pPr>
      <w:r w:rsidRPr="000C1FB1">
        <w:rPr>
          <w:rFonts w:ascii="Arial" w:hAnsi="Arial" w:cs="Arial"/>
          <w:noProof/>
        </w:rPr>
        <w:drawing>
          <wp:inline distT="0" distB="0" distL="0" distR="0" wp14:anchorId="3CB24F16" wp14:editId="1F90CE1E">
            <wp:extent cx="6986916" cy="3590925"/>
            <wp:effectExtent l="152400" t="152400" r="366395" b="352425"/>
            <wp:docPr id="10" name="Picture 10" descr="C:\Users\Momna Ali Shah\Desktop\DRS ITeration 2\d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mna Ali Shah\Desktop\DRS ITeration 2\d4.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6925" b="7691"/>
                    <a:stretch/>
                  </pic:blipFill>
                  <pic:spPr bwMode="auto">
                    <a:xfrm>
                      <a:off x="0" y="0"/>
                      <a:ext cx="7008064" cy="36017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0BE703E" w14:textId="5BCFF3E8" w:rsidR="00D51F34" w:rsidRPr="00422FA8" w:rsidRDefault="00422FA8" w:rsidP="00422FA8">
      <w:pPr>
        <w:pStyle w:val="Caption"/>
        <w:ind w:left="180"/>
        <w:jc w:val="center"/>
        <w:rPr>
          <w:rFonts w:ascii="Arial" w:hAnsi="Arial" w:cs="Arial"/>
          <w:b/>
          <w:i w:val="0"/>
          <w:color w:val="auto"/>
          <w:sz w:val="22"/>
          <w:szCs w:val="22"/>
        </w:rPr>
      </w:pPr>
      <w:bookmarkStart w:id="155" w:name="_Toc3801758"/>
      <w:r w:rsidRPr="00422FA8">
        <w:rPr>
          <w:rFonts w:ascii="Arial" w:hAnsi="Arial" w:cs="Arial"/>
          <w:b/>
          <w:i w:val="0"/>
          <w:color w:val="auto"/>
          <w:sz w:val="22"/>
          <w:szCs w:val="22"/>
        </w:rPr>
        <w:t xml:space="preserve">Figure </w:t>
      </w:r>
      <w:r w:rsidRPr="00422FA8">
        <w:rPr>
          <w:rFonts w:ascii="Arial" w:hAnsi="Arial" w:cs="Arial"/>
          <w:b/>
          <w:i w:val="0"/>
          <w:color w:val="auto"/>
          <w:sz w:val="22"/>
          <w:szCs w:val="22"/>
        </w:rPr>
        <w:fldChar w:fldCharType="begin"/>
      </w:r>
      <w:r w:rsidRPr="00422FA8">
        <w:rPr>
          <w:rFonts w:ascii="Arial" w:hAnsi="Arial" w:cs="Arial"/>
          <w:b/>
          <w:i w:val="0"/>
          <w:color w:val="auto"/>
          <w:sz w:val="22"/>
          <w:szCs w:val="22"/>
        </w:rPr>
        <w:instrText xml:space="preserve"> SEQ Figure \* ARABIC </w:instrText>
      </w:r>
      <w:r w:rsidRPr="00422FA8">
        <w:rPr>
          <w:rFonts w:ascii="Arial" w:hAnsi="Arial" w:cs="Arial"/>
          <w:b/>
          <w:i w:val="0"/>
          <w:color w:val="auto"/>
          <w:sz w:val="22"/>
          <w:szCs w:val="22"/>
        </w:rPr>
        <w:fldChar w:fldCharType="separate"/>
      </w:r>
      <w:r w:rsidR="00CE7487">
        <w:rPr>
          <w:rFonts w:ascii="Arial" w:hAnsi="Arial" w:cs="Arial"/>
          <w:b/>
          <w:i w:val="0"/>
          <w:noProof/>
          <w:color w:val="auto"/>
          <w:sz w:val="22"/>
          <w:szCs w:val="22"/>
        </w:rPr>
        <w:t>16</w:t>
      </w:r>
      <w:r w:rsidRPr="00422FA8">
        <w:rPr>
          <w:rFonts w:ascii="Arial" w:hAnsi="Arial" w:cs="Arial"/>
          <w:b/>
          <w:i w:val="0"/>
          <w:color w:val="auto"/>
          <w:sz w:val="22"/>
          <w:szCs w:val="22"/>
        </w:rPr>
        <w:fldChar w:fldCharType="end"/>
      </w:r>
      <w:r w:rsidRPr="00422FA8">
        <w:rPr>
          <w:rFonts w:ascii="Arial" w:hAnsi="Arial" w:cs="Arial"/>
          <w:b/>
          <w:i w:val="0"/>
          <w:color w:val="auto"/>
          <w:sz w:val="22"/>
          <w:szCs w:val="22"/>
        </w:rPr>
        <w:t>-</w:t>
      </w:r>
      <w:r w:rsidR="00B6450F" w:rsidRPr="00422FA8">
        <w:rPr>
          <w:rFonts w:ascii="Arial" w:hAnsi="Arial" w:cs="Arial"/>
          <w:b/>
          <w:i w:val="0"/>
          <w:color w:val="auto"/>
          <w:sz w:val="22"/>
          <w:szCs w:val="22"/>
        </w:rPr>
        <w:t>Review Status</w:t>
      </w:r>
      <w:r w:rsidR="000C1FB1" w:rsidRPr="00422FA8">
        <w:rPr>
          <w:rFonts w:ascii="Arial" w:hAnsi="Arial" w:cs="Arial"/>
          <w:b/>
          <w:i w:val="0"/>
          <w:color w:val="auto"/>
          <w:sz w:val="22"/>
          <w:szCs w:val="22"/>
        </w:rPr>
        <w:t xml:space="preserve"> 5</w:t>
      </w:r>
      <w:bookmarkEnd w:id="155"/>
    </w:p>
    <w:p w14:paraId="54E4EAD7" w14:textId="77777777" w:rsidR="00D51F34" w:rsidRDefault="00D51F34" w:rsidP="00B6450F">
      <w:pPr>
        <w:pStyle w:val="ListParagraph"/>
        <w:tabs>
          <w:tab w:val="left" w:pos="450"/>
        </w:tabs>
        <w:spacing w:after="0" w:line="276" w:lineRule="auto"/>
        <w:ind w:left="270"/>
        <w:rPr>
          <w:rFonts w:ascii="Arial" w:hAnsi="Arial" w:cs="Arial"/>
          <w:sz w:val="22"/>
        </w:rPr>
      </w:pPr>
    </w:p>
    <w:p w14:paraId="6D121EBB" w14:textId="77777777" w:rsidR="00D51F34" w:rsidRDefault="00D51F34" w:rsidP="00D51F34">
      <w:pPr>
        <w:pStyle w:val="ListParagraph"/>
        <w:tabs>
          <w:tab w:val="left" w:pos="450"/>
        </w:tabs>
        <w:spacing w:line="276" w:lineRule="auto"/>
        <w:ind w:left="270"/>
        <w:rPr>
          <w:rFonts w:ascii="Arial" w:hAnsi="Arial" w:cs="Arial"/>
          <w:sz w:val="22"/>
        </w:rPr>
      </w:pPr>
    </w:p>
    <w:p w14:paraId="6B31E9F6" w14:textId="77777777" w:rsidR="00D51F34" w:rsidRDefault="00D51F34" w:rsidP="00D51F34">
      <w:pPr>
        <w:pStyle w:val="ListParagraph"/>
        <w:tabs>
          <w:tab w:val="left" w:pos="450"/>
        </w:tabs>
        <w:spacing w:line="276" w:lineRule="auto"/>
        <w:ind w:left="270"/>
        <w:rPr>
          <w:rFonts w:ascii="Arial" w:hAnsi="Arial" w:cs="Arial"/>
          <w:sz w:val="22"/>
        </w:rPr>
      </w:pPr>
    </w:p>
    <w:p w14:paraId="74E97049" w14:textId="77777777" w:rsidR="00D51F34" w:rsidRDefault="00D51F34" w:rsidP="00D51F34">
      <w:pPr>
        <w:pStyle w:val="ListParagraph"/>
        <w:tabs>
          <w:tab w:val="left" w:pos="450"/>
        </w:tabs>
        <w:spacing w:line="276" w:lineRule="auto"/>
        <w:ind w:left="270"/>
        <w:rPr>
          <w:rFonts w:ascii="Arial" w:hAnsi="Arial" w:cs="Arial"/>
          <w:sz w:val="22"/>
        </w:rPr>
      </w:pPr>
    </w:p>
    <w:p w14:paraId="3A858C58" w14:textId="77777777" w:rsidR="00D51F34" w:rsidRDefault="00D51F34" w:rsidP="00D51F34">
      <w:pPr>
        <w:pStyle w:val="ListParagraph"/>
        <w:tabs>
          <w:tab w:val="left" w:pos="450"/>
        </w:tabs>
        <w:spacing w:line="276" w:lineRule="auto"/>
        <w:ind w:left="270"/>
        <w:rPr>
          <w:rFonts w:ascii="Arial" w:hAnsi="Arial" w:cs="Arial"/>
          <w:sz w:val="22"/>
        </w:rPr>
      </w:pPr>
    </w:p>
    <w:p w14:paraId="3065CE22" w14:textId="77777777" w:rsidR="00D51F34" w:rsidRDefault="00D51F34" w:rsidP="00D51F34">
      <w:pPr>
        <w:pStyle w:val="ListParagraph"/>
        <w:tabs>
          <w:tab w:val="left" w:pos="450"/>
        </w:tabs>
        <w:spacing w:line="276" w:lineRule="auto"/>
        <w:ind w:left="270"/>
        <w:rPr>
          <w:rFonts w:ascii="Arial" w:hAnsi="Arial" w:cs="Arial"/>
          <w:sz w:val="22"/>
        </w:rPr>
      </w:pPr>
    </w:p>
    <w:p w14:paraId="4CA1B0BD" w14:textId="77777777" w:rsidR="00D51F34" w:rsidRDefault="00D51F34" w:rsidP="00D51F34">
      <w:pPr>
        <w:pStyle w:val="ListParagraph"/>
        <w:tabs>
          <w:tab w:val="left" w:pos="450"/>
        </w:tabs>
        <w:spacing w:line="276" w:lineRule="auto"/>
        <w:ind w:left="270"/>
        <w:rPr>
          <w:rFonts w:ascii="Arial" w:hAnsi="Arial" w:cs="Arial"/>
          <w:sz w:val="22"/>
        </w:rPr>
      </w:pPr>
    </w:p>
    <w:p w14:paraId="720619F3" w14:textId="77777777" w:rsidR="00D51F34" w:rsidRDefault="00D51F34" w:rsidP="00D51F34">
      <w:pPr>
        <w:pStyle w:val="ListParagraph"/>
        <w:tabs>
          <w:tab w:val="left" w:pos="450"/>
        </w:tabs>
        <w:spacing w:line="276" w:lineRule="auto"/>
        <w:ind w:left="270"/>
        <w:rPr>
          <w:rFonts w:ascii="Arial" w:hAnsi="Arial" w:cs="Arial"/>
          <w:sz w:val="22"/>
        </w:rPr>
      </w:pPr>
    </w:p>
    <w:p w14:paraId="6F1E7091" w14:textId="77777777" w:rsidR="00D51F34" w:rsidRDefault="00D51F34" w:rsidP="00D51F34">
      <w:pPr>
        <w:pStyle w:val="ListParagraph"/>
        <w:tabs>
          <w:tab w:val="left" w:pos="450"/>
        </w:tabs>
        <w:spacing w:line="276" w:lineRule="auto"/>
        <w:ind w:left="270"/>
        <w:rPr>
          <w:rFonts w:ascii="Arial" w:hAnsi="Arial" w:cs="Arial"/>
          <w:sz w:val="22"/>
        </w:rPr>
      </w:pPr>
    </w:p>
    <w:p w14:paraId="7DD15D16" w14:textId="77777777" w:rsidR="00D51F34" w:rsidRDefault="00D51F34" w:rsidP="00D51F34">
      <w:pPr>
        <w:pStyle w:val="ListParagraph"/>
        <w:tabs>
          <w:tab w:val="left" w:pos="450"/>
        </w:tabs>
        <w:spacing w:line="276" w:lineRule="auto"/>
        <w:ind w:left="270"/>
        <w:rPr>
          <w:rFonts w:ascii="Arial" w:hAnsi="Arial" w:cs="Arial"/>
          <w:sz w:val="22"/>
        </w:rPr>
      </w:pPr>
    </w:p>
    <w:p w14:paraId="63ED2347" w14:textId="77777777" w:rsidR="00D51F34" w:rsidRDefault="00D51F34" w:rsidP="00D51F34">
      <w:pPr>
        <w:pStyle w:val="ListParagraph"/>
        <w:tabs>
          <w:tab w:val="left" w:pos="450"/>
        </w:tabs>
        <w:spacing w:line="276" w:lineRule="auto"/>
        <w:ind w:left="270"/>
        <w:rPr>
          <w:rFonts w:ascii="Arial" w:hAnsi="Arial" w:cs="Arial"/>
          <w:sz w:val="22"/>
        </w:rPr>
      </w:pPr>
    </w:p>
    <w:p w14:paraId="1B6F589A" w14:textId="77777777" w:rsidR="00D51F34" w:rsidRDefault="00D51F34" w:rsidP="00D51F34">
      <w:pPr>
        <w:pStyle w:val="ListParagraph"/>
        <w:tabs>
          <w:tab w:val="left" w:pos="450"/>
        </w:tabs>
        <w:spacing w:line="276" w:lineRule="auto"/>
        <w:ind w:left="270"/>
        <w:rPr>
          <w:rFonts w:ascii="Arial" w:hAnsi="Arial" w:cs="Arial"/>
          <w:sz w:val="22"/>
        </w:rPr>
      </w:pPr>
    </w:p>
    <w:p w14:paraId="19A6BE73" w14:textId="77777777" w:rsidR="00D51F34" w:rsidRDefault="00D51F34" w:rsidP="00D51F34">
      <w:pPr>
        <w:pStyle w:val="ListParagraph"/>
        <w:tabs>
          <w:tab w:val="left" w:pos="450"/>
        </w:tabs>
        <w:spacing w:line="276" w:lineRule="auto"/>
        <w:ind w:left="270"/>
        <w:rPr>
          <w:rFonts w:ascii="Arial" w:hAnsi="Arial" w:cs="Arial"/>
          <w:sz w:val="22"/>
        </w:rPr>
      </w:pPr>
    </w:p>
    <w:p w14:paraId="2CE50597" w14:textId="77777777" w:rsidR="000B270E" w:rsidRDefault="000B270E" w:rsidP="00D51F34">
      <w:pPr>
        <w:pStyle w:val="ListParagraph"/>
        <w:tabs>
          <w:tab w:val="left" w:pos="450"/>
        </w:tabs>
        <w:spacing w:line="276" w:lineRule="auto"/>
        <w:ind w:left="270"/>
        <w:rPr>
          <w:rFonts w:ascii="Arial" w:hAnsi="Arial" w:cs="Arial"/>
          <w:sz w:val="22"/>
        </w:rPr>
      </w:pPr>
    </w:p>
    <w:p w14:paraId="69143417" w14:textId="77777777" w:rsidR="000B270E" w:rsidRDefault="000B270E" w:rsidP="00D51F34">
      <w:pPr>
        <w:pStyle w:val="ListParagraph"/>
        <w:tabs>
          <w:tab w:val="left" w:pos="450"/>
        </w:tabs>
        <w:spacing w:line="276" w:lineRule="auto"/>
        <w:ind w:left="270"/>
        <w:rPr>
          <w:rFonts w:ascii="Arial" w:hAnsi="Arial" w:cs="Arial"/>
          <w:sz w:val="22"/>
        </w:rPr>
      </w:pPr>
    </w:p>
    <w:p w14:paraId="471F4613" w14:textId="77777777" w:rsidR="00850FF1" w:rsidRDefault="00850FF1" w:rsidP="00D51F34">
      <w:pPr>
        <w:pStyle w:val="ListParagraph"/>
        <w:tabs>
          <w:tab w:val="left" w:pos="450"/>
        </w:tabs>
        <w:spacing w:line="276" w:lineRule="auto"/>
        <w:ind w:left="270"/>
        <w:rPr>
          <w:rFonts w:ascii="Arial" w:hAnsi="Arial" w:cs="Arial"/>
          <w:sz w:val="22"/>
        </w:rPr>
      </w:pPr>
    </w:p>
    <w:p w14:paraId="15D01A13" w14:textId="77777777" w:rsidR="00850FF1" w:rsidRDefault="00850FF1" w:rsidP="00D51F34">
      <w:pPr>
        <w:pStyle w:val="ListParagraph"/>
        <w:tabs>
          <w:tab w:val="left" w:pos="450"/>
        </w:tabs>
        <w:spacing w:line="276" w:lineRule="auto"/>
        <w:ind w:left="270"/>
        <w:rPr>
          <w:rFonts w:ascii="Arial" w:hAnsi="Arial" w:cs="Arial"/>
          <w:sz w:val="22"/>
        </w:rPr>
      </w:pPr>
    </w:p>
    <w:p w14:paraId="6B851634" w14:textId="77777777" w:rsidR="00B27526" w:rsidRDefault="00B27526" w:rsidP="00D51F34">
      <w:pPr>
        <w:pStyle w:val="ListParagraph"/>
        <w:tabs>
          <w:tab w:val="left" w:pos="450"/>
        </w:tabs>
        <w:spacing w:line="276" w:lineRule="auto"/>
        <w:ind w:left="270"/>
        <w:rPr>
          <w:rFonts w:ascii="Arial" w:hAnsi="Arial" w:cs="Arial"/>
          <w:sz w:val="22"/>
        </w:rPr>
      </w:pPr>
    </w:p>
    <w:p w14:paraId="6BB1B7C8" w14:textId="77777777" w:rsidR="00850FF1" w:rsidRDefault="00850FF1" w:rsidP="00D51F34">
      <w:pPr>
        <w:pStyle w:val="ListParagraph"/>
        <w:tabs>
          <w:tab w:val="left" w:pos="450"/>
        </w:tabs>
        <w:spacing w:line="276" w:lineRule="auto"/>
        <w:ind w:left="270"/>
        <w:rPr>
          <w:rFonts w:ascii="Arial" w:hAnsi="Arial" w:cs="Arial"/>
          <w:sz w:val="22"/>
        </w:rPr>
      </w:pPr>
    </w:p>
    <w:p w14:paraId="1BE46D44" w14:textId="77777777" w:rsidR="00166AD9" w:rsidRDefault="00166AD9" w:rsidP="00D51F34">
      <w:pPr>
        <w:pStyle w:val="ListParagraph"/>
        <w:tabs>
          <w:tab w:val="left" w:pos="450"/>
        </w:tabs>
        <w:spacing w:line="276" w:lineRule="auto"/>
        <w:ind w:left="270"/>
        <w:rPr>
          <w:rFonts w:ascii="Arial" w:hAnsi="Arial" w:cs="Arial"/>
          <w:sz w:val="22"/>
        </w:rPr>
      </w:pPr>
    </w:p>
    <w:p w14:paraId="25409C0D" w14:textId="77777777" w:rsidR="00166AD9" w:rsidRDefault="00166AD9" w:rsidP="00D51F34">
      <w:pPr>
        <w:pStyle w:val="ListParagraph"/>
        <w:tabs>
          <w:tab w:val="left" w:pos="450"/>
        </w:tabs>
        <w:spacing w:line="276" w:lineRule="auto"/>
        <w:ind w:left="270"/>
        <w:rPr>
          <w:rFonts w:ascii="Arial" w:hAnsi="Arial" w:cs="Arial"/>
          <w:sz w:val="22"/>
        </w:rPr>
      </w:pPr>
    </w:p>
    <w:p w14:paraId="3AAF6A1A" w14:textId="77777777" w:rsidR="00166AD9" w:rsidRPr="00166AD9" w:rsidRDefault="00166AD9" w:rsidP="00166AD9">
      <w:pPr>
        <w:pStyle w:val="Heading1"/>
        <w:numPr>
          <w:ilvl w:val="1"/>
          <w:numId w:val="25"/>
        </w:numPr>
        <w:ind w:left="270"/>
        <w:rPr>
          <w:rFonts w:ascii="Arial" w:hAnsi="Arial" w:cs="Arial"/>
          <w:b/>
          <w:color w:val="auto"/>
        </w:rPr>
      </w:pPr>
      <w:bookmarkStart w:id="156" w:name="_Toc3969742"/>
      <w:r w:rsidRPr="00166AD9">
        <w:rPr>
          <w:rFonts w:ascii="Arial" w:hAnsi="Arial" w:cs="Arial"/>
          <w:b/>
          <w:color w:val="auto"/>
        </w:rPr>
        <w:lastRenderedPageBreak/>
        <w:t>Search Particular Request</w:t>
      </w:r>
      <w:bookmarkEnd w:id="156"/>
    </w:p>
    <w:p w14:paraId="768636F1" w14:textId="77777777" w:rsidR="00D51F34" w:rsidRDefault="00D51F34" w:rsidP="00D51F34">
      <w:pPr>
        <w:pStyle w:val="ListParagraph"/>
        <w:tabs>
          <w:tab w:val="left" w:pos="450"/>
        </w:tabs>
        <w:spacing w:line="276" w:lineRule="auto"/>
        <w:ind w:left="270"/>
        <w:rPr>
          <w:rFonts w:ascii="Arial" w:hAnsi="Arial" w:cs="Arial"/>
          <w:sz w:val="22"/>
        </w:rPr>
      </w:pPr>
    </w:p>
    <w:p w14:paraId="15F6B10B" w14:textId="77777777" w:rsidR="00E35DC7" w:rsidRDefault="00E35DC7" w:rsidP="001C78E2">
      <w:pPr>
        <w:pStyle w:val="ListParagraph"/>
        <w:numPr>
          <w:ilvl w:val="0"/>
          <w:numId w:val="26"/>
        </w:numPr>
        <w:ind w:left="540" w:hanging="270"/>
        <w:rPr>
          <w:rFonts w:ascii="Arial" w:hAnsi="Arial" w:cs="Arial"/>
          <w:sz w:val="22"/>
        </w:rPr>
      </w:pPr>
      <w:r>
        <w:rPr>
          <w:rFonts w:ascii="Arial" w:hAnsi="Arial" w:cs="Arial"/>
          <w:sz w:val="22"/>
        </w:rPr>
        <w:t xml:space="preserve">To search any </w:t>
      </w:r>
      <w:r w:rsidR="003F632E">
        <w:rPr>
          <w:rFonts w:ascii="Arial" w:hAnsi="Arial" w:cs="Arial"/>
          <w:sz w:val="22"/>
        </w:rPr>
        <w:t xml:space="preserve">particular </w:t>
      </w:r>
      <w:r>
        <w:rPr>
          <w:rFonts w:ascii="Arial" w:hAnsi="Arial" w:cs="Arial"/>
          <w:sz w:val="22"/>
        </w:rPr>
        <w:t xml:space="preserve">request, click on </w:t>
      </w:r>
      <w:r w:rsidR="002632E9">
        <w:rPr>
          <w:rFonts w:ascii="Arial" w:hAnsi="Arial" w:cs="Arial"/>
          <w:sz w:val="22"/>
        </w:rPr>
        <w:t>“Search Request” tab.</w:t>
      </w:r>
    </w:p>
    <w:p w14:paraId="33F29F48" w14:textId="77777777" w:rsidR="00B73E08" w:rsidRDefault="0097464D" w:rsidP="001C78E2">
      <w:pPr>
        <w:pStyle w:val="ListParagraph"/>
        <w:numPr>
          <w:ilvl w:val="0"/>
          <w:numId w:val="26"/>
        </w:numPr>
        <w:ind w:left="540" w:hanging="270"/>
        <w:rPr>
          <w:rFonts w:ascii="Arial" w:hAnsi="Arial" w:cs="Arial"/>
          <w:sz w:val="22"/>
        </w:rPr>
      </w:pPr>
      <w:r>
        <w:rPr>
          <w:rFonts w:ascii="Arial" w:hAnsi="Arial" w:cs="Arial"/>
          <w:sz w:val="22"/>
        </w:rPr>
        <w:t>E</w:t>
      </w:r>
      <w:r w:rsidR="00B96219">
        <w:rPr>
          <w:rFonts w:ascii="Arial" w:hAnsi="Arial" w:cs="Arial"/>
          <w:sz w:val="22"/>
        </w:rPr>
        <w:t xml:space="preserve">nter </w:t>
      </w:r>
      <w:r w:rsidR="00B73E08">
        <w:rPr>
          <w:rFonts w:ascii="Arial" w:hAnsi="Arial" w:cs="Arial"/>
          <w:sz w:val="22"/>
        </w:rPr>
        <w:t>any</w:t>
      </w:r>
      <w:r w:rsidR="00B73E08" w:rsidRPr="00C01E0F">
        <w:rPr>
          <w:rFonts w:ascii="Arial" w:hAnsi="Arial" w:cs="Arial"/>
          <w:sz w:val="22"/>
        </w:rPr>
        <w:t xml:space="preserve"> </w:t>
      </w:r>
      <w:r w:rsidR="00B73E08">
        <w:rPr>
          <w:rFonts w:ascii="Arial" w:hAnsi="Arial" w:cs="Arial"/>
          <w:sz w:val="22"/>
        </w:rPr>
        <w:t>known information</w:t>
      </w:r>
      <w:r w:rsidR="003F632E" w:rsidRPr="003F632E">
        <w:rPr>
          <w:rFonts w:ascii="Arial" w:hAnsi="Arial" w:cs="Arial"/>
          <w:sz w:val="22"/>
        </w:rPr>
        <w:t xml:space="preserve"> </w:t>
      </w:r>
      <w:r w:rsidR="003F632E">
        <w:rPr>
          <w:rFonts w:ascii="Arial" w:hAnsi="Arial" w:cs="Arial"/>
          <w:sz w:val="22"/>
        </w:rPr>
        <w:t>about the request</w:t>
      </w:r>
      <w:r w:rsidR="00B73E08">
        <w:rPr>
          <w:rFonts w:ascii="Arial" w:hAnsi="Arial" w:cs="Arial"/>
          <w:sz w:val="22"/>
        </w:rPr>
        <w:t xml:space="preserve"> (i.e. Request ID, Request</w:t>
      </w:r>
      <w:r w:rsidR="00B73E08" w:rsidRPr="00C01E0F">
        <w:rPr>
          <w:rFonts w:ascii="Arial" w:hAnsi="Arial" w:cs="Arial"/>
          <w:sz w:val="22"/>
        </w:rPr>
        <w:t xml:space="preserve"> Status</w:t>
      </w:r>
      <w:r w:rsidR="00B73E08">
        <w:rPr>
          <w:rFonts w:ascii="Arial" w:hAnsi="Arial" w:cs="Arial"/>
          <w:sz w:val="22"/>
        </w:rPr>
        <w:t>, Device IME</w:t>
      </w:r>
      <w:r w:rsidR="00585C8D">
        <w:rPr>
          <w:rFonts w:ascii="Arial" w:hAnsi="Arial" w:cs="Arial"/>
          <w:sz w:val="22"/>
        </w:rPr>
        <w:t>I</w:t>
      </w:r>
      <w:r w:rsidR="00B73E08">
        <w:rPr>
          <w:rFonts w:ascii="Arial" w:hAnsi="Arial" w:cs="Arial"/>
          <w:sz w:val="22"/>
        </w:rPr>
        <w:t xml:space="preserve">s </w:t>
      </w:r>
      <w:r w:rsidR="00B73E08" w:rsidRPr="00C01E0F">
        <w:rPr>
          <w:rFonts w:ascii="Arial" w:hAnsi="Arial" w:cs="Arial"/>
          <w:sz w:val="22"/>
        </w:rPr>
        <w:t>etc.)</w:t>
      </w:r>
      <w:r w:rsidR="00AF1443">
        <w:rPr>
          <w:rFonts w:ascii="Arial" w:hAnsi="Arial" w:cs="Arial"/>
          <w:sz w:val="22"/>
        </w:rPr>
        <w:t>.</w:t>
      </w:r>
      <w:r w:rsidR="00B253E3">
        <w:rPr>
          <w:rFonts w:ascii="Arial" w:hAnsi="Arial" w:cs="Arial"/>
          <w:sz w:val="22"/>
        </w:rPr>
        <w:t xml:space="preserve"> </w:t>
      </w:r>
      <w:r w:rsidR="00AF1443">
        <w:rPr>
          <w:rFonts w:ascii="Arial" w:hAnsi="Arial" w:cs="Arial"/>
          <w:sz w:val="22"/>
        </w:rPr>
        <w:t>F</w:t>
      </w:r>
      <w:r w:rsidR="00B73E08">
        <w:rPr>
          <w:rFonts w:ascii="Arial" w:hAnsi="Arial" w:cs="Arial"/>
          <w:sz w:val="22"/>
        </w:rPr>
        <w:t>or more search filters click on “Show More Filters” button and enter known information related to the request</w:t>
      </w:r>
      <w:r w:rsidR="0016728A">
        <w:rPr>
          <w:rFonts w:ascii="Arial" w:hAnsi="Arial" w:cs="Arial"/>
          <w:sz w:val="22"/>
        </w:rPr>
        <w:t>.</w:t>
      </w:r>
    </w:p>
    <w:p w14:paraId="7DD54E0A" w14:textId="77777777" w:rsidR="001C78E2" w:rsidRDefault="001C78E2" w:rsidP="001C78E2">
      <w:pPr>
        <w:pStyle w:val="ListParagraph"/>
        <w:ind w:left="540"/>
        <w:rPr>
          <w:rFonts w:ascii="Arial" w:hAnsi="Arial" w:cs="Arial"/>
          <w:sz w:val="22"/>
        </w:rPr>
      </w:pPr>
    </w:p>
    <w:p w14:paraId="7B1FE15F" w14:textId="77777777" w:rsidR="00EB3F2C" w:rsidRDefault="00EB3F2C" w:rsidP="001C78E2">
      <w:pPr>
        <w:pStyle w:val="ListParagraph"/>
        <w:ind w:left="540"/>
        <w:rPr>
          <w:rFonts w:ascii="Arial" w:hAnsi="Arial" w:cs="Arial"/>
          <w:sz w:val="22"/>
        </w:rPr>
      </w:pPr>
      <w:r w:rsidRPr="00EB3F2C">
        <w:rPr>
          <w:rFonts w:ascii="Arial" w:hAnsi="Arial" w:cs="Arial"/>
          <w:b/>
          <w:sz w:val="22"/>
        </w:rPr>
        <w:t>Note</w:t>
      </w:r>
      <w:r>
        <w:rPr>
          <w:rFonts w:ascii="Arial" w:hAnsi="Arial" w:cs="Arial"/>
          <w:sz w:val="22"/>
        </w:rPr>
        <w:t xml:space="preserve">: </w:t>
      </w:r>
      <w:r w:rsidRPr="00091244">
        <w:rPr>
          <w:rFonts w:ascii="Arial" w:hAnsi="Arial" w:cs="Arial"/>
          <w:sz w:val="22"/>
        </w:rPr>
        <w:t xml:space="preserve">By default, request type is </w:t>
      </w:r>
      <w:r w:rsidR="003F632E">
        <w:rPr>
          <w:rFonts w:ascii="Arial" w:hAnsi="Arial" w:cs="Arial"/>
          <w:sz w:val="22"/>
        </w:rPr>
        <w:t xml:space="preserve">set as </w:t>
      </w:r>
      <w:r w:rsidR="00091244" w:rsidRPr="00091244">
        <w:rPr>
          <w:rFonts w:ascii="Arial" w:hAnsi="Arial" w:cs="Arial"/>
          <w:sz w:val="22"/>
        </w:rPr>
        <w:t>“Registration”. To</w:t>
      </w:r>
      <w:r w:rsidRPr="00091244">
        <w:rPr>
          <w:rFonts w:ascii="Arial" w:hAnsi="Arial" w:cs="Arial"/>
          <w:sz w:val="22"/>
        </w:rPr>
        <w:t xml:space="preserve"> search requests</w:t>
      </w:r>
      <w:r w:rsidR="003F632E">
        <w:rPr>
          <w:rFonts w:ascii="Arial" w:hAnsi="Arial" w:cs="Arial"/>
          <w:sz w:val="22"/>
        </w:rPr>
        <w:t xml:space="preserve"> for deregistration </w:t>
      </w:r>
      <w:r w:rsidRPr="00091244">
        <w:rPr>
          <w:rFonts w:ascii="Arial" w:hAnsi="Arial" w:cs="Arial"/>
          <w:sz w:val="22"/>
        </w:rPr>
        <w:t>user must have to change request type</w:t>
      </w:r>
      <w:r w:rsidR="003F632E">
        <w:rPr>
          <w:rFonts w:ascii="Arial" w:hAnsi="Arial" w:cs="Arial"/>
          <w:sz w:val="22"/>
        </w:rPr>
        <w:t xml:space="preserve"> </w:t>
      </w:r>
      <w:r w:rsidR="00037693">
        <w:rPr>
          <w:rFonts w:ascii="Arial" w:hAnsi="Arial" w:cs="Arial"/>
          <w:sz w:val="22"/>
        </w:rPr>
        <w:t xml:space="preserve">to </w:t>
      </w:r>
      <w:r w:rsidR="003F632E">
        <w:rPr>
          <w:rFonts w:ascii="Arial" w:hAnsi="Arial" w:cs="Arial"/>
          <w:sz w:val="22"/>
        </w:rPr>
        <w:t>“Deregistration”</w:t>
      </w:r>
      <w:r w:rsidR="00091244" w:rsidRPr="00091244">
        <w:rPr>
          <w:rFonts w:ascii="Arial" w:hAnsi="Arial" w:cs="Arial"/>
          <w:sz w:val="22"/>
        </w:rPr>
        <w:t>.</w:t>
      </w:r>
    </w:p>
    <w:p w14:paraId="1115F093" w14:textId="77777777" w:rsidR="001C78E2" w:rsidRPr="00091244" w:rsidRDefault="001C78E2" w:rsidP="001C78E2">
      <w:pPr>
        <w:pStyle w:val="ListParagraph"/>
        <w:ind w:left="540"/>
        <w:rPr>
          <w:rFonts w:ascii="Arial" w:hAnsi="Arial" w:cs="Arial"/>
        </w:rPr>
      </w:pPr>
    </w:p>
    <w:p w14:paraId="11BB0302" w14:textId="77777777" w:rsidR="00B73E08" w:rsidRPr="00B96219" w:rsidRDefault="00B96219" w:rsidP="001C78E2">
      <w:pPr>
        <w:pStyle w:val="ListParagraph"/>
        <w:numPr>
          <w:ilvl w:val="0"/>
          <w:numId w:val="26"/>
        </w:numPr>
        <w:ind w:left="540" w:hanging="270"/>
        <w:rPr>
          <w:rFonts w:ascii="Arial" w:hAnsi="Arial" w:cs="Arial"/>
          <w:sz w:val="22"/>
        </w:rPr>
      </w:pPr>
      <w:r>
        <w:rPr>
          <w:rFonts w:ascii="Arial" w:hAnsi="Arial" w:cs="Arial"/>
          <w:sz w:val="22"/>
        </w:rPr>
        <w:t>Click on “Search Requests” button</w:t>
      </w:r>
      <w:r w:rsidR="001C78E2">
        <w:rPr>
          <w:rFonts w:ascii="Arial" w:hAnsi="Arial" w:cs="Arial"/>
          <w:sz w:val="22"/>
        </w:rPr>
        <w:t>.</w:t>
      </w:r>
    </w:p>
    <w:p w14:paraId="4E6F21C4" w14:textId="77777777" w:rsidR="00B6450F" w:rsidRDefault="002632E9" w:rsidP="002632E9">
      <w:pPr>
        <w:tabs>
          <w:tab w:val="left" w:pos="180"/>
        </w:tabs>
        <w:spacing w:after="0"/>
        <w:ind w:left="-990"/>
        <w:rPr>
          <w:rFonts w:ascii="Arial" w:hAnsi="Arial" w:cs="Arial"/>
        </w:rPr>
      </w:pPr>
      <w:r>
        <w:rPr>
          <w:noProof/>
        </w:rPr>
        <w:drawing>
          <wp:inline distT="0" distB="0" distL="0" distR="0" wp14:anchorId="1140278C" wp14:editId="6539E6BF">
            <wp:extent cx="7208958" cy="2524539"/>
            <wp:effectExtent l="152400" t="152400" r="354330" b="3714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9">
                      <a:extLst>
                        <a:ext uri="{28A0092B-C50C-407E-A947-70E740481C1C}">
                          <a14:useLocalDpi xmlns:a14="http://schemas.microsoft.com/office/drawing/2010/main" val="0"/>
                        </a:ext>
                      </a:extLst>
                    </a:blip>
                    <a:srcRect t="10058" b="5467"/>
                    <a:stretch/>
                  </pic:blipFill>
                  <pic:spPr bwMode="auto">
                    <a:xfrm>
                      <a:off x="0" y="0"/>
                      <a:ext cx="7242591" cy="25363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86F4555" w14:textId="69F034E5" w:rsidR="00BC7934" w:rsidRPr="00422FA8" w:rsidRDefault="00422FA8" w:rsidP="00422FA8">
      <w:pPr>
        <w:pStyle w:val="Caption"/>
        <w:ind w:left="810"/>
        <w:jc w:val="center"/>
        <w:rPr>
          <w:rFonts w:ascii="Arial" w:hAnsi="Arial" w:cs="Arial"/>
          <w:b/>
          <w:i w:val="0"/>
          <w:color w:val="auto"/>
          <w:sz w:val="22"/>
          <w:szCs w:val="22"/>
        </w:rPr>
      </w:pPr>
      <w:bookmarkStart w:id="157" w:name="_Toc3801759"/>
      <w:r w:rsidRPr="00422FA8">
        <w:rPr>
          <w:rFonts w:ascii="Arial" w:hAnsi="Arial" w:cs="Arial"/>
          <w:b/>
          <w:i w:val="0"/>
          <w:color w:val="auto"/>
          <w:sz w:val="22"/>
          <w:szCs w:val="22"/>
        </w:rPr>
        <w:t xml:space="preserve">Figure </w:t>
      </w:r>
      <w:r w:rsidRPr="00422FA8">
        <w:rPr>
          <w:rFonts w:ascii="Arial" w:hAnsi="Arial" w:cs="Arial"/>
          <w:b/>
          <w:i w:val="0"/>
          <w:color w:val="auto"/>
          <w:sz w:val="22"/>
          <w:szCs w:val="22"/>
        </w:rPr>
        <w:fldChar w:fldCharType="begin"/>
      </w:r>
      <w:r w:rsidRPr="00422FA8">
        <w:rPr>
          <w:rFonts w:ascii="Arial" w:hAnsi="Arial" w:cs="Arial"/>
          <w:b/>
          <w:i w:val="0"/>
          <w:color w:val="auto"/>
          <w:sz w:val="22"/>
          <w:szCs w:val="22"/>
        </w:rPr>
        <w:instrText xml:space="preserve"> SEQ Figure \* ARABIC </w:instrText>
      </w:r>
      <w:r w:rsidRPr="00422FA8">
        <w:rPr>
          <w:rFonts w:ascii="Arial" w:hAnsi="Arial" w:cs="Arial"/>
          <w:b/>
          <w:i w:val="0"/>
          <w:color w:val="auto"/>
          <w:sz w:val="22"/>
          <w:szCs w:val="22"/>
        </w:rPr>
        <w:fldChar w:fldCharType="separate"/>
      </w:r>
      <w:r w:rsidR="00CE7487">
        <w:rPr>
          <w:rFonts w:ascii="Arial" w:hAnsi="Arial" w:cs="Arial"/>
          <w:b/>
          <w:i w:val="0"/>
          <w:noProof/>
          <w:color w:val="auto"/>
          <w:sz w:val="22"/>
          <w:szCs w:val="22"/>
        </w:rPr>
        <w:t>17</w:t>
      </w:r>
      <w:r w:rsidRPr="00422FA8">
        <w:rPr>
          <w:rFonts w:ascii="Arial" w:hAnsi="Arial" w:cs="Arial"/>
          <w:b/>
          <w:i w:val="0"/>
          <w:color w:val="auto"/>
          <w:sz w:val="22"/>
          <w:szCs w:val="22"/>
        </w:rPr>
        <w:fldChar w:fldCharType="end"/>
      </w:r>
      <w:r w:rsidRPr="00422FA8">
        <w:rPr>
          <w:rFonts w:ascii="Arial" w:hAnsi="Arial" w:cs="Arial"/>
          <w:b/>
          <w:i w:val="0"/>
          <w:color w:val="auto"/>
          <w:sz w:val="22"/>
          <w:szCs w:val="22"/>
        </w:rPr>
        <w:t>-</w:t>
      </w:r>
      <w:r w:rsidR="00B6450F" w:rsidRPr="00422FA8">
        <w:rPr>
          <w:rFonts w:ascii="Arial" w:hAnsi="Arial" w:cs="Arial"/>
          <w:b/>
          <w:i w:val="0"/>
          <w:color w:val="auto"/>
          <w:sz w:val="22"/>
          <w:szCs w:val="22"/>
        </w:rPr>
        <w:t>Search Filters</w:t>
      </w:r>
      <w:bookmarkEnd w:id="157"/>
    </w:p>
    <w:p w14:paraId="7FC37B48" w14:textId="77777777" w:rsidR="00BC7934" w:rsidRDefault="00BC7934" w:rsidP="00BC7934">
      <w:pPr>
        <w:rPr>
          <w:rFonts w:ascii="Arial" w:hAnsi="Arial" w:cs="Arial"/>
          <w:b/>
          <w:iCs/>
        </w:rPr>
      </w:pPr>
    </w:p>
    <w:p w14:paraId="095D7C36" w14:textId="77777777" w:rsidR="00091244" w:rsidRDefault="00091244" w:rsidP="00BC7934">
      <w:pPr>
        <w:tabs>
          <w:tab w:val="left" w:pos="1320"/>
        </w:tabs>
        <w:rPr>
          <w:rFonts w:ascii="Arial" w:hAnsi="Arial" w:cs="Arial"/>
        </w:rPr>
      </w:pPr>
      <w:bookmarkStart w:id="158" w:name="_Hlk3367886"/>
    </w:p>
    <w:p w14:paraId="6272CB41" w14:textId="77777777" w:rsidR="00091244" w:rsidRDefault="00091244" w:rsidP="00BC7934">
      <w:pPr>
        <w:tabs>
          <w:tab w:val="left" w:pos="1320"/>
        </w:tabs>
        <w:rPr>
          <w:rFonts w:ascii="Arial" w:hAnsi="Arial" w:cs="Arial"/>
        </w:rPr>
      </w:pPr>
    </w:p>
    <w:p w14:paraId="68EC59D2" w14:textId="77777777" w:rsidR="00091244" w:rsidRDefault="00091244" w:rsidP="00BC7934">
      <w:pPr>
        <w:tabs>
          <w:tab w:val="left" w:pos="1320"/>
        </w:tabs>
        <w:rPr>
          <w:rFonts w:ascii="Arial" w:hAnsi="Arial" w:cs="Arial"/>
        </w:rPr>
      </w:pPr>
    </w:p>
    <w:p w14:paraId="4E3ECBFE" w14:textId="77777777" w:rsidR="00091244" w:rsidRDefault="00091244" w:rsidP="00BC7934">
      <w:pPr>
        <w:tabs>
          <w:tab w:val="left" w:pos="1320"/>
        </w:tabs>
        <w:rPr>
          <w:rFonts w:ascii="Arial" w:hAnsi="Arial" w:cs="Arial"/>
        </w:rPr>
      </w:pPr>
    </w:p>
    <w:p w14:paraId="5A24AF08" w14:textId="77777777" w:rsidR="00091244" w:rsidRDefault="00091244" w:rsidP="00BC7934">
      <w:pPr>
        <w:tabs>
          <w:tab w:val="left" w:pos="1320"/>
        </w:tabs>
        <w:rPr>
          <w:rFonts w:ascii="Arial" w:hAnsi="Arial" w:cs="Arial"/>
        </w:rPr>
      </w:pPr>
    </w:p>
    <w:p w14:paraId="4C5BA4FD" w14:textId="77777777" w:rsidR="00091244" w:rsidRDefault="00091244" w:rsidP="00BC7934">
      <w:pPr>
        <w:tabs>
          <w:tab w:val="left" w:pos="1320"/>
        </w:tabs>
        <w:rPr>
          <w:rFonts w:ascii="Arial" w:hAnsi="Arial" w:cs="Arial"/>
        </w:rPr>
      </w:pPr>
    </w:p>
    <w:p w14:paraId="72D56B01" w14:textId="77777777" w:rsidR="00091244" w:rsidRDefault="00091244" w:rsidP="00BC7934">
      <w:pPr>
        <w:tabs>
          <w:tab w:val="left" w:pos="1320"/>
        </w:tabs>
        <w:rPr>
          <w:rFonts w:ascii="Arial" w:hAnsi="Arial" w:cs="Arial"/>
        </w:rPr>
      </w:pPr>
    </w:p>
    <w:p w14:paraId="0076F130" w14:textId="77777777" w:rsidR="00091244" w:rsidRDefault="00091244" w:rsidP="00BC7934">
      <w:pPr>
        <w:tabs>
          <w:tab w:val="left" w:pos="1320"/>
        </w:tabs>
        <w:rPr>
          <w:rFonts w:ascii="Arial" w:hAnsi="Arial" w:cs="Arial"/>
        </w:rPr>
      </w:pPr>
    </w:p>
    <w:p w14:paraId="6E0F8099" w14:textId="77777777" w:rsidR="00091244" w:rsidRDefault="00091244" w:rsidP="00BC7934">
      <w:pPr>
        <w:tabs>
          <w:tab w:val="left" w:pos="1320"/>
        </w:tabs>
        <w:rPr>
          <w:rFonts w:ascii="Arial" w:hAnsi="Arial" w:cs="Arial"/>
        </w:rPr>
      </w:pPr>
    </w:p>
    <w:p w14:paraId="63C55655" w14:textId="77777777" w:rsidR="00091244" w:rsidRDefault="00091244" w:rsidP="00BC7934">
      <w:pPr>
        <w:tabs>
          <w:tab w:val="left" w:pos="1320"/>
        </w:tabs>
        <w:rPr>
          <w:rFonts w:ascii="Arial" w:hAnsi="Arial" w:cs="Arial"/>
        </w:rPr>
      </w:pPr>
    </w:p>
    <w:p w14:paraId="248DDDB6" w14:textId="77777777" w:rsidR="00091244" w:rsidRDefault="00091244" w:rsidP="00BC7934">
      <w:pPr>
        <w:tabs>
          <w:tab w:val="left" w:pos="1320"/>
        </w:tabs>
        <w:rPr>
          <w:rFonts w:ascii="Arial" w:hAnsi="Arial" w:cs="Arial"/>
        </w:rPr>
      </w:pPr>
    </w:p>
    <w:p w14:paraId="717F58FE" w14:textId="77777777" w:rsidR="00BC7934" w:rsidRPr="006C74C0" w:rsidRDefault="00C0367F" w:rsidP="00BC7934">
      <w:pPr>
        <w:tabs>
          <w:tab w:val="left" w:pos="1320"/>
        </w:tabs>
        <w:rPr>
          <w:rFonts w:ascii="Arial" w:hAnsi="Arial" w:cs="Arial"/>
        </w:rPr>
      </w:pPr>
      <w:r w:rsidRPr="006C74C0">
        <w:rPr>
          <w:rFonts w:ascii="Arial" w:hAnsi="Arial" w:cs="Arial"/>
        </w:rPr>
        <w:lastRenderedPageBreak/>
        <w:t>By clicking on “Search Requests” button, it will display the request with applied search filters</w:t>
      </w:r>
      <w:r w:rsidR="002111DE">
        <w:rPr>
          <w:rFonts w:ascii="Arial" w:hAnsi="Arial" w:cs="Arial"/>
        </w:rPr>
        <w:t>.</w:t>
      </w:r>
    </w:p>
    <w:bookmarkEnd w:id="158"/>
    <w:p w14:paraId="3D860C39" w14:textId="77777777" w:rsidR="006C74C0" w:rsidRDefault="00B63A6F" w:rsidP="00B63A6F">
      <w:pPr>
        <w:tabs>
          <w:tab w:val="left" w:pos="1320"/>
        </w:tabs>
        <w:spacing w:after="0"/>
        <w:ind w:left="-990"/>
        <w:rPr>
          <w:noProof/>
        </w:rPr>
      </w:pPr>
      <w:r>
        <w:rPr>
          <w:noProof/>
        </w:rPr>
        <w:drawing>
          <wp:inline distT="0" distB="0" distL="0" distR="0" wp14:anchorId="795612C3" wp14:editId="761AB9D3">
            <wp:extent cx="7156174" cy="3043582"/>
            <wp:effectExtent l="152400" t="152400" r="368935" b="3663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0">
                      <a:extLst>
                        <a:ext uri="{28A0092B-C50C-407E-A947-70E740481C1C}">
                          <a14:useLocalDpi xmlns:a14="http://schemas.microsoft.com/office/drawing/2010/main" val="0"/>
                        </a:ext>
                      </a:extLst>
                    </a:blip>
                    <a:srcRect t="8306" b="6957"/>
                    <a:stretch/>
                  </pic:blipFill>
                  <pic:spPr bwMode="auto">
                    <a:xfrm>
                      <a:off x="0" y="0"/>
                      <a:ext cx="7189717" cy="30578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A8FBB99" w14:textId="3F8BB189" w:rsidR="00B27526" w:rsidRPr="00422FA8" w:rsidRDefault="00422FA8" w:rsidP="00422FA8">
      <w:pPr>
        <w:pStyle w:val="Caption"/>
        <w:ind w:left="360"/>
        <w:jc w:val="center"/>
        <w:rPr>
          <w:rFonts w:ascii="Arial" w:hAnsi="Arial" w:cs="Arial"/>
          <w:b/>
          <w:i w:val="0"/>
          <w:color w:val="auto"/>
          <w:sz w:val="22"/>
          <w:szCs w:val="22"/>
        </w:rPr>
      </w:pPr>
      <w:bookmarkStart w:id="159" w:name="_Toc3801760"/>
      <w:r w:rsidRPr="00422FA8">
        <w:rPr>
          <w:rFonts w:ascii="Arial" w:hAnsi="Arial" w:cs="Arial"/>
          <w:b/>
          <w:i w:val="0"/>
          <w:color w:val="auto"/>
          <w:sz w:val="22"/>
          <w:szCs w:val="22"/>
        </w:rPr>
        <w:t xml:space="preserve">Figure </w:t>
      </w:r>
      <w:r w:rsidRPr="00422FA8">
        <w:rPr>
          <w:rFonts w:ascii="Arial" w:hAnsi="Arial" w:cs="Arial"/>
          <w:b/>
          <w:i w:val="0"/>
          <w:color w:val="auto"/>
          <w:sz w:val="22"/>
          <w:szCs w:val="22"/>
        </w:rPr>
        <w:fldChar w:fldCharType="begin"/>
      </w:r>
      <w:r w:rsidRPr="00422FA8">
        <w:rPr>
          <w:rFonts w:ascii="Arial" w:hAnsi="Arial" w:cs="Arial"/>
          <w:b/>
          <w:i w:val="0"/>
          <w:color w:val="auto"/>
          <w:sz w:val="22"/>
          <w:szCs w:val="22"/>
        </w:rPr>
        <w:instrText xml:space="preserve"> SEQ Figure \* ARABIC </w:instrText>
      </w:r>
      <w:r w:rsidRPr="00422FA8">
        <w:rPr>
          <w:rFonts w:ascii="Arial" w:hAnsi="Arial" w:cs="Arial"/>
          <w:b/>
          <w:i w:val="0"/>
          <w:color w:val="auto"/>
          <w:sz w:val="22"/>
          <w:szCs w:val="22"/>
        </w:rPr>
        <w:fldChar w:fldCharType="separate"/>
      </w:r>
      <w:r w:rsidR="00CE7487">
        <w:rPr>
          <w:rFonts w:ascii="Arial" w:hAnsi="Arial" w:cs="Arial"/>
          <w:b/>
          <w:i w:val="0"/>
          <w:noProof/>
          <w:color w:val="auto"/>
          <w:sz w:val="22"/>
          <w:szCs w:val="22"/>
        </w:rPr>
        <w:t>18</w:t>
      </w:r>
      <w:r w:rsidRPr="00422FA8">
        <w:rPr>
          <w:rFonts w:ascii="Arial" w:hAnsi="Arial" w:cs="Arial"/>
          <w:b/>
          <w:i w:val="0"/>
          <w:color w:val="auto"/>
          <w:sz w:val="22"/>
          <w:szCs w:val="22"/>
        </w:rPr>
        <w:fldChar w:fldCharType="end"/>
      </w:r>
      <w:r w:rsidRPr="00422FA8">
        <w:rPr>
          <w:rFonts w:ascii="Arial" w:hAnsi="Arial" w:cs="Arial"/>
          <w:b/>
          <w:i w:val="0"/>
          <w:color w:val="auto"/>
          <w:sz w:val="22"/>
          <w:szCs w:val="22"/>
        </w:rPr>
        <w:t>-</w:t>
      </w:r>
      <w:r w:rsidR="00B27526" w:rsidRPr="00422FA8">
        <w:rPr>
          <w:rFonts w:ascii="Arial" w:hAnsi="Arial" w:cs="Arial"/>
          <w:b/>
          <w:i w:val="0"/>
          <w:color w:val="auto"/>
          <w:sz w:val="22"/>
          <w:szCs w:val="22"/>
        </w:rPr>
        <w:t>Search Filters 2</w:t>
      </w:r>
      <w:bookmarkEnd w:id="159"/>
    </w:p>
    <w:sectPr w:rsidR="00B27526" w:rsidRPr="00422FA8" w:rsidSect="00D9038B">
      <w:headerReference w:type="default" r:id="rId31"/>
      <w:pgSz w:w="11906" w:h="16838" w:code="9"/>
      <w:pgMar w:top="1440" w:right="144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DE7639" w14:textId="77777777" w:rsidR="00D62006" w:rsidRDefault="00D62006" w:rsidP="00B6450F">
      <w:pPr>
        <w:spacing w:after="0" w:line="240" w:lineRule="auto"/>
      </w:pPr>
      <w:r>
        <w:separator/>
      </w:r>
    </w:p>
  </w:endnote>
  <w:endnote w:type="continuationSeparator" w:id="0">
    <w:p w14:paraId="2B8AD1EA" w14:textId="77777777" w:rsidR="00D62006" w:rsidRDefault="00D62006" w:rsidP="00B64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E209B" w14:textId="77777777" w:rsidR="00F55627" w:rsidRDefault="00F55627" w:rsidP="00B6450F">
    <w:pPr>
      <w:pStyle w:val="zFooter"/>
      <w:pBdr>
        <w:top w:val="single" w:sz="4" w:space="0" w:color="auto"/>
      </w:pBdr>
      <w:jc w:val="left"/>
      <w:rPr>
        <w:ins w:id="11" w:author="momna ali" w:date="2018-09-26T15:04:00Z"/>
      </w:rPr>
    </w:pPr>
    <w:ins w:id="12" w:author="momna ali" w:date="2018-09-26T15:04:00Z">
      <w:r>
        <w:t xml:space="preserve">                                                                Copyright © 201</w:t>
      </w:r>
    </w:ins>
    <w:r>
      <w:t>9</w:t>
    </w:r>
    <w:ins w:id="13" w:author="momna ali" w:date="2018-09-26T15:04:00Z">
      <w:r>
        <w:t xml:space="preserve">  Qualcomm Technologies, Inc.</w:t>
      </w:r>
      <w:r>
        <w:tab/>
      </w:r>
      <w:r>
        <w:fldChar w:fldCharType="begin"/>
      </w:r>
      <w:r>
        <w:instrText xml:space="preserve"> PAGE  \* MERGEFORMAT </w:instrText>
      </w:r>
      <w:r>
        <w:fldChar w:fldCharType="separate"/>
      </w:r>
    </w:ins>
    <w:r>
      <w:t>22</w:t>
    </w:r>
    <w:ins w:id="14" w:author="momna ali" w:date="2018-09-26T15:04:00Z">
      <w:r>
        <w:fldChar w:fldCharType="end"/>
      </w:r>
    </w:ins>
  </w:p>
  <w:p w14:paraId="2E45D99D" w14:textId="77777777" w:rsidR="00F55627" w:rsidRPr="000E096C" w:rsidRDefault="00F55627" w:rsidP="000E096C">
    <w:pPr>
      <w:pStyle w:val="Footer"/>
      <w:ind w:left="270"/>
      <w:rPr>
        <w:rFonts w:ascii="Arial" w:hAnsi="Arial" w:cs="Arial"/>
        <w:b/>
        <w:sz w:val="18"/>
        <w:szCs w:val="18"/>
      </w:rPr>
    </w:pPr>
    <w:r w:rsidRPr="000E096C">
      <w:rPr>
        <w:rFonts w:ascii="Arial" w:hAnsi="Arial" w:cs="Arial"/>
        <w:b/>
        <w:sz w:val="18"/>
        <w:szCs w:val="18"/>
      </w:rPr>
      <w:t>This work is licensed under a Creative Commons Attribution-</w:t>
    </w:r>
    <w:proofErr w:type="spellStart"/>
    <w:r w:rsidRPr="000E096C">
      <w:rPr>
        <w:rFonts w:ascii="Arial" w:hAnsi="Arial" w:cs="Arial"/>
        <w:b/>
        <w:sz w:val="18"/>
        <w:szCs w:val="18"/>
      </w:rPr>
      <w:t>NoDerivatives</w:t>
    </w:r>
    <w:proofErr w:type="spellEnd"/>
    <w:r w:rsidRPr="000E096C">
      <w:rPr>
        <w:rFonts w:ascii="Arial" w:hAnsi="Arial" w:cs="Arial"/>
        <w:b/>
        <w:sz w:val="18"/>
        <w:szCs w:val="18"/>
      </w:rPr>
      <w:t xml:space="preserve"> 4.0 International License.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C1017" w14:textId="77777777" w:rsidR="00F55627" w:rsidRDefault="00F55627" w:rsidP="00067445">
    <w:pPr>
      <w:pStyle w:val="zFooter"/>
      <w:pBdr>
        <w:top w:val="single" w:sz="4" w:space="0" w:color="auto"/>
      </w:pBdr>
      <w:jc w:val="left"/>
      <w:rPr>
        <w:ins w:id="15" w:author="momna ali" w:date="2018-09-26T15:04:00Z"/>
      </w:rPr>
    </w:pPr>
    <w:ins w:id="16" w:author="momna ali" w:date="2018-09-26T15:04:00Z">
      <w:r>
        <w:t xml:space="preserve">                                                                Copyright © 201</w:t>
      </w:r>
    </w:ins>
    <w:r>
      <w:t>9</w:t>
    </w:r>
    <w:ins w:id="17" w:author="momna ali" w:date="2018-09-26T15:04:00Z">
      <w:r>
        <w:t xml:space="preserve">  Qualcomm Technologies, Inc.</w:t>
      </w:r>
      <w:r>
        <w:tab/>
      </w:r>
    </w:ins>
  </w:p>
  <w:p w14:paraId="66F22C3A" w14:textId="77777777" w:rsidR="00F55627" w:rsidRPr="00385702" w:rsidRDefault="00F55627" w:rsidP="00385702">
    <w:pPr>
      <w:pStyle w:val="Footer"/>
      <w:ind w:left="450"/>
      <w:rPr>
        <w:rFonts w:ascii="Arial" w:hAnsi="Arial" w:cs="Arial"/>
        <w:b/>
        <w:sz w:val="18"/>
        <w:szCs w:val="18"/>
      </w:rPr>
    </w:pPr>
    <w:r w:rsidRPr="00385702">
      <w:rPr>
        <w:rFonts w:ascii="Arial" w:hAnsi="Arial" w:cs="Arial"/>
        <w:b/>
        <w:sz w:val="18"/>
        <w:szCs w:val="18"/>
      </w:rPr>
      <w:t>This work is licensed under a Creative Commons Attribution-</w:t>
    </w:r>
    <w:proofErr w:type="spellStart"/>
    <w:r w:rsidRPr="00385702">
      <w:rPr>
        <w:rFonts w:ascii="Arial" w:hAnsi="Arial" w:cs="Arial"/>
        <w:b/>
        <w:sz w:val="18"/>
        <w:szCs w:val="18"/>
      </w:rPr>
      <w:t>NoDerivatives</w:t>
    </w:r>
    <w:proofErr w:type="spellEnd"/>
    <w:r w:rsidRPr="00385702">
      <w:rPr>
        <w:rFonts w:ascii="Arial" w:hAnsi="Arial" w:cs="Arial"/>
        <w:b/>
        <w:sz w:val="18"/>
        <w:szCs w:val="18"/>
      </w:rPr>
      <w:t xml:space="preserve"> 4.0 International License.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51436" w14:textId="77777777" w:rsidR="00D62006" w:rsidRDefault="00D62006" w:rsidP="00B6450F">
      <w:pPr>
        <w:spacing w:after="0" w:line="240" w:lineRule="auto"/>
      </w:pPr>
      <w:r>
        <w:separator/>
      </w:r>
    </w:p>
  </w:footnote>
  <w:footnote w:type="continuationSeparator" w:id="0">
    <w:p w14:paraId="261E4217" w14:textId="77777777" w:rsidR="00D62006" w:rsidRDefault="00D62006" w:rsidP="00B645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72BDEA" w14:textId="77777777" w:rsidR="00F55627" w:rsidRDefault="00F55627" w:rsidP="00067445">
    <w:pPr>
      <w:pStyle w:val="Header"/>
    </w:pPr>
    <w:r>
      <w:rPr>
        <w:noProof/>
      </w:rPr>
      <w:drawing>
        <wp:inline distT="0" distB="0" distL="0" distR="0" wp14:anchorId="47F31F2A" wp14:editId="54FF5A75">
          <wp:extent cx="1896110" cy="419100"/>
          <wp:effectExtent l="0" t="0" r="8890" b="0"/>
          <wp:docPr id="20" name="Picture 20" descr="C:\Users\schoudhu\AppData\Local\Microsoft\Windows\INetCache\Content.Word\qc_logo_flt_rgb_blu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oudhu\AppData\Local\Microsoft\Windows\INetCache\Content.Word\qc_logo_flt_rgb_blu_pos.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2122" t="27273" r="10859" b="31061"/>
                  <a:stretch/>
                </pic:blipFill>
                <pic:spPr bwMode="auto">
                  <a:xfrm>
                    <a:off x="0" y="0"/>
                    <a:ext cx="1896110" cy="4191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g">
          <w:drawing>
            <wp:anchor distT="0" distB="0" distL="114300" distR="114300" simplePos="0" relativeHeight="251659264" behindDoc="0" locked="0" layoutInCell="1" allowOverlap="1" wp14:anchorId="633E304A" wp14:editId="63CF7566">
              <wp:simplePos x="0" y="0"/>
              <wp:positionH relativeFrom="margin">
                <wp:posOffset>0</wp:posOffset>
              </wp:positionH>
              <wp:positionV relativeFrom="paragraph">
                <wp:posOffset>-635</wp:posOffset>
              </wp:positionV>
              <wp:extent cx="6244270" cy="1430826"/>
              <wp:effectExtent l="0" t="0" r="23495" b="0"/>
              <wp:wrapNone/>
              <wp:docPr id="214" name="Group 214"/>
              <wp:cNvGraphicFramePr/>
              <a:graphic xmlns:a="http://schemas.openxmlformats.org/drawingml/2006/main">
                <a:graphicData uri="http://schemas.microsoft.com/office/word/2010/wordprocessingGroup">
                  <wpg:wgp>
                    <wpg:cNvGrpSpPr/>
                    <wpg:grpSpPr>
                      <a:xfrm>
                        <a:off x="0" y="0"/>
                        <a:ext cx="6244270" cy="1430826"/>
                        <a:chOff x="4131" y="564184"/>
                        <a:chExt cx="6210300" cy="1430826"/>
                      </a:xfrm>
                    </wpg:grpSpPr>
                    <wps:wsp>
                      <wps:cNvPr id="215" name="Straight Connector 215"/>
                      <wps:cNvCnPr/>
                      <wps:spPr>
                        <a:xfrm flipH="1">
                          <a:off x="4131" y="954709"/>
                          <a:ext cx="5448300" cy="0"/>
                        </a:xfrm>
                        <a:prstGeom prst="line">
                          <a:avLst/>
                        </a:prstGeom>
                        <a:noFill/>
                        <a:ln w="12700" cap="flat" cmpd="sng" algn="ctr">
                          <a:solidFill>
                            <a:srgbClr val="7F7F7F"/>
                          </a:solidFill>
                          <a:prstDash val="solid"/>
                          <a:miter lim="800000"/>
                        </a:ln>
                        <a:effectLst/>
                      </wps:spPr>
                      <wps:bodyPr/>
                    </wps:wsp>
                    <wpg:grpSp>
                      <wpg:cNvPr id="216" name="Group 216"/>
                      <wpg:cNvGrpSpPr/>
                      <wpg:grpSpPr>
                        <a:xfrm>
                          <a:off x="5452431" y="564184"/>
                          <a:ext cx="762000" cy="762000"/>
                          <a:chOff x="5452431" y="564184"/>
                          <a:chExt cx="762000" cy="762000"/>
                        </a:xfrm>
                      </wpg:grpSpPr>
                      <wps:wsp>
                        <wps:cNvPr id="217" name="Oval 217"/>
                        <wps:cNvSpPr/>
                        <wps:spPr>
                          <a:xfrm>
                            <a:off x="5452431" y="564184"/>
                            <a:ext cx="762000" cy="762000"/>
                          </a:xfrm>
                          <a:prstGeom prst="ellipse">
                            <a:avLst/>
                          </a:prstGeom>
                          <a:noFill/>
                          <a:ln w="19050" cap="flat" cmpd="sng" algn="ctr">
                            <a:solidFill>
                              <a:srgbClr val="3167A9"/>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le 218"/>
                        <wps:cNvSpPr/>
                        <wps:spPr>
                          <a:xfrm rot="21155986">
                            <a:off x="5882386" y="879352"/>
                            <a:ext cx="124359" cy="42834"/>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9" name="Rounded Rectangle 219"/>
                        <wps:cNvSpPr/>
                        <wps:spPr>
                          <a:xfrm rot="18804054">
                            <a:off x="5818032" y="817795"/>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0" name="Rounded Rectangle 220"/>
                        <wps:cNvSpPr/>
                        <wps:spPr>
                          <a:xfrm rot="16200000">
                            <a:off x="5724425" y="814479"/>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1" name="Rounded Rectangle 221"/>
                        <wps:cNvSpPr/>
                        <wps:spPr>
                          <a:xfrm rot="13531193">
                            <a:off x="5656359" y="887240"/>
                            <a:ext cx="124360"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2" name="Rounded Rectangle 222"/>
                        <wps:cNvSpPr/>
                        <wps:spPr>
                          <a:xfrm rot="13422697">
                            <a:off x="5884887" y="973270"/>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3" name="Rounded Rectangle 223"/>
                        <wps:cNvSpPr/>
                        <wps:spPr>
                          <a:xfrm rot="16486796">
                            <a:off x="5818550" y="1036114"/>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4" name="Rounded Rectangle 224"/>
                        <wps:cNvSpPr/>
                        <wps:spPr>
                          <a:xfrm rot="18880232">
                            <a:off x="5728330" y="1042462"/>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rot="21415589">
                            <a:off x="5662760" y="980906"/>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26" name="Group 226"/>
                      <wpg:cNvGrpSpPr/>
                      <wpg:grpSpPr>
                        <a:xfrm>
                          <a:off x="4788974" y="1166666"/>
                          <a:ext cx="692536" cy="686632"/>
                          <a:chOff x="4788974" y="1166666"/>
                          <a:chExt cx="692536" cy="686632"/>
                        </a:xfrm>
                      </wpg:grpSpPr>
                      <wps:wsp>
                        <wps:cNvPr id="227" name="Oval 227"/>
                        <wps:cNvSpPr/>
                        <wps:spPr>
                          <a:xfrm rot="14809238">
                            <a:off x="4881082" y="1256662"/>
                            <a:ext cx="519909" cy="519907"/>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8" name="Arc 228"/>
                        <wps:cNvSpPr/>
                        <wps:spPr>
                          <a:xfrm rot="12798698">
                            <a:off x="4788974" y="1166666"/>
                            <a:ext cx="692536" cy="686632"/>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9" name="Rounded Rectangle 229"/>
                        <wps:cNvSpPr/>
                        <wps:spPr>
                          <a:xfrm rot="21155986">
                            <a:off x="5169919" y="1471123"/>
                            <a:ext cx="80507" cy="27717"/>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rot="18804054">
                            <a:off x="5128277" y="1431285"/>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1" name="Rounded Rectangle 231"/>
                        <wps:cNvSpPr/>
                        <wps:spPr>
                          <a:xfrm rot="16200000">
                            <a:off x="5067678" y="1429139"/>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2" name="Rounded Rectangle 232"/>
                        <wps:cNvSpPr/>
                        <wps:spPr>
                          <a:xfrm rot="13531193">
                            <a:off x="5023614" y="1476220"/>
                            <a:ext cx="80469" cy="2772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3" name="Rounded Rectangle 233"/>
                        <wps:cNvSpPr/>
                        <wps:spPr>
                          <a:xfrm rot="13422697">
                            <a:off x="5171538" y="1531895"/>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4" name="Rounded Rectangle 234"/>
                        <wps:cNvSpPr/>
                        <wps:spPr>
                          <a:xfrm rot="16486796">
                            <a:off x="5128612" y="1572553"/>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5" name="Rounded Rectangle 235"/>
                        <wps:cNvSpPr/>
                        <wps:spPr>
                          <a:xfrm rot="18880232">
                            <a:off x="5070206" y="1576660"/>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rot="21415589">
                            <a:off x="5027739" y="1536836"/>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37" name="Group 237"/>
                      <wpg:cNvGrpSpPr/>
                      <wpg:grpSpPr>
                        <a:xfrm>
                          <a:off x="5592030" y="1505431"/>
                          <a:ext cx="485537" cy="489579"/>
                          <a:chOff x="5592030" y="1505431"/>
                          <a:chExt cx="485537" cy="489579"/>
                        </a:xfrm>
                      </wpg:grpSpPr>
                      <wps:wsp>
                        <wps:cNvPr id="238" name="Oval 238"/>
                        <wps:cNvSpPr/>
                        <wps:spPr>
                          <a:xfrm rot="18618547">
                            <a:off x="5653106" y="1571148"/>
                            <a:ext cx="362911" cy="363006"/>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9" name="Arc 239"/>
                        <wps:cNvSpPr/>
                        <wps:spPr>
                          <a:xfrm rot="16608007">
                            <a:off x="5590009" y="1507452"/>
                            <a:ext cx="489579" cy="485537"/>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0" name="Rounded Rectangle 240"/>
                        <wps:cNvSpPr/>
                        <wps:spPr>
                          <a:xfrm rot="21155986">
                            <a:off x="5856691" y="1721316"/>
                            <a:ext cx="58117" cy="2001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rot="18804054">
                            <a:off x="5826617" y="169254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2" name="Rounded Rectangle 242"/>
                        <wps:cNvSpPr/>
                        <wps:spPr>
                          <a:xfrm rot="16200000">
                            <a:off x="5782871" y="169099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rot="13531193">
                            <a:off x="5751062" y="1725002"/>
                            <a:ext cx="58117" cy="200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4" name="Rounded Rectangle 244"/>
                        <wps:cNvSpPr/>
                        <wps:spPr>
                          <a:xfrm rot="13422697">
                            <a:off x="5857860" y="1765207"/>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rot="16486796">
                            <a:off x="5826859" y="1794576"/>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6" name="Rounded Rectangle 246"/>
                        <wps:cNvSpPr/>
                        <wps:spPr>
                          <a:xfrm rot="18880232">
                            <a:off x="5784696" y="1797543"/>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rot="21415589">
                            <a:off x="5754053" y="1768776"/>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F8D2613" id="Group 214" o:spid="_x0000_s1026" style="position:absolute;margin-left:0;margin-top:-.05pt;width:491.65pt;height:112.65pt;z-index:251659264;mso-position-horizontal-relative:margin" coordorigin="41,5641" coordsize="62103,14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">
              <v:line id="Straight Connector 215" o:spid="_x0000_s1027" style="position:absolute;flip:x;visibility:visible;mso-wrap-style:square" from="41,9547" to="54524,9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ssMAAADcAAAADwAAAGRycy9kb3ducmV2LnhtbESP3YrCMBSE7xd8h3AE79bUn5WlGkUE&#10;QbxYWbsPcGyObbE5qUnU9u03guDlMDPfMItVa2pxJ+crywpGwwQEcW51xYWCv2z7+Q3CB2SNtWVS&#10;0JGH1bL3scBU2wf/0v0YChEh7FNUUIbQpFL6vCSDfmgb4uidrTMYonSF1A4fEW5qOU6SmTRYcVwo&#10;saFNSfnleDMKMjy019lhSvL0c850t3eTSXdSatBv13MQgdrwDr/aO61gPPqC55l4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frrLDAAAA3AAAAA8AAAAAAAAAAAAA&#10;AAAAoQIAAGRycy9kb3ducmV2LnhtbFBLBQYAAAAABAAEAPkAAACRAwAAAAA=&#10;" strokecolor="#7f7f7f" strokeweight="1pt">
                <v:stroke joinstyle="miter"/>
              </v:line>
              <v:group id="Group 216" o:spid="_x0000_s1028" style="position:absolute;left:54524;top:5641;width:7620;height:7620" coordorigin="54524,5641" coordsize="7620,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oval id="Oval 217" o:spid="_x0000_s1029" style="position:absolute;left:54524;top:5641;width:7620;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bbMYA&#10;AADcAAAADwAAAGRycy9kb3ducmV2LnhtbESPT2vCQBTE70K/w/IKvenGFGqIbqRVKoJUqOnF22v2&#10;5Q/Nvg3ZrYnfvlsQPA4z8xtmtR5NKy7Uu8aygvksAkFcWN1wpeArf58mIJxH1thaJgVXcrDOHiYr&#10;TLUd+JMuJ1+JAGGXooLa+y6V0hU1GXQz2xEHr7S9QR9kX0nd4xDgppVxFL1Igw2HhRo72tRU/Jx+&#10;jQLcDW/XPDpSPByS80eZH+z2+Vupp8fxdQnC0+jv4Vt7rxXE8wX8nw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bbMYAAADcAAAADwAAAAAAAAAAAAAAAACYAgAAZHJz&#10;L2Rvd25yZXYueG1sUEsFBgAAAAAEAAQA9QAAAIsDAAAAAA==&#10;" filled="f" strokecolor="#3167a9" strokeweight="1.5pt">
                  <v:stroke joinstyle="miter"/>
                </v:oval>
                <v:roundrect id="Rounded Rectangle 218" o:spid="_x0000_s1030" style="position:absolute;left:58823;top:8793;width:1244;height:428;rotation:-4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Tj3sUA&#10;AADcAAAADwAAAGRycy9kb3ducmV2LnhtbESPTW/CMAyG70j8h8hI3EYKEvvoCAhtTNp1ME07uo2X&#10;djROlQTo9uvnwySO1uv3sZ/VZvCdOlNMbWAD81kBirgOtmVn4P3wcnMPKmVki11gMvBDCTbr8WiF&#10;pQ0XfqPzPjslEE4lGmhy7kutU92QxzQLPbFkXyF6zDJGp23Ei8B9pxdFcas9tiwXGuzpqaH6uD95&#10;oSzvfqvj866oPquPh+ii+3Z6a8x0MmwfQWUa8nX5v/1qDSzm8q3IiA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OPexQAAANwAAAAPAAAAAAAAAAAAAAAAAJgCAABkcnMv&#10;ZG93bnJldi54bWxQSwUGAAAAAAQABAD1AAAAigMAAAAA&#10;" fillcolor="#ffb500" stroked="f" strokeweight="1pt">
                  <v:stroke joinstyle="miter"/>
                </v:roundrect>
                <v:roundrect id="Rounded Rectangle 219" o:spid="_x0000_s1031" style="position:absolute;left:58180;top:8178;width:1243;height:428;rotation:-305391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GMuMMA&#10;AADcAAAADwAAAGRycy9kb3ducmV2LnhtbESPQWsCMRSE74L/ITyhN83qQdbVKCpWeivaHjw+Ns/N&#10;4uZl3aSa/fdNoeBxmJlvmNUm2kY8qPO1YwXTSQaCuHS65krB99f7OAfhA7LGxjEp6MnDZj0crLDQ&#10;7sknepxDJRKEfYEKTAhtIaUvDVn0E9cSJ+/qOoshya6SusNngttGzrJsLi3WnBYMtrQ3VN7OP1ZB&#10;vlsc+n2+MzpeIm/7T38PR6/U2yhulyACxfAK/7c/tILZdAF/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GMuMMAAADcAAAADwAAAAAAAAAAAAAAAACYAgAAZHJzL2Rv&#10;d25yZXYueG1sUEsFBgAAAAAEAAQA9QAAAIgDAAAAAA==&#10;" fillcolor="#ffb500" stroked="f" strokeweight="1pt">
                  <v:stroke joinstyle="miter"/>
                </v:roundrect>
                <v:roundrect id="Rounded Rectangle 220" o:spid="_x0000_s1032" style="position:absolute;left:57244;top:8144;width:1244;height:428;rotation:-90;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tPLMAA&#10;AADcAAAADwAAAGRycy9kb3ducmV2LnhtbERP3WrCMBS+H/gO4Qy8m+kqlFKNojJBBAerfYCz5qwp&#10;NielyWx9e3Mx2OXH97/eTrYTdxp861jB+yIBQVw73XKjoLoe33IQPiBr7ByTggd52G5mL2sstBv5&#10;i+5laEQMYV+gAhNCX0jpa0MW/cL1xJH7cYPFEOHQSD3gGMNtJ9MkyaTFlmODwZ4Ohupb+WsVLL/3&#10;Y3W+7D6bzH5QSHVuptErNX+ddisQgabwL/5zn7SCNI3z45l4BO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tPLMAAAADcAAAADwAAAAAAAAAAAAAAAACYAgAAZHJzL2Rvd25y&#10;ZXYueG1sUEsFBgAAAAAEAAQA9QAAAIUDAAAAAA==&#10;" fillcolor="#ffb500" stroked="f" strokeweight="1pt">
                  <v:stroke joinstyle="miter"/>
                </v:roundrect>
                <v:roundrect id="Rounded Rectangle 221" o:spid="_x0000_s1033" style="position:absolute;left:56563;top:8872;width:1244;height:428;rotation:-881328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sG8QA&#10;AADcAAAADwAAAGRycy9kb3ducmV2LnhtbESPQWvCQBSE70L/w/IEb2ZjCkWiqxRBag8isSl4fGRf&#10;k+Du25BdNfn3bqHQ4zAz3zDr7WCNuFPvW8cKFkkKgrhyuuVaQfm1ny9B+ICs0TgmBSN52G5eJmvM&#10;tXtwQfdzqEWEsM9RQRNCl0vpq4Ys+sR1xNH7cb3FEGVfS93jI8KtkVmavkmLLceFBjvaNVRdzzer&#10;4NJ2x++Uq4/s9GrGzyWaa1nslZpNh/cViEBD+A//tQ9aQZYt4PdMPA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7BvEAAAA3AAAAA8AAAAAAAAAAAAAAAAAmAIAAGRycy9k&#10;b3ducmV2LnhtbFBLBQYAAAAABAAEAPUAAACJAwAAAAA=&#10;" fillcolor="#ffb500" stroked="f" strokeweight="1pt">
                  <v:stroke joinstyle="miter"/>
                </v:roundrect>
                <v:roundrect id="Rounded Rectangle 222" o:spid="_x0000_s1034" style="position:absolute;left:58848;top:9732;width:1244;height:428;rotation:-8931795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4YsMA&#10;AADcAAAADwAAAGRycy9kb3ducmV2LnhtbESPQUsDMRSE7wX/Q3iCtzZrClXWpkUFwYOX1kLx9ti8&#10;bhaTl5jEdv33plDocZiZb5jlevROHCnlIbCG+1kDgrgLZuBew+7zbfoIIhdkgy4wafijDOvVzWSJ&#10;rQkn3tBxW3pRIZxb1GBLia2UubPkMc9CJK7eISSPpcrUS5PwVOHeSdU0C+lx4LpgMdKrpe57++s1&#10;fHxlN5+nvf1xSh1UjBt+UC9a392Oz08gCo3lGr60340GpRScz9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24YsMAAADcAAAADwAAAAAAAAAAAAAAAACYAgAAZHJzL2Rv&#10;d25yZXYueG1sUEsFBgAAAAAEAAQA9QAAAIgDAAAAAA==&#10;" fillcolor="#ffb500" stroked="f" strokeweight="1pt">
                  <v:stroke joinstyle="miter"/>
                </v:roundrect>
                <v:roundrect id="Rounded Rectangle 223" o:spid="_x0000_s1035" style="position:absolute;left:58185;top:10361;width:1244;height:428;rotation:-55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9rhMMA&#10;AADcAAAADwAAAGRycy9kb3ducmV2LnhtbESP3YrCMBSE74V9h3AWvNN0KyulGmUVFsQLwZ8HODTH&#10;ttqclCSr8e3NguDlMDPfMPNlNJ24kfOtZQVf4wwEcWV1y7WC0/F3VIDwAVljZ5kUPMjDcvExmGOp&#10;7Z33dDuEWiQI+xIVNCH0pZS+asigH9ueOHln6wyGJF0ttcN7gptO5lk2lQZbTgsN9rRuqLoe/oyC&#10;C65c7PaF3O528Xs6uVax3hRKDT/jzwxEoBje4Vd7oxXk+QT+z6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9rhMMAAADcAAAADwAAAAAAAAAAAAAAAACYAgAAZHJzL2Rv&#10;d25yZXYueG1sUEsFBgAAAAAEAAQA9QAAAIgDAAAAAA==&#10;" fillcolor="#ffb500" stroked="f" strokeweight="1pt">
                  <v:stroke joinstyle="miter"/>
                </v:roundrect>
                <v:roundrect id="Rounded Rectangle 224" o:spid="_x0000_s1036" style="position:absolute;left:57283;top:10424;width:1244;height:428;rotation:-297071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8QMQA&#10;AADcAAAADwAAAGRycy9kb3ducmV2LnhtbESPwWrDMBBE74X+g9hCb40cN5TgRjahpOCLD3b8AYu1&#10;tU2slZEUx+3XV4VAj8PMvGEOxWomsZDzo2UF200CgrizeuReQXv+fNmD8AFZ42SZFHyThyJ/fDhg&#10;pu2Na1qa0IsIYZ+hgiGEOZPSdwMZ9Bs7E0fvyzqDIUrXS+3wFuFmkmmSvEmDI8eFAWf6GKi7NFej&#10;oOx/luT0mp64sufqOh1d29VOqeen9fgOItAa/sP3dqkVpOkO/s7EI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2/EDEAAAA3AAAAA8AAAAAAAAAAAAAAAAAmAIAAGRycy9k&#10;b3ducmV2LnhtbFBLBQYAAAAABAAEAPUAAACJAwAAAAA=&#10;" fillcolor="#ffb500" stroked="f" strokeweight="1pt">
                  <v:stroke joinstyle="miter"/>
                </v:roundrect>
                <v:roundrect id="Rounded Rectangle 225" o:spid="_x0000_s1037" style="position:absolute;left:56627;top:9809;width:1244;height:428;rotation:-201426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2ZJcQA&#10;AADcAAAADwAAAGRycy9kb3ducmV2LnhtbESPQUvDQBSE74L/YXmCl9BuGlGamE0RodCb2Ap6fGSf&#10;2Wj2bcg+2/TfdwXB4zAz3zD1ZvaDOtIU+8AGVsscFHEbbM+dgbfDdrEGFQXZ4hCYDJwpwqa5vqqx&#10;suHEr3TcS6cShGOFBpzIWGkdW0ce4zKMxMn7DJNHSXLqtJ3wlOB+0EWeP2iPPacFhyM9O2q/9z/e&#10;wIwv/vzRyl1Wfr1vs1VWlm4UY25v5qdHUEKz/If/2jtroCju4fdMOgK6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NmSXEAAAA3AAAAA8AAAAAAAAAAAAAAAAAmAIAAGRycy9k&#10;b3ducmV2LnhtbFBLBQYAAAAABAAEAPUAAACJAwAAAAA=&#10;" fillcolor="#ffb500" stroked="f" strokeweight="1pt">
                  <v:stroke joinstyle="miter"/>
                </v:roundrect>
              </v:group>
              <v:group id="Group 226" o:spid="_x0000_s1038" style="position:absolute;left:47889;top:11666;width:6926;height:6866" coordorigin="47889,11666" coordsize="6925,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oval id="Oval 227" o:spid="_x0000_s1039" style="position:absolute;left:48810;top:12566;width:5199;height:5199;rotation:-741732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sUA&#10;AADcAAAADwAAAGRycy9kb3ducmV2LnhtbESP3WrCQBSE7wu+w3IEb4puDKVqdBVRCoJF8Af08pA9&#10;JsHs2ZBdk/Ttu0Khl8PMfMMsVp0pRUO1KywrGI8iEMSp1QVnCi7nr+EUhPPIGkvLpOCHHKyWvbcF&#10;Jtq2fKTm5DMRIOwSVJB7XyVSujQng25kK+Lg3W1t0AdZZ1LX2Aa4KWUcRZ/SYMFhIceKNjmlj9PT&#10;KGh32WHvGzfj9+uzvX1vP5pybJUa9Lv1HISnzv+H/9o7rSCOJ/A6E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9exQAAANwAAAAPAAAAAAAAAAAAAAAAAJgCAABkcnMv&#10;ZG93bnJldi54bWxQSwUGAAAAAAQABAD1AAAAigMAAAAA&#10;" fillcolor="window" strokecolor="#3167a9" strokeweight="1.5pt">
                  <v:stroke joinstyle="miter"/>
                </v:oval>
                <v:shape id="Arc 228" o:spid="_x0000_s1040" style="position:absolute;left:47889;top:11666;width:6926;height:6866;rotation:-9613369fd;visibility:visible;mso-wrap-style:square;v-text-anchor:middle" coordsize="692536,686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VIsQA&#10;AADcAAAADwAAAGRycy9kb3ducmV2LnhtbERPTU/CQBC9m/AfNmPihcDWEsBUFmKMgMqJwsHj2B3b&#10;hu5s012h/HvmYOLx5X0vVr1r1Jm6UHs28DhOQBEX3tZcGjge1qMnUCEiW2w8k4ErBVgtB3cLzKy/&#10;8J7OeSyVhHDI0EAVY5tpHYqKHIaxb4mF+/GdwyiwK7Xt8CLhrtFpksy0w5qlocKWXisqTvmvk97P&#10;+fexGQ6/6nw92SVv2+nHZjs15uG+f3kGFamP/+I/97s1kKayVs7IEd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FlSLEAAAA3AAAAA8AAAAAAAAAAAAAAAAAmAIAAGRycy9k&#10;b3ducmV2LnhtbFBLBQYAAAAABAAEAPUAAACJAwAAAAA=&#10;" path="m346268,nsc483138,,607165,79935,662724,203955v56100,125227,31723,271537,-62016,372224c508186,675558,365439,711821,236117,668799l346268,343316,346268,xem346268,nfc483138,,607165,79935,662724,203955v56100,125227,31723,271537,-62016,372224c508186,675558,365439,711821,236117,668799e" filled="f" strokecolor="#f7911e" strokeweight="1pt">
                  <v:stroke dashstyle="3 1" endarrow="block" endarrowwidth="narrow" endarrowlength="short" joinstyle="miter"/>
                  <v:path arrowok="t" o:connecttype="custom" o:connectlocs="346268,0;662724,203955;600708,576179;236117,668799" o:connectangles="0,0,0,0"/>
                </v:shape>
                <v:roundrect id="Rounded Rectangle 229" o:spid="_x0000_s1041" style="position:absolute;left:51699;top:14711;width:805;height:277;rotation:-4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SM+MQA&#10;AADcAAAADwAAAGRycy9kb3ducmV2LnhtbESPQWsCMRSE7wX/Q3hCbzXrglZXo4i10GttEY9vN8/s&#10;6uZlSVLd+uubQqHHYWa+YZbr3rbiSj40jhWMRxkI4srpho2Cz4/XpxmIEJE1to5JwTcFWK8GD0ss&#10;tLvxO1330YgE4VCggjrGrpAyVDVZDCPXESfv5LzFmKQ3Unu8JbhtZZ5lU2mx4bRQY0fbmqrL/ssm&#10;yuT5Xl5edll5LA9zb7w5G7lR6nHYbxYgIvXxP/zXftMK8nwOv2fS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jPjEAAAA3AAAAA8AAAAAAAAAAAAAAAAAmAIAAGRycy9k&#10;b3ducmV2LnhtbFBLBQYAAAAABAAEAPUAAACJAwAAAAA=&#10;" fillcolor="#ffb500" stroked="f" strokeweight="1pt">
                  <v:stroke joinstyle="miter"/>
                </v:roundrect>
                <v:roundrect id="Rounded Rectangle 230" o:spid="_x0000_s1042" style="position:absolute;left:51282;top:14312;width:805;height:277;rotation:-305391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55RcEA&#10;AADcAAAADwAAAGRycy9kb3ducmV2LnhtbERPz2vCMBS+D/wfwhO8rekURu0aRUXHbmPqweOjeWvK&#10;mpfaRE3/++Uw2PHj+12to+3EnQbfOlbwkuUgiGunW24UnE+H5wKED8gaO8ekYCQP69XkqcJSuwd/&#10;0f0YGpFC2JeowITQl1L62pBFn7meOHHfbrAYEhwaqQd8pHDbyXmev0qLLacGgz3tDNU/x5tVUGyX&#10;+3FXbI2Ol8ib8dNfw7tXajaNmzcQgWL4F/+5P7SC+SLNT2fS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eeUXBAAAA3AAAAA8AAAAAAAAAAAAAAAAAmAIAAGRycy9kb3du&#10;cmV2LnhtbFBLBQYAAAAABAAEAPUAAACGAwAAAAA=&#10;" fillcolor="#ffb500" stroked="f" strokeweight="1pt">
                  <v:stroke joinstyle="miter"/>
                </v:roundrect>
                <v:roundrect id="Rounded Rectangle 231" o:spid="_x0000_s1043" style="position:absolute;left:50676;top:14291;width:805;height:277;rotation:-90;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58asIA&#10;AADcAAAADwAAAGRycy9kb3ducmV2LnhtbESP0YrCMBRE34X9h3AXfNPUCiJdo7iLC4ugYPUD7jbX&#10;ptjclCba+vdGEHwcZuYMs1j1thY3an3lWMFknIAgLpyuuFRwOv6O5iB8QNZYOyYFd/KwWn4MFphp&#10;1/GBbnkoRYSwz1CBCaHJpPSFIYt+7Bri6J1dazFE2ZZSt9hFuK1lmiQzabHiuGCwoR9DxSW/WgXT&#10;/+/utN2t9+XMbiikem76zis1/OzXXyAC9eEdfrX/tIJ0OoH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nxqwgAAANwAAAAPAAAAAAAAAAAAAAAAAJgCAABkcnMvZG93&#10;bnJldi54bWxQSwUGAAAAAAQABAD1AAAAhwMAAAAA&#10;" fillcolor="#ffb500" stroked="f" strokeweight="1pt">
                  <v:stroke joinstyle="miter"/>
                </v:roundrect>
                <v:roundrect id="Rounded Rectangle 232" o:spid="_x0000_s1044" style="position:absolute;left:50235;top:14762;width:805;height:278;rotation:-881328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nkscUA&#10;AADcAAAADwAAAGRycy9kb3ducmV2LnhtbESPwWrDMBBE74X8g9hAb7VcG0pwo5hQCGkPJSR1ocfF&#10;2tjG0spYSuz8fVQo9DjMzBtmXc7WiCuNvnOs4DlJQRDXTnfcKKi+dk8rED4gazSOScGNPJSbxcMa&#10;C+0mPtL1FBoRIewLVNCGMBRS+roliz5xA3H0zm60GKIcG6lHnCLcGpml6Yu02HFcaHGgt5bq/nSx&#10;Cn664fM75XqfHXJz+1ih6avjTqnH5bx9BRFoDv/hv/a7VpDlGfyei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eSxxQAAANwAAAAPAAAAAAAAAAAAAAAAAJgCAABkcnMv&#10;ZG93bnJldi54bWxQSwUGAAAAAAQABAD1AAAAigMAAAAA&#10;" fillcolor="#ffb500" stroked="f" strokeweight="1pt">
                  <v:stroke joinstyle="miter"/>
                </v:roundrect>
                <v:roundrect id="Rounded Rectangle 233" o:spid="_x0000_s1045" style="position:absolute;left:51715;top:15318;width:805;height:278;rotation:-8931795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LJMMA&#10;AADcAAAADwAAAGRycy9kb3ducmV2LnhtbESPQUsDMRSE70L/Q3gFbzbbLKisTUsrCB68tAri7bF5&#10;3SwmL2kS2/XfG0HwOMzMN8xqM3knzpTyGFjDctGAIO6DGXnQ8Pb6dHMPIhdkgy4wafimDJv17GqF&#10;nQkX3tP5UAZRIZw71GBLiZ2UubfkMS9CJK7eMSSPpco0SJPwUuHeSdU0t9LjyHXBYqRHS/3n4ctr&#10;ePnIrm3Tuz05pY4qxj3fqZ3W1/Np+wCi0FT+w3/tZ6NBtS38nq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iLJMMAAADcAAAADwAAAAAAAAAAAAAAAACYAgAAZHJzL2Rv&#10;d25yZXYueG1sUEsFBgAAAAAEAAQA9QAAAIgDAAAAAA==&#10;" fillcolor="#ffb500" stroked="f" strokeweight="1pt">
                  <v:stroke joinstyle="miter"/>
                </v:roundrect>
                <v:roundrect id="Rounded Rectangle 234" o:spid="_x0000_s1046" style="position:absolute;left:51285;top:15725;width:805;height:278;rotation:-55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9lLcQA&#10;AADcAAAADwAAAGRycy9kb3ducmV2LnhtbESP0WoCMRRE3wv+Q7iCbzVbbWXZGkUFQfogaPsBl+R2&#10;d+vmZknibvr3TaHQx2FmzjDrbbKdGMiH1rGCp3kBglg703Kt4OP9+FiCCBHZYOeYFHxTgO1m8rDG&#10;yriRLzRcYy0yhEOFCpoY+0rKoBuyGOauJ87ep/MWY5a+lsbjmOG2k4uiWEmLLeeFBns6NKRv17tV&#10;8IV7n7pLKd/O5/SyWt50qk+lUrNp2r2CiJTif/ivfTIKFstn+D2Tj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vZS3EAAAA3AAAAA8AAAAAAAAAAAAAAAAAmAIAAGRycy9k&#10;b3ducmV2LnhtbFBLBQYAAAAABAAEAPUAAACJAwAAAAA=&#10;" fillcolor="#ffb500" stroked="f" strokeweight="1pt">
                  <v:stroke joinstyle="miter"/>
                </v:roundrect>
                <v:roundrect id="Rounded Rectangle 235" o:spid="_x0000_s1047" style="position:absolute;left:50701;top:15766;width:805;height:278;rotation:-297071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PBsMA&#10;AADcAAAADwAAAGRycy9kb3ducmV2LnhtbESPQYvCMBSE78L+h/AWvGm6FRfpmhZZFLx4UPsDHs2z&#10;Ldu8lCTW6q83grDHYWa+YdbFaDoxkPOtZQVf8wQEcWV1y7WC8rybrUD4gKyxs0wK7uShyD8ma8y0&#10;vfGRhlOoRYSwz1BBE0KfSemrhgz6ue2Jo3exzmCI0tVSO7xFuOlkmiTf0mDLcaHBnn4bqv5OV6Ng&#10;Xz+GZLtIt3yw58O127iyOjqlpp/j5gdEoDH8h9/tvVaQLpbwOhOPgM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PBsMAAADcAAAADwAAAAAAAAAAAAAAAACYAgAAZHJzL2Rv&#10;d25yZXYueG1sUEsFBgAAAAAEAAQA9QAAAIgDAAAAAA==&#10;" fillcolor="#ffb500" stroked="f" strokeweight="1pt">
                  <v:stroke joinstyle="miter"/>
                </v:roundrect>
                <v:roundrect id="Rounded Rectangle 236" o:spid="_x0000_s1048" style="position:absolute;left:50277;top:15368;width:805;height:277;rotation:-201426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aRj8QA&#10;AADcAAAADwAAAGRycy9kb3ducmV2LnhtbESPQWvCQBSE74X+h+UVvATdqCBNdJVSELyVWsEeH9ln&#10;Njb7NmRfNf77bkHwOMzMN8xqM/hWXaiPTWAD00kOirgKtuHawOFrO34FFQXZYhuYDNwowmb9/LTC&#10;0oYrf9JlL7VKEI4lGnAiXal1rBx5jJPQESfvFHqPkmRfa9vjNcF9q2d5vtAeG04LDjt6d1T97H+9&#10;gQE//O27knlWnI/bbJoVhevEmNHL8LYEJTTII3xv76yB2XwB/2fSEd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GkY/EAAAA3AAAAA8AAAAAAAAAAAAAAAAAmAIAAGRycy9k&#10;b3ducmV2LnhtbFBLBQYAAAAABAAEAPUAAACJAwAAAAA=&#10;" fillcolor="#ffb500" stroked="f" strokeweight="1pt">
                  <v:stroke joinstyle="miter"/>
                </v:roundrect>
              </v:group>
              <v:group id="Group 237" o:spid="_x0000_s1049" style="position:absolute;left:55920;top:15054;width:4855;height:4896" coordorigin="55920,15054" coordsize="4855,4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oval id="Oval 238" o:spid="_x0000_s1050" style="position:absolute;left:56530;top:15711;width:3630;height:3630;rotation:-325654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9lMIA&#10;AADcAAAADwAAAGRycy9kb3ducmV2LnhtbERPTU/CQBC9m/AfNkPCTbZWA6ayECGSKDfQmHgbukNb&#10;7c42uwvUf88cSDi+vO/ZonetOlGIjWcDD+MMFHHpbcOVga/P9f0zqJiQLbaeycA/RVjMB3czLKw/&#10;85ZOu1QpCeFYoIE6pa7QOpY1OYxj3xELd/DBYRIYKm0DniXctTrPsol22LA01NjRqqbyb3d0BvLl&#10;h//5nZb58Wm/fatcHr4Pm70xo2H/+gIqUZ9u4qv73YrvUdbKGTkCe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n2UwgAAANwAAAAPAAAAAAAAAAAAAAAAAJgCAABkcnMvZG93&#10;bnJldi54bWxQSwUGAAAAAAQABAD1AAAAhwMAAAAA&#10;" fillcolor="window" strokecolor="#3167a9" strokeweight="1.5pt">
                  <v:stroke joinstyle="miter"/>
                </v:oval>
                <v:shape id="Arc 239" o:spid="_x0000_s1051" style="position:absolute;left:55900;top:15074;width:4896;height:4855;rotation:-5452588fd;visibility:visible;mso-wrap-style:square;v-text-anchor:middle" coordsize="489579,48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EPwcYA&#10;AADcAAAADwAAAGRycy9kb3ducmV2LnhtbESPQWvCQBSE7wX/w/KE3upGi6VGVxFBWixUahSvj+wz&#10;CWbfxt3VxP76bqHQ4zAz3zCzRWdqcSPnK8sKhoMEBHFudcWFgn22fnoF4QOyxtoyKbiTh8W89zDD&#10;VNuWv+i2C4WIEPYpKihDaFIpfV6SQT+wDXH0TtYZDFG6QmqHbYSbWo6S5EUarDgulNjQqqT8vLsa&#10;BdcNnj+bllf3zI+z78vxY/t2cEo99rvlFESgLvyH/9rvWsHoeQK/Z+IR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EPwcYAAADcAAAADwAAAAAAAAAAAAAAAACYAgAAZHJz&#10;L2Rvd25yZXYueG1sUEsFBgAAAAAEAAQA9QAAAIsDAAAAAA==&#10;" path="m244789,nsc341557,,429242,56535,468514,144245v39642,88537,22415,191972,-43829,263164c359274,477705,258339,503357,166901,472921l244790,242769v,-80923,-1,-161846,-1,-242769xem244789,nfc341557,,429242,56535,468514,144245v39642,88537,22415,191972,-43829,263164c359274,477705,258339,503357,166901,472921e" filled="f" strokecolor="#f7911e" strokeweight="1pt">
                  <v:stroke dashstyle="3 1" endarrow="block" endarrowwidth="narrow" endarrowlength="short" joinstyle="miter"/>
                  <v:path arrowok="t" o:connecttype="custom" o:connectlocs="244789,0;468514,144245;424685,407409;166901,472921" o:connectangles="0,0,0,0"/>
                </v:shape>
                <v:roundrect id="Rounded Rectangle 240" o:spid="_x0000_s1052" style="position:absolute;left:58566;top:17213;width:582;height:200;rotation:-4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AxcQA&#10;AADcAAAADwAAAGRycy9kb3ducmV2LnhtbESPwU4CMRCG7ya8QzMm3qQrUdGVQghq4lUgxOPsdugu&#10;bKebtsLq0zsHE46Tf/5v5pstBt+pE8XUBjZwNy5AEdfBtuwMbDfvt0+gUka22AUmAz+UYDEfXc2w&#10;tOHMn3RaZ6cEwqlEA03Ofal1qhvymMahJ5ZsH6LHLGN02kY8C9x3elIUj9pjy3KhwZ5WDdXH9bcX&#10;ysP0tzq+vhXVV7V7ji66g9NLY26uh+ULqExDviz/tz+sgcm9vC8yIgJ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RwMXEAAAA3AAAAA8AAAAAAAAAAAAAAAAAmAIAAGRycy9k&#10;b3ducmV2LnhtbFBLBQYAAAAABAAEAPUAAACJAwAAAAA=&#10;" fillcolor="#ffb500" stroked="f" strokeweight="1pt">
                  <v:stroke joinstyle="miter"/>
                </v:roundrect>
                <v:roundrect id="Rounded Rectangle 241" o:spid="_x0000_s1053" style="position:absolute;left:58265;top:16925;width:582;height:200;rotation:-305391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Svo8QA&#10;AADcAAAADwAAAGRycy9kb3ducmV2LnhtbESPQWvCQBSE7wX/w/IK3uomIiVG16BSpbdS7aHHR/aZ&#10;Dc2+jdmtbv59t1DocZiZb5h1FW0nbjT41rGCfJaBIK6dbrlR8HE+PBUgfEDW2DkmBSN5qDaThzWW&#10;2t35nW6n0IgEYV+iAhNCX0rpa0MW/cz1xMm7uMFiSHJopB7wnuC2k/Mse5YWW04LBnvaG6q/Tt9W&#10;QbFbvoz7Ymd0/Iy8Hd/8NRy9UtPHuF2BCBTDf/iv/aoVzBc5/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Ur6PEAAAA3AAAAA8AAAAAAAAAAAAAAAAAmAIAAGRycy9k&#10;b3ducmV2LnhtbFBLBQYAAAAABAAEAPUAAACJAwAAAAA=&#10;" fillcolor="#ffb500" stroked="f" strokeweight="1pt">
                  <v:stroke joinstyle="miter"/>
                </v:roundrect>
                <v:roundrect id="Rounded Rectangle 242" o:spid="_x0000_s1054" style="position:absolute;left:57828;top:16910;width:581;height:200;rotation:-90;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qRYMMA&#10;AADcAAAADwAAAGRycy9kb3ducmV2LnhtbESP3YrCMBSE7wXfIRzBO02ti0jXKCoKIqzgzwOcbc42&#10;ZZuT0kRb394sLHg5zMw3zGLV2Uo8qPGlYwWTcQKCOHe65ELB7bofzUH4gKyxckwKnuRhtez3Fphp&#10;1/KZHpdQiAhhn6ECE0KdSelzQxb92NXE0ftxjcUQZVNI3WAb4baSaZLMpMWS44LBmraG8t/L3SqY&#10;fm/a2/FrfSpmdkch1XPTtV6p4aBbf4II1IV3+L990ArSjxT+zs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qRYMMAAADcAAAADwAAAAAAAAAAAAAAAACYAgAAZHJzL2Rv&#10;d25yZXYueG1sUEsFBgAAAAAEAAQA9QAAAIgDAAAAAA==&#10;" fillcolor="#ffb500" stroked="f" strokeweight="1pt">
                  <v:stroke joinstyle="miter"/>
                </v:roundrect>
                <v:roundrect id="Rounded Rectangle 243" o:spid="_x0000_s1055" style="position:absolute;left:57510;top:17250;width:581;height:200;rotation:-881328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yV8UA&#10;AADcAAAADwAAAGRycy9kb3ducmV2LnhtbESPzWrDMBCE74W8g9hAbo1cp5TgRDElYNIcSskf5LhY&#10;G9tEWhlLje23rwqFHoeZ+YZZ54M14kGdbxwreJknIIhLpxuuFJxPxfMShA/IGo1jUjCSh3wzeVpj&#10;pl3PB3ocQyUihH2GCuoQ2kxKX9Zk0c9dSxy9m+sshii7SuoO+wi3RqZJ8iYtNhwXamxpW1N5P35b&#10;Bdem/bwkXO7Sr4UZ90s09/OhUGo2Hd5XIAIN4T/81/7QCtLXBf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zJXxQAAANwAAAAPAAAAAAAAAAAAAAAAAJgCAABkcnMv&#10;ZG93bnJldi54bWxQSwUGAAAAAAQABAD1AAAAigMAAAAA&#10;" fillcolor="#ffb500" stroked="f" strokeweight="1pt">
                  <v:stroke joinstyle="miter"/>
                </v:roundrect>
                <v:roundrect id="Rounded Rectangle 244" o:spid="_x0000_s1056" style="position:absolute;left:58578;top:17652;width:581;height:200;rotation:-8931795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dgLcMA&#10;AADcAAAADwAAAGRycy9kb3ducmV2LnhtbESPQUsDMRSE70L/Q3hCbzZrWlS2TUsVCh68tAri7bF5&#10;3SxNXmIS2/XfG0HwOMzMN8xqM3onzpTyEFjD7awBQdwFM3Cv4e11d/MAIhdkgy4wafimDJv15GqF&#10;rQkX3tP5UHpRIZxb1GBLia2UubPkMc9CJK7eMSSPpcrUS5PwUuHeSdU0d9LjwHXBYqQnS93p8OU1&#10;vHxkN5+nd/vplDqqGPd8rx61nl6P2yWIQmP5D/+1n40GtVjA75l6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dgLcMAAADcAAAADwAAAAAAAAAAAAAAAACYAgAAZHJzL2Rv&#10;d25yZXYueG1sUEsFBgAAAAAEAAQA9QAAAIgDAAAAAA==&#10;" fillcolor="#ffb500" stroked="f" strokeweight="1pt">
                  <v:stroke joinstyle="miter"/>
                </v:roundrect>
                <v:roundrect id="Rounded Rectangle 245" o:spid="_x0000_s1057" style="position:absolute;left:58268;top:17946;width:581;height:200;rotation:-55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zy8QA&#10;AADcAAAADwAAAGRycy9kb3ducmV2LnhtbESP0WoCMRRE34X+Q7iFvmlWW2VZjdIWCuKDoO0HXJLr&#10;7urmZknS3fTvTaHQx2FmzjCbXbKdGMiH1rGC+awAQaydablW8PX5MS1BhIhssHNMCn4owG77MNlg&#10;ZdzIJxrOsRYZwqFCBU2MfSVl0A1ZDDPXE2fv4rzFmKWvpfE4Zrjt5KIoVtJiy3mhwZ7eG9K387dV&#10;cMU3n7pTKQ/HY1qunm861ftSqafH9LoGESnF//Bfe28ULF6W8HsmHw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ls8vEAAAA3AAAAA8AAAAAAAAAAAAAAAAAmAIAAGRycy9k&#10;b3ducmV2LnhtbFBLBQYAAAAABAAEAPUAAACJAwAAAAA=&#10;" fillcolor="#ffb500" stroked="f" strokeweight="1pt">
                  <v:stroke joinstyle="miter"/>
                </v:roundrect>
                <v:roundrect id="Rounded Rectangle 246" o:spid="_x0000_s1058" style="position:absolute;left:57846;top:17975;width:582;height:200;rotation:-297071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ciDMMA&#10;AADcAAAADwAAAGRycy9kb3ducmV2LnhtbESPQYvCMBSE78L+h/AEb5paF1m6pkUWBS8e1P6AR/O2&#10;Ldu8lCTW6q83grDHYWa+YTbFaDoxkPOtZQXLRQKCuLK65VpBednPv0D4gKyxs0wK7uShyD8mG8y0&#10;vfGJhnOoRYSwz1BBE0KfSemrhgz6he2Jo/drncEQpauldniLcNPJNEnW0mDLcaHBnn4aqv7OV6Pg&#10;UD+GZLdKd3y0l+O127qyOjmlZtNx+w0i0Bj+w+/2QStIP9fwOhOPgM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ciDMMAAADcAAAADwAAAAAAAAAAAAAAAACYAgAAZHJzL2Rv&#10;d25yZXYueG1sUEsFBgAAAAAEAAQA9QAAAIgDAAAAAA==&#10;" fillcolor="#ffb500" stroked="f" strokeweight="1pt">
                  <v:stroke joinstyle="miter"/>
                </v:roundrect>
                <v:roundrect id="Rounded Rectangle 247" o:spid="_x0000_s1059" style="position:absolute;left:57540;top:17687;width:581;height:200;rotation:-201426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xHacUA&#10;AADcAAAADwAAAGRycy9kb3ducmV2LnhtbESPQWvCQBSE7wX/w/IKvQTdqKWa1FWkIPRWagt6fGSf&#10;2bTZtyH7qvHfu4VCj8PMfMOsNoNv1Zn62AQ2MJ3koIirYBuuDXx+7MZLUFGQLbaBycCVImzWo7sV&#10;ljZc+J3Oe6lVgnAs0YAT6UqtY+XIY5yEjjh5p9B7lCT7WtseLwnuWz3L8yftseG04LCjF0fV9/7H&#10;GxjwzV+Plcyz4uuwy6ZZUbhOjHm4H7bPoIQG+Q//tV+tgdnjAn7PpCO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EdpxQAAANwAAAAPAAAAAAAAAAAAAAAAAJgCAABkcnMv&#10;ZG93bnJldi54bWxQSwUGAAAAAAQABAD1AAAAigMAAAAA&#10;" fillcolor="#ffb500" stroked="f" strokeweight="1pt">
                  <v:stroke joinstyle="miter"/>
                </v:roundrect>
              </v:group>
              <w10:wrap anchorx="margin"/>
            </v:group>
          </w:pict>
        </mc:Fallback>
      </mc:AlternateContent>
    </w:r>
  </w:p>
  <w:p w14:paraId="54EC7F9E" w14:textId="77777777" w:rsidR="00F55627" w:rsidRDefault="00F55627" w:rsidP="00067445">
    <w:pPr>
      <w:pStyle w:val="zBrandingOwner"/>
    </w:pPr>
    <w:sdt>
      <w:sdtPr>
        <w:alias w:val="Doc Entity"/>
        <w:tag w:val="Doc Entity"/>
        <w:id w:val="420841696"/>
        <w:placeholder>
          <w:docPart w:val="8E45DB2F1F08496DA7A72D4D4CBDB591"/>
        </w:placeholder>
        <w15:color w:val="000000"/>
        <w15:appearance w15:val="hidden"/>
        <w:text w:multiLine="1"/>
      </w:sdtPr>
      <w:sdtContent>
        <w:r>
          <w:t>Qualcomm Technologies, Inc.</w:t>
        </w:r>
      </w:sdtContent>
    </w:sdt>
  </w:p>
  <w:p w14:paraId="0FE8A06D" w14:textId="77777777" w:rsidR="00F55627" w:rsidRDefault="00F556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81EBC" w14:textId="3B01C11B" w:rsidR="00F55627" w:rsidRDefault="00F55627">
    <w:pPr>
      <w:pStyle w:val="Header"/>
    </w:pPr>
    <w:r w:rsidRPr="008B47EE">
      <w:rPr>
        <w:rFonts w:ascii="Arial" w:hAnsi="Arial" w:cs="Arial"/>
        <w:i/>
        <w:sz w:val="18"/>
        <w:szCs w:val="18"/>
      </w:rPr>
      <w:fldChar w:fldCharType="begin"/>
    </w:r>
    <w:r w:rsidRPr="008B47EE">
      <w:rPr>
        <w:rFonts w:ascii="Arial" w:hAnsi="Arial" w:cs="Arial"/>
        <w:i/>
        <w:sz w:val="18"/>
        <w:szCs w:val="18"/>
      </w:rPr>
      <w:instrText xml:space="preserve"> STYLEREF "ProductName" \* MERGEFORMAT </w:instrText>
    </w:r>
    <w:r w:rsidRPr="008B47EE">
      <w:rPr>
        <w:rFonts w:ascii="Arial" w:hAnsi="Arial" w:cs="Arial"/>
        <w:i/>
        <w:sz w:val="18"/>
        <w:szCs w:val="18"/>
      </w:rPr>
      <w:fldChar w:fldCharType="separate"/>
    </w:r>
    <w:r w:rsidR="00A43B6B" w:rsidRPr="00A43B6B">
      <w:rPr>
        <w:rFonts w:ascii="Arial" w:hAnsi="Arial" w:cs="Arial"/>
        <w:bCs/>
        <w:i/>
        <w:noProof/>
        <w:sz w:val="18"/>
        <w:szCs w:val="18"/>
      </w:rPr>
      <w:t>Device Registration Subsystem 2.0.0</w:t>
    </w:r>
    <w:r w:rsidRPr="008B47EE">
      <w:rPr>
        <w:rFonts w:ascii="Arial" w:hAnsi="Arial" w:cs="Arial"/>
        <w:i/>
        <w:noProof/>
        <w:sz w:val="18"/>
        <w:szCs w:val="18"/>
      </w:rPr>
      <w:fldChar w:fldCharType="end"/>
    </w:r>
    <w:r w:rsidRPr="008B47EE">
      <w:rPr>
        <w:rFonts w:ascii="Arial" w:hAnsi="Arial" w:cs="Arial"/>
        <w:i/>
        <w:sz w:val="18"/>
        <w:szCs w:val="18"/>
      </w:rPr>
      <w:t xml:space="preserve"> </w:t>
    </w:r>
    <w:r w:rsidRPr="008B47EE">
      <w:rPr>
        <w:rFonts w:ascii="Arial" w:hAnsi="Arial" w:cs="Arial"/>
        <w:i/>
        <w:noProof/>
        <w:sz w:val="18"/>
        <w:szCs w:val="18"/>
      </w:rPr>
      <w:fldChar w:fldCharType="begin"/>
    </w:r>
    <w:r w:rsidRPr="008B47EE">
      <w:rPr>
        <w:rFonts w:ascii="Arial" w:hAnsi="Arial" w:cs="Arial"/>
        <w:i/>
        <w:noProof/>
        <w:sz w:val="18"/>
        <w:szCs w:val="18"/>
      </w:rPr>
      <w:instrText xml:space="preserve"> STYLEREF "DocumentType" \* MERGEFORMAT </w:instrText>
    </w:r>
    <w:r w:rsidRPr="008B47EE">
      <w:rPr>
        <w:rFonts w:ascii="Arial" w:hAnsi="Arial" w:cs="Arial"/>
        <w:i/>
        <w:noProof/>
        <w:sz w:val="18"/>
        <w:szCs w:val="18"/>
      </w:rPr>
      <w:fldChar w:fldCharType="separate"/>
    </w:r>
    <w:r w:rsidR="00A43B6B" w:rsidRPr="00A43B6B">
      <w:rPr>
        <w:rFonts w:ascii="Arial" w:hAnsi="Arial" w:cs="Arial"/>
        <w:bCs/>
        <w:i/>
        <w:noProof/>
        <w:sz w:val="18"/>
        <w:szCs w:val="18"/>
      </w:rPr>
      <w:t>User Guide</w:t>
    </w:r>
    <w:r w:rsidR="00A43B6B">
      <w:rPr>
        <w:rFonts w:ascii="Arial" w:hAnsi="Arial" w:cs="Arial"/>
        <w:i/>
        <w:noProof/>
        <w:sz w:val="18"/>
        <w:szCs w:val="18"/>
      </w:rPr>
      <w:t xml:space="preserve"> (Authority)</w:t>
    </w:r>
    <w:r w:rsidRPr="008B47EE">
      <w:rPr>
        <w:rFonts w:ascii="Arial" w:hAnsi="Arial" w:cs="Arial"/>
        <w:i/>
        <w:noProof/>
        <w:sz w:val="18"/>
        <w:szCs w:val="18"/>
      </w:rPr>
      <w:fldChar w:fldCharType="end"/>
    </w:r>
    <w:r w:rsidRPr="008B47EE">
      <w:rPr>
        <w:rFonts w:ascii="Arial" w:hAnsi="Arial" w:cs="Arial"/>
        <w:i/>
        <w:sz w:val="18"/>
        <w:szCs w:val="18"/>
      </w:rPr>
      <w:t xml:space="preserve">                            </w:t>
    </w:r>
    <w:r>
      <w:rPr>
        <w:rFonts w:ascii="Arial" w:hAnsi="Arial" w:cs="Arial"/>
        <w:i/>
        <w:sz w:val="18"/>
        <w:szCs w:val="18"/>
      </w:rPr>
      <w:t xml:space="preserve">                 </w:t>
    </w:r>
    <w:r w:rsidRPr="008B47EE">
      <w:rPr>
        <w:rFonts w:ascii="Arial" w:hAnsi="Arial" w:cs="Arial"/>
        <w:i/>
        <w:sz w:val="18"/>
        <w:szCs w:val="18"/>
      </w:rPr>
      <w:t xml:space="preserve">  </w:t>
    </w:r>
    <w:r w:rsidRPr="008B47EE">
      <w:rPr>
        <w:rFonts w:ascii="Arial" w:hAnsi="Arial" w:cs="Arial"/>
        <w:i/>
        <w:noProof/>
        <w:sz w:val="18"/>
        <w:szCs w:val="18"/>
      </w:rPr>
      <w:fldChar w:fldCharType="begin"/>
    </w:r>
    <w:r w:rsidRPr="008B47EE">
      <w:rPr>
        <w:rFonts w:ascii="Arial" w:hAnsi="Arial" w:cs="Arial"/>
        <w:i/>
        <w:noProof/>
        <w:sz w:val="18"/>
        <w:szCs w:val="18"/>
      </w:rPr>
      <w:instrText xml:space="preserve"> STYLEREF "Heading 1" \* MERGEFORMAT </w:instrText>
    </w:r>
    <w:r w:rsidRPr="008B47EE">
      <w:rPr>
        <w:rFonts w:ascii="Arial" w:hAnsi="Arial" w:cs="Arial"/>
        <w:i/>
        <w:noProof/>
        <w:sz w:val="18"/>
        <w:szCs w:val="18"/>
      </w:rPr>
      <w:fldChar w:fldCharType="separate"/>
    </w:r>
    <w:r w:rsidR="00A43B6B">
      <w:rPr>
        <w:rFonts w:ascii="Arial" w:hAnsi="Arial" w:cs="Arial"/>
        <w:i/>
        <w:noProof/>
        <w:sz w:val="18"/>
        <w:szCs w:val="18"/>
      </w:rPr>
      <w:t>Portal Sections</w:t>
    </w:r>
    <w:r w:rsidRPr="008B47EE">
      <w:rPr>
        <w:rFonts w:ascii="Arial" w:hAnsi="Arial" w:cs="Arial"/>
        <w:i/>
        <w:noProof/>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5F44"/>
    <w:multiLevelType w:val="multilevel"/>
    <w:tmpl w:val="69EAD18C"/>
    <w:lvl w:ilvl="0">
      <w:start w:val="1"/>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738" w:hanging="648"/>
      </w:pPr>
      <w:rPr>
        <w:b/>
        <w:color w:val="5B9BD5" w:themeColor="accent1"/>
      </w:rPr>
    </w:lvl>
    <w:lvl w:ilvl="4">
      <w:start w:val="1"/>
      <w:numFmt w:val="decimal"/>
      <w:lvlText w:val="%1.%2.%3.%4.%5."/>
      <w:lvlJc w:val="left"/>
      <w:pPr>
        <w:ind w:left="79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8B115C"/>
    <w:multiLevelType w:val="hybridMultilevel"/>
    <w:tmpl w:val="441EA552"/>
    <w:lvl w:ilvl="0" w:tplc="04090001">
      <w:start w:val="1"/>
      <w:numFmt w:val="bullet"/>
      <w:lvlText w:val=""/>
      <w:lvlJc w:val="left"/>
      <w:pPr>
        <w:ind w:left="914" w:hanging="360"/>
      </w:pPr>
      <w:rPr>
        <w:rFonts w:ascii="Symbol" w:hAnsi="Symbol"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2" w15:restartNumberingAfterBreak="0">
    <w:nsid w:val="10584108"/>
    <w:multiLevelType w:val="multilevel"/>
    <w:tmpl w:val="A87E85C0"/>
    <w:lvl w:ilvl="0">
      <w:start w:val="1"/>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738" w:hanging="648"/>
      </w:pPr>
      <w:rPr>
        <w:b/>
        <w:color w:val="5B9BD5" w:themeColor="accent1"/>
      </w:rPr>
    </w:lvl>
    <w:lvl w:ilvl="4">
      <w:start w:val="1"/>
      <w:numFmt w:val="decimal"/>
      <w:lvlText w:val="%1.%2.%3.%4.%5."/>
      <w:lvlJc w:val="left"/>
      <w:pPr>
        <w:ind w:left="79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BF2801"/>
    <w:multiLevelType w:val="multilevel"/>
    <w:tmpl w:val="C3E0FD50"/>
    <w:lvl w:ilvl="0">
      <w:start w:val="3"/>
      <w:numFmt w:val="decimal"/>
      <w:lvlText w:val="%1."/>
      <w:lvlJc w:val="left"/>
      <w:pPr>
        <w:ind w:left="360" w:hanging="360"/>
      </w:pPr>
      <w:rPr>
        <w:rFonts w:hint="default"/>
      </w:rPr>
    </w:lvl>
    <w:lvl w:ilvl="1">
      <w:start w:val="5"/>
      <w:numFmt w:val="decimal"/>
      <w:lvlText w:val="%1.%2."/>
      <w:lvlJc w:val="left"/>
      <w:pPr>
        <w:ind w:left="540" w:hanging="720"/>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54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540" w:hanging="1440"/>
      </w:pPr>
      <w:rPr>
        <w:rFonts w:hint="default"/>
      </w:rPr>
    </w:lvl>
    <w:lvl w:ilvl="6">
      <w:start w:val="1"/>
      <w:numFmt w:val="decimal"/>
      <w:lvlText w:val="%1.%2.%3.%4.%5.%6.%7."/>
      <w:lvlJc w:val="left"/>
      <w:pPr>
        <w:ind w:left="360" w:hanging="1440"/>
      </w:pPr>
      <w:rPr>
        <w:rFonts w:hint="default"/>
      </w:rPr>
    </w:lvl>
    <w:lvl w:ilvl="7">
      <w:start w:val="1"/>
      <w:numFmt w:val="decimal"/>
      <w:lvlText w:val="%1.%2.%3.%4.%5.%6.%7.%8."/>
      <w:lvlJc w:val="left"/>
      <w:pPr>
        <w:ind w:left="540" w:hanging="1800"/>
      </w:pPr>
      <w:rPr>
        <w:rFonts w:hint="default"/>
      </w:rPr>
    </w:lvl>
    <w:lvl w:ilvl="8">
      <w:start w:val="1"/>
      <w:numFmt w:val="decimal"/>
      <w:lvlText w:val="%1.%2.%3.%4.%5.%6.%7.%8.%9."/>
      <w:lvlJc w:val="left"/>
      <w:pPr>
        <w:ind w:left="360" w:hanging="1800"/>
      </w:pPr>
      <w:rPr>
        <w:rFonts w:hint="default"/>
      </w:rPr>
    </w:lvl>
  </w:abstractNum>
  <w:abstractNum w:abstractNumId="4" w15:restartNumberingAfterBreak="0">
    <w:nsid w:val="18B504DB"/>
    <w:multiLevelType w:val="hybridMultilevel"/>
    <w:tmpl w:val="3E90998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76E5274"/>
    <w:multiLevelType w:val="multilevel"/>
    <w:tmpl w:val="B8F2CDE8"/>
    <w:name w:val="Table Bullets5"/>
    <w:lvl w:ilvl="0">
      <w:start w:val="1"/>
      <w:numFmt w:val="bullet"/>
      <w:lvlRestart w:val="0"/>
      <w:pStyle w:val="TU-TableBullet"/>
      <w:lvlText w:val=""/>
      <w:lvlJc w:val="left"/>
      <w:pPr>
        <w:tabs>
          <w:tab w:val="num" w:pos="216"/>
        </w:tabs>
        <w:ind w:left="216" w:hanging="216"/>
      </w:pPr>
      <w:rPr>
        <w:rFonts w:ascii="Wingdings" w:hAnsi="Wingdings" w:hint="default"/>
      </w:rPr>
    </w:lvl>
    <w:lvl w:ilvl="1">
      <w:start w:val="1"/>
      <w:numFmt w:val="bullet"/>
      <w:pStyle w:val="TU2-TableBullet2"/>
      <w:lvlText w:val=""/>
      <w:lvlJc w:val="left"/>
      <w:pPr>
        <w:tabs>
          <w:tab w:val="num" w:pos="504"/>
        </w:tabs>
        <w:ind w:left="504" w:hanging="216"/>
      </w:pPr>
      <w:rPr>
        <w:rFonts w:ascii="Wingdings" w:hAnsi="Wingdings" w:hint="default"/>
        <w:sz w:val="20"/>
      </w:rPr>
    </w:lvl>
    <w:lvl w:ilvl="2">
      <w:start w:val="1"/>
      <w:numFmt w:val="none"/>
      <w:pStyle w:val="TU3-TableBullet3"/>
      <w:lvlText w:val="–"/>
      <w:lvlJc w:val="left"/>
      <w:pPr>
        <w:tabs>
          <w:tab w:val="num" w:pos="806"/>
        </w:tabs>
        <w:ind w:left="806" w:hanging="244"/>
      </w:pPr>
      <w:rPr>
        <w:rFonts w:ascii="Arial" w:hAnsi="Arial" w:cs="Arial"/>
      </w:rPr>
    </w:lvl>
    <w:lvl w:ilvl="3">
      <w:start w:val="1"/>
      <w:numFmt w:val="bullet"/>
      <w:pStyle w:val="TU4-TableBullet4"/>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6" w15:restartNumberingAfterBreak="0">
    <w:nsid w:val="30C40162"/>
    <w:multiLevelType w:val="multilevel"/>
    <w:tmpl w:val="33D24AB6"/>
    <w:lvl w:ilvl="0">
      <w:start w:val="1"/>
      <w:numFmt w:val="bullet"/>
      <w:lvlRestart w:val="0"/>
      <w:pStyle w:val="U-Bullet"/>
      <w:lvlText w:val="■"/>
      <w:lvlJc w:val="left"/>
      <w:pPr>
        <w:tabs>
          <w:tab w:val="num" w:pos="1080"/>
        </w:tabs>
        <w:ind w:left="1080" w:hanging="288"/>
      </w:pPr>
      <w:rPr>
        <w:rFonts w:ascii="Times New Roman" w:hAnsi="Times New Roman" w:cs="Times New Roman" w:hint="default"/>
        <w:b w:val="0"/>
        <w:i w:val="0"/>
        <w:sz w:val="18"/>
      </w:rPr>
    </w:lvl>
    <w:lvl w:ilvl="1">
      <w:start w:val="1"/>
      <w:numFmt w:val="bullet"/>
      <w:pStyle w:val="U2-Bullet2"/>
      <w:lvlText w:val="□"/>
      <w:lvlJc w:val="left"/>
      <w:pPr>
        <w:tabs>
          <w:tab w:val="num" w:pos="1440"/>
        </w:tabs>
        <w:ind w:left="1440" w:hanging="288"/>
      </w:pPr>
      <w:rPr>
        <w:rFonts w:ascii="Times New Roman" w:hAnsi="Times New Roman" w:cs="Times New Roman" w:hint="default"/>
        <w:b w:val="0"/>
        <w:i w:val="0"/>
        <w:sz w:val="20"/>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Times New Roman" w:hAnsi="Times New Roman" w:cs="Times New Roman"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0FD0E60"/>
    <w:multiLevelType w:val="multilevel"/>
    <w:tmpl w:val="69EAD18C"/>
    <w:lvl w:ilvl="0">
      <w:start w:val="1"/>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738" w:hanging="648"/>
      </w:pPr>
      <w:rPr>
        <w:b/>
        <w:color w:val="5B9BD5" w:themeColor="accent1"/>
      </w:rPr>
    </w:lvl>
    <w:lvl w:ilvl="4">
      <w:start w:val="1"/>
      <w:numFmt w:val="decimal"/>
      <w:lvlText w:val="%1.%2.%3.%4.%5."/>
      <w:lvlJc w:val="left"/>
      <w:pPr>
        <w:ind w:left="79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26D3497"/>
    <w:multiLevelType w:val="multilevel"/>
    <w:tmpl w:val="958A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83752F"/>
    <w:multiLevelType w:val="hybridMultilevel"/>
    <w:tmpl w:val="14CAE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776A2F"/>
    <w:multiLevelType w:val="hybridMultilevel"/>
    <w:tmpl w:val="CE041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6A4E19"/>
    <w:multiLevelType w:val="multilevel"/>
    <w:tmpl w:val="D5800AE8"/>
    <w:lvl w:ilvl="0">
      <w:start w:val="1"/>
      <w:numFmt w:val="decimal"/>
      <w:lvlText w:val="%1."/>
      <w:lvlJc w:val="left"/>
      <w:pPr>
        <w:ind w:left="360" w:hanging="360"/>
      </w:pPr>
      <w:rPr>
        <w:b w:val="0"/>
        <w:sz w:val="22"/>
        <w:szCs w:val="22"/>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738" w:hanging="648"/>
      </w:pPr>
      <w:rPr>
        <w:b/>
        <w:color w:val="5B9BD5" w:themeColor="accent1"/>
      </w:rPr>
    </w:lvl>
    <w:lvl w:ilvl="4">
      <w:start w:val="1"/>
      <w:numFmt w:val="decimal"/>
      <w:lvlText w:val="%1.%2.%3.%4.%5."/>
      <w:lvlJc w:val="left"/>
      <w:pPr>
        <w:ind w:left="79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445CAC"/>
    <w:multiLevelType w:val="hybridMultilevel"/>
    <w:tmpl w:val="AE30E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0B58F7"/>
    <w:multiLevelType w:val="hybridMultilevel"/>
    <w:tmpl w:val="84088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557F8C"/>
    <w:multiLevelType w:val="multilevel"/>
    <w:tmpl w:val="A87E85C0"/>
    <w:lvl w:ilvl="0">
      <w:start w:val="1"/>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738" w:hanging="648"/>
      </w:pPr>
      <w:rPr>
        <w:b/>
        <w:color w:val="5B9BD5" w:themeColor="accent1"/>
      </w:rPr>
    </w:lvl>
    <w:lvl w:ilvl="4">
      <w:start w:val="1"/>
      <w:numFmt w:val="decimal"/>
      <w:lvlText w:val="%1.%2.%3.%4.%5."/>
      <w:lvlJc w:val="left"/>
      <w:pPr>
        <w:ind w:left="79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754C8F"/>
    <w:multiLevelType w:val="hybridMultilevel"/>
    <w:tmpl w:val="BA501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76869BA"/>
    <w:multiLevelType w:val="multilevel"/>
    <w:tmpl w:val="A87E85C0"/>
    <w:lvl w:ilvl="0">
      <w:start w:val="1"/>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738" w:hanging="648"/>
      </w:pPr>
      <w:rPr>
        <w:b/>
        <w:color w:val="5B9BD5" w:themeColor="accent1"/>
      </w:rPr>
    </w:lvl>
    <w:lvl w:ilvl="4">
      <w:start w:val="1"/>
      <w:numFmt w:val="decimal"/>
      <w:lvlText w:val="%1.%2.%3.%4.%5."/>
      <w:lvlJc w:val="left"/>
      <w:pPr>
        <w:ind w:left="79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637925"/>
    <w:multiLevelType w:val="hybridMultilevel"/>
    <w:tmpl w:val="64081014"/>
    <w:lvl w:ilvl="0" w:tplc="42E0F8C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D36382"/>
    <w:multiLevelType w:val="multilevel"/>
    <w:tmpl w:val="6A32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1723E0"/>
    <w:multiLevelType w:val="hybridMultilevel"/>
    <w:tmpl w:val="653E7DBA"/>
    <w:lvl w:ilvl="0" w:tplc="D30C165A">
      <w:start w:val="1"/>
      <w:numFmt w:val="decimal"/>
      <w:lvlText w:val="%1."/>
      <w:lvlJc w:val="left"/>
      <w:pPr>
        <w:ind w:left="900" w:hanging="360"/>
      </w:pPr>
      <w:rPr>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65F47EB2"/>
    <w:multiLevelType w:val="multilevel"/>
    <w:tmpl w:val="03AA02C0"/>
    <w:lvl w:ilvl="0">
      <w:start w:val="1"/>
      <w:numFmt w:val="decimal"/>
      <w:lvlText w:val="%1."/>
      <w:lvlJc w:val="left"/>
      <w:pPr>
        <w:ind w:left="360" w:hanging="360"/>
      </w:pPr>
      <w:rPr>
        <w:rFonts w:hint="default"/>
      </w:rPr>
    </w:lvl>
    <w:lvl w:ilvl="1">
      <w:start w:val="5"/>
      <w:numFmt w:val="decimal"/>
      <w:lvlText w:val="%1.%2."/>
      <w:lvlJc w:val="left"/>
      <w:pPr>
        <w:ind w:left="540" w:hanging="720"/>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54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540" w:hanging="1440"/>
      </w:pPr>
      <w:rPr>
        <w:rFonts w:hint="default"/>
      </w:rPr>
    </w:lvl>
    <w:lvl w:ilvl="6">
      <w:start w:val="1"/>
      <w:numFmt w:val="decimal"/>
      <w:lvlText w:val="%1.%2.%3.%4.%5.%6.%7."/>
      <w:lvlJc w:val="left"/>
      <w:pPr>
        <w:ind w:left="360" w:hanging="1440"/>
      </w:pPr>
      <w:rPr>
        <w:rFonts w:hint="default"/>
      </w:rPr>
    </w:lvl>
    <w:lvl w:ilvl="7">
      <w:start w:val="1"/>
      <w:numFmt w:val="decimal"/>
      <w:lvlText w:val="%1.%2.%3.%4.%5.%6.%7.%8."/>
      <w:lvlJc w:val="left"/>
      <w:pPr>
        <w:ind w:left="540" w:hanging="1800"/>
      </w:pPr>
      <w:rPr>
        <w:rFonts w:hint="default"/>
      </w:rPr>
    </w:lvl>
    <w:lvl w:ilvl="8">
      <w:start w:val="1"/>
      <w:numFmt w:val="decimal"/>
      <w:lvlText w:val="%1.%2.%3.%4.%5.%6.%7.%8.%9."/>
      <w:lvlJc w:val="left"/>
      <w:pPr>
        <w:ind w:left="360" w:hanging="1800"/>
      </w:pPr>
      <w:rPr>
        <w:rFonts w:hint="default"/>
      </w:rPr>
    </w:lvl>
  </w:abstractNum>
  <w:abstractNum w:abstractNumId="21" w15:restartNumberingAfterBreak="0">
    <w:nsid w:val="66FF062E"/>
    <w:multiLevelType w:val="hybridMultilevel"/>
    <w:tmpl w:val="758267DC"/>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22" w15:restartNumberingAfterBreak="0">
    <w:nsid w:val="68140963"/>
    <w:multiLevelType w:val="hybridMultilevel"/>
    <w:tmpl w:val="B5C03240"/>
    <w:lvl w:ilvl="0" w:tplc="C22A69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B826F48"/>
    <w:multiLevelType w:val="multilevel"/>
    <w:tmpl w:val="DC06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B8C0334"/>
    <w:multiLevelType w:val="multilevel"/>
    <w:tmpl w:val="0EBED4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6"/>
  </w:num>
  <w:num w:numId="3">
    <w:abstractNumId w:val="5"/>
  </w:num>
  <w:num w:numId="4">
    <w:abstractNumId w:val="4"/>
  </w:num>
  <w:num w:numId="5">
    <w:abstractNumId w:val="10"/>
  </w:num>
  <w:num w:numId="6">
    <w:abstractNumId w:val="21"/>
  </w:num>
  <w:num w:numId="7">
    <w:abstractNumId w:val="12"/>
  </w:num>
  <w:num w:numId="8">
    <w:abstractNumId w:val="9"/>
  </w:num>
  <w:num w:numId="9">
    <w:abstractNumId w:val="17"/>
  </w:num>
  <w:num w:numId="10">
    <w:abstractNumId w:val="19"/>
  </w:num>
  <w:num w:numId="11">
    <w:abstractNumId w:val="22"/>
  </w:num>
  <w:num w:numId="12">
    <w:abstractNumId w:val="8"/>
  </w:num>
  <w:num w:numId="13">
    <w:abstractNumId w:val="15"/>
  </w:num>
  <w:num w:numId="14">
    <w:abstractNumId w:val="18"/>
  </w:num>
  <w:num w:numId="15">
    <w:abstractNumId w:val="23"/>
  </w:num>
  <w:num w:numId="16">
    <w:abstractNumId w:val="1"/>
  </w:num>
  <w:num w:numId="17">
    <w:abstractNumId w:val="13"/>
  </w:num>
  <w:num w:numId="18">
    <w:abstractNumId w:val="24"/>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mna ali">
    <w15:presenceInfo w15:providerId="Windows Live" w15:userId="9caa7c7a94a6c9e2"/>
  </w15:person>
  <w15:person w15:author="Fozia Zafar">
    <w15:presenceInfo w15:providerId="Windows Live" w15:userId="dba6b92eb5949a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992"/>
    <w:rsid w:val="0000699A"/>
    <w:rsid w:val="0002004D"/>
    <w:rsid w:val="00020FAA"/>
    <w:rsid w:val="00021412"/>
    <w:rsid w:val="000269DB"/>
    <w:rsid w:val="00037693"/>
    <w:rsid w:val="00067445"/>
    <w:rsid w:val="00084D2C"/>
    <w:rsid w:val="00091244"/>
    <w:rsid w:val="000A001B"/>
    <w:rsid w:val="000A299D"/>
    <w:rsid w:val="000B0A21"/>
    <w:rsid w:val="000B270E"/>
    <w:rsid w:val="000C1FB1"/>
    <w:rsid w:val="000E096C"/>
    <w:rsid w:val="00132089"/>
    <w:rsid w:val="00141C7A"/>
    <w:rsid w:val="00162033"/>
    <w:rsid w:val="00166AD9"/>
    <w:rsid w:val="0016728A"/>
    <w:rsid w:val="001673B8"/>
    <w:rsid w:val="0018309E"/>
    <w:rsid w:val="001B024C"/>
    <w:rsid w:val="001C2E5A"/>
    <w:rsid w:val="001C4A36"/>
    <w:rsid w:val="001C5C45"/>
    <w:rsid w:val="001C78E2"/>
    <w:rsid w:val="001D6497"/>
    <w:rsid w:val="001D6607"/>
    <w:rsid w:val="002111DE"/>
    <w:rsid w:val="002206A8"/>
    <w:rsid w:val="002215F7"/>
    <w:rsid w:val="002216B2"/>
    <w:rsid w:val="00222CDB"/>
    <w:rsid w:val="00225304"/>
    <w:rsid w:val="00231BF3"/>
    <w:rsid w:val="00236F27"/>
    <w:rsid w:val="002632E9"/>
    <w:rsid w:val="00281D6E"/>
    <w:rsid w:val="002A1060"/>
    <w:rsid w:val="002B2D08"/>
    <w:rsid w:val="002C27A5"/>
    <w:rsid w:val="002E30BC"/>
    <w:rsid w:val="002E7E84"/>
    <w:rsid w:val="002F0E2B"/>
    <w:rsid w:val="002F41E9"/>
    <w:rsid w:val="003510A1"/>
    <w:rsid w:val="00357887"/>
    <w:rsid w:val="00370046"/>
    <w:rsid w:val="00382F54"/>
    <w:rsid w:val="003831DA"/>
    <w:rsid w:val="00385702"/>
    <w:rsid w:val="00386385"/>
    <w:rsid w:val="003909D9"/>
    <w:rsid w:val="003B5421"/>
    <w:rsid w:val="003D1911"/>
    <w:rsid w:val="003D39C4"/>
    <w:rsid w:val="003E0A33"/>
    <w:rsid w:val="003E1049"/>
    <w:rsid w:val="003E3474"/>
    <w:rsid w:val="003F6096"/>
    <w:rsid w:val="003F632E"/>
    <w:rsid w:val="00403C44"/>
    <w:rsid w:val="0042154F"/>
    <w:rsid w:val="00422FA8"/>
    <w:rsid w:val="004270A4"/>
    <w:rsid w:val="00430E77"/>
    <w:rsid w:val="00433574"/>
    <w:rsid w:val="004356AE"/>
    <w:rsid w:val="00453CD0"/>
    <w:rsid w:val="00457FA9"/>
    <w:rsid w:val="0046254C"/>
    <w:rsid w:val="0048726B"/>
    <w:rsid w:val="004919ED"/>
    <w:rsid w:val="004A046A"/>
    <w:rsid w:val="004A6471"/>
    <w:rsid w:val="004A75FC"/>
    <w:rsid w:val="004C0C67"/>
    <w:rsid w:val="004C48AC"/>
    <w:rsid w:val="004C60B6"/>
    <w:rsid w:val="004C6740"/>
    <w:rsid w:val="00510832"/>
    <w:rsid w:val="005229C5"/>
    <w:rsid w:val="00542399"/>
    <w:rsid w:val="00552E58"/>
    <w:rsid w:val="00555FE3"/>
    <w:rsid w:val="00585C8D"/>
    <w:rsid w:val="005A3F93"/>
    <w:rsid w:val="005B2DFF"/>
    <w:rsid w:val="005C0867"/>
    <w:rsid w:val="005C475C"/>
    <w:rsid w:val="005D243C"/>
    <w:rsid w:val="005D7D00"/>
    <w:rsid w:val="005E1F24"/>
    <w:rsid w:val="005E54EF"/>
    <w:rsid w:val="00607E44"/>
    <w:rsid w:val="00613A9F"/>
    <w:rsid w:val="0061695D"/>
    <w:rsid w:val="0066553A"/>
    <w:rsid w:val="00671335"/>
    <w:rsid w:val="0068052F"/>
    <w:rsid w:val="006815D1"/>
    <w:rsid w:val="00690784"/>
    <w:rsid w:val="00697647"/>
    <w:rsid w:val="006A2FD9"/>
    <w:rsid w:val="006C74C0"/>
    <w:rsid w:val="006E17AE"/>
    <w:rsid w:val="006E6E64"/>
    <w:rsid w:val="006E70BD"/>
    <w:rsid w:val="006F3373"/>
    <w:rsid w:val="006F6F78"/>
    <w:rsid w:val="00704531"/>
    <w:rsid w:val="007341D6"/>
    <w:rsid w:val="00742669"/>
    <w:rsid w:val="00757B97"/>
    <w:rsid w:val="00791F74"/>
    <w:rsid w:val="00793EE9"/>
    <w:rsid w:val="007A09DD"/>
    <w:rsid w:val="007A0C97"/>
    <w:rsid w:val="007A7B6C"/>
    <w:rsid w:val="007B1F68"/>
    <w:rsid w:val="007C2F5A"/>
    <w:rsid w:val="007E4AAA"/>
    <w:rsid w:val="007E7470"/>
    <w:rsid w:val="007F2053"/>
    <w:rsid w:val="00813186"/>
    <w:rsid w:val="00826E13"/>
    <w:rsid w:val="00850FF1"/>
    <w:rsid w:val="008514DF"/>
    <w:rsid w:val="00853464"/>
    <w:rsid w:val="0085625B"/>
    <w:rsid w:val="0085734A"/>
    <w:rsid w:val="0086255F"/>
    <w:rsid w:val="008711DC"/>
    <w:rsid w:val="00872A5F"/>
    <w:rsid w:val="008B7DFE"/>
    <w:rsid w:val="008E2C85"/>
    <w:rsid w:val="009002B0"/>
    <w:rsid w:val="00917938"/>
    <w:rsid w:val="00921120"/>
    <w:rsid w:val="00931593"/>
    <w:rsid w:val="009437A3"/>
    <w:rsid w:val="00945925"/>
    <w:rsid w:val="00945B50"/>
    <w:rsid w:val="009578DD"/>
    <w:rsid w:val="009661CB"/>
    <w:rsid w:val="0097464D"/>
    <w:rsid w:val="00976F71"/>
    <w:rsid w:val="009D5072"/>
    <w:rsid w:val="009E62BC"/>
    <w:rsid w:val="00A13703"/>
    <w:rsid w:val="00A1711B"/>
    <w:rsid w:val="00A31264"/>
    <w:rsid w:val="00A42399"/>
    <w:rsid w:val="00A43B6B"/>
    <w:rsid w:val="00A651FE"/>
    <w:rsid w:val="00A73C50"/>
    <w:rsid w:val="00A77A4E"/>
    <w:rsid w:val="00A81BD3"/>
    <w:rsid w:val="00AA1216"/>
    <w:rsid w:val="00AD07D1"/>
    <w:rsid w:val="00AD4BF8"/>
    <w:rsid w:val="00AF1443"/>
    <w:rsid w:val="00B253E3"/>
    <w:rsid w:val="00B27526"/>
    <w:rsid w:val="00B33BAC"/>
    <w:rsid w:val="00B55F3C"/>
    <w:rsid w:val="00B63A6F"/>
    <w:rsid w:val="00B6450F"/>
    <w:rsid w:val="00B73082"/>
    <w:rsid w:val="00B73E08"/>
    <w:rsid w:val="00B76312"/>
    <w:rsid w:val="00B76605"/>
    <w:rsid w:val="00B76911"/>
    <w:rsid w:val="00B8395F"/>
    <w:rsid w:val="00B87E48"/>
    <w:rsid w:val="00B96219"/>
    <w:rsid w:val="00BC1D47"/>
    <w:rsid w:val="00BC7934"/>
    <w:rsid w:val="00BE3635"/>
    <w:rsid w:val="00BF1C53"/>
    <w:rsid w:val="00BF4226"/>
    <w:rsid w:val="00C007E9"/>
    <w:rsid w:val="00C0367F"/>
    <w:rsid w:val="00C1424A"/>
    <w:rsid w:val="00C24089"/>
    <w:rsid w:val="00C331F2"/>
    <w:rsid w:val="00C40D9E"/>
    <w:rsid w:val="00C4551C"/>
    <w:rsid w:val="00C523AD"/>
    <w:rsid w:val="00C61B7D"/>
    <w:rsid w:val="00C61F1E"/>
    <w:rsid w:val="00C6229B"/>
    <w:rsid w:val="00C626E3"/>
    <w:rsid w:val="00C65EA7"/>
    <w:rsid w:val="00C6759D"/>
    <w:rsid w:val="00C80958"/>
    <w:rsid w:val="00C82902"/>
    <w:rsid w:val="00C90878"/>
    <w:rsid w:val="00C90A17"/>
    <w:rsid w:val="00CA206F"/>
    <w:rsid w:val="00CA4CB9"/>
    <w:rsid w:val="00CD2E7C"/>
    <w:rsid w:val="00CE4438"/>
    <w:rsid w:val="00CE7487"/>
    <w:rsid w:val="00D51F34"/>
    <w:rsid w:val="00D53962"/>
    <w:rsid w:val="00D62006"/>
    <w:rsid w:val="00D8468B"/>
    <w:rsid w:val="00D86BC0"/>
    <w:rsid w:val="00D9038B"/>
    <w:rsid w:val="00DB65DB"/>
    <w:rsid w:val="00DD34DC"/>
    <w:rsid w:val="00DD45E3"/>
    <w:rsid w:val="00DE2818"/>
    <w:rsid w:val="00DF45D5"/>
    <w:rsid w:val="00DF7613"/>
    <w:rsid w:val="00E1776C"/>
    <w:rsid w:val="00E3396F"/>
    <w:rsid w:val="00E35707"/>
    <w:rsid w:val="00E35DC7"/>
    <w:rsid w:val="00E40F77"/>
    <w:rsid w:val="00E46333"/>
    <w:rsid w:val="00E62825"/>
    <w:rsid w:val="00E62E4C"/>
    <w:rsid w:val="00EA5BDD"/>
    <w:rsid w:val="00EB3F2C"/>
    <w:rsid w:val="00EB4896"/>
    <w:rsid w:val="00F042D3"/>
    <w:rsid w:val="00F0640F"/>
    <w:rsid w:val="00F07B77"/>
    <w:rsid w:val="00F315C1"/>
    <w:rsid w:val="00F55627"/>
    <w:rsid w:val="00F55E8F"/>
    <w:rsid w:val="00F66B1D"/>
    <w:rsid w:val="00F93D3B"/>
    <w:rsid w:val="00F9418C"/>
    <w:rsid w:val="00FE592A"/>
    <w:rsid w:val="00FF0992"/>
    <w:rsid w:val="00FF4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13CF3"/>
  <w15:chartTrackingRefBased/>
  <w15:docId w15:val="{508C0D9B-11E4-4647-829C-44DEF9615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5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0992"/>
  </w:style>
  <w:style w:type="paragraph" w:styleId="Heading1">
    <w:name w:val="heading 1"/>
    <w:basedOn w:val="Normal"/>
    <w:next w:val="Normal"/>
    <w:link w:val="Heading1Char"/>
    <w:uiPriority w:val="50"/>
    <w:qFormat/>
    <w:rsid w:val="00FF09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09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ductName">
    <w:name w:val="ProductName"/>
    <w:next w:val="Normal"/>
    <w:link w:val="ProductNameChar"/>
    <w:qFormat/>
    <w:rsid w:val="00FF0992"/>
    <w:pPr>
      <w:suppressLineNumbers/>
      <w:adjustRightInd w:val="0"/>
      <w:snapToGrid w:val="0"/>
      <w:spacing w:after="240" w:line="280" w:lineRule="atLeast"/>
    </w:pPr>
    <w:rPr>
      <w:rFonts w:ascii="Arial" w:eastAsia="SimHei" w:hAnsi="Arial" w:cs="Arial"/>
      <w:b/>
      <w:iCs/>
      <w:kern w:val="40"/>
      <w:sz w:val="44"/>
      <w:szCs w:val="20"/>
      <w:lang w:eastAsia="ja-JP"/>
      <w14:ligatures w14:val="standard"/>
      <w14:numSpacing w14:val="proportional"/>
    </w:rPr>
  </w:style>
  <w:style w:type="character" w:customStyle="1" w:styleId="ProductNameChar">
    <w:name w:val="ProductName Char"/>
    <w:basedOn w:val="DefaultParagraphFont"/>
    <w:link w:val="ProductName"/>
    <w:rsid w:val="00FF0992"/>
    <w:rPr>
      <w:rFonts w:ascii="Arial" w:eastAsia="SimHei" w:hAnsi="Arial" w:cs="Arial"/>
      <w:b/>
      <w:iCs/>
      <w:kern w:val="40"/>
      <w:sz w:val="44"/>
      <w:szCs w:val="20"/>
      <w:lang w:eastAsia="ja-JP"/>
      <w14:ligatures w14:val="standard"/>
      <w14:numSpacing w14:val="proportional"/>
    </w:rPr>
  </w:style>
  <w:style w:type="paragraph" w:customStyle="1" w:styleId="DocumentType">
    <w:name w:val="DocumentType"/>
    <w:link w:val="DocumentTypeChar"/>
    <w:qFormat/>
    <w:locked/>
    <w:rsid w:val="00FF0992"/>
    <w:pPr>
      <w:suppressLineNumbers/>
      <w:spacing w:before="200" w:after="240" w:line="240" w:lineRule="auto"/>
    </w:pPr>
    <w:rPr>
      <w:rFonts w:ascii="Arial" w:eastAsia="Times New Roman" w:hAnsi="Arial" w:cs="Times New Roman"/>
      <w:iCs/>
      <w:sz w:val="36"/>
      <w:szCs w:val="20"/>
    </w:rPr>
  </w:style>
  <w:style w:type="character" w:customStyle="1" w:styleId="DocumentTypeChar">
    <w:name w:val="DocumentType Char"/>
    <w:basedOn w:val="DefaultParagraphFont"/>
    <w:link w:val="DocumentType"/>
    <w:rsid w:val="00FF0992"/>
    <w:rPr>
      <w:rFonts w:ascii="Arial" w:eastAsia="Times New Roman" w:hAnsi="Arial" w:cs="Times New Roman"/>
      <w:iCs/>
      <w:sz w:val="36"/>
      <w:szCs w:val="20"/>
    </w:rPr>
  </w:style>
  <w:style w:type="paragraph" w:customStyle="1" w:styleId="docDate">
    <w:name w:val="docDate"/>
    <w:link w:val="docDateChar"/>
    <w:uiPriority w:val="14"/>
    <w:unhideWhenUsed/>
    <w:qFormat/>
    <w:rsid w:val="00FF0992"/>
    <w:pPr>
      <w:spacing w:before="120" w:after="0" w:line="240" w:lineRule="auto"/>
    </w:pPr>
    <w:rPr>
      <w:rFonts w:ascii="Arial" w:eastAsia="MS Mincho" w:hAnsi="Arial" w:cs="Times New Roman"/>
      <w:color w:val="000000"/>
      <w:sz w:val="24"/>
      <w:szCs w:val="20"/>
      <w:lang w:eastAsia="ja-JP"/>
    </w:rPr>
  </w:style>
  <w:style w:type="character" w:customStyle="1" w:styleId="docDateChar">
    <w:name w:val="docDate Char"/>
    <w:basedOn w:val="DefaultParagraphFont"/>
    <w:link w:val="docDate"/>
    <w:uiPriority w:val="14"/>
    <w:rsid w:val="00FF0992"/>
    <w:rPr>
      <w:rFonts w:ascii="Arial" w:eastAsia="MS Mincho" w:hAnsi="Arial" w:cs="Times New Roman"/>
      <w:color w:val="000000"/>
      <w:sz w:val="24"/>
      <w:szCs w:val="20"/>
      <w:lang w:eastAsia="ja-JP"/>
    </w:rPr>
  </w:style>
  <w:style w:type="paragraph" w:customStyle="1" w:styleId="docDCN">
    <w:name w:val="docDCN"/>
    <w:link w:val="docDCNChar"/>
    <w:qFormat/>
    <w:rsid w:val="00FF0992"/>
    <w:pPr>
      <w:spacing w:before="360" w:after="180" w:line="240" w:lineRule="auto"/>
    </w:pPr>
    <w:rPr>
      <w:rFonts w:ascii="Arial" w:eastAsia="Times New Roman" w:hAnsi="Arial" w:cs="Times New Roman"/>
      <w:sz w:val="24"/>
      <w:szCs w:val="20"/>
    </w:rPr>
  </w:style>
  <w:style w:type="character" w:customStyle="1" w:styleId="docDCNChar">
    <w:name w:val="docDCN Char"/>
    <w:link w:val="docDCN"/>
    <w:rsid w:val="00FF0992"/>
    <w:rPr>
      <w:rFonts w:ascii="Arial" w:eastAsia="Times New Roman" w:hAnsi="Arial" w:cs="Times New Roman"/>
      <w:sz w:val="24"/>
      <w:szCs w:val="20"/>
    </w:rPr>
  </w:style>
  <w:style w:type="character" w:customStyle="1" w:styleId="Heading1Char">
    <w:name w:val="Heading 1 Char"/>
    <w:basedOn w:val="DefaultParagraphFont"/>
    <w:link w:val="Heading1"/>
    <w:uiPriority w:val="50"/>
    <w:rsid w:val="00FF09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F0992"/>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qFormat/>
    <w:rsid w:val="00FF0992"/>
    <w:rPr>
      <w:b/>
      <w:bCs/>
    </w:rPr>
  </w:style>
  <w:style w:type="paragraph" w:customStyle="1" w:styleId="TB-TableBody">
    <w:name w:val="TB-Table Body"/>
    <w:qFormat/>
    <w:rsid w:val="00FF0992"/>
    <w:pPr>
      <w:spacing w:before="40" w:after="40" w:line="180" w:lineRule="atLeast"/>
    </w:pPr>
    <w:rPr>
      <w:rFonts w:ascii="Arial" w:eastAsia="Times New Roman" w:hAnsi="Arial" w:cs="Arial"/>
      <w:sz w:val="18"/>
      <w:szCs w:val="20"/>
    </w:rPr>
  </w:style>
  <w:style w:type="paragraph" w:customStyle="1" w:styleId="TH-TableHeading">
    <w:name w:val="TH-Table Heading"/>
    <w:qFormat/>
    <w:rsid w:val="00FF0992"/>
    <w:pPr>
      <w:keepNext/>
      <w:spacing w:before="60" w:after="60" w:line="240" w:lineRule="atLeast"/>
      <w:jc w:val="center"/>
    </w:pPr>
    <w:rPr>
      <w:rFonts w:ascii="Arial" w:eastAsia="Times New Roman" w:hAnsi="Arial" w:cs="Arial"/>
      <w:b/>
      <w:sz w:val="18"/>
      <w:szCs w:val="20"/>
    </w:rPr>
  </w:style>
  <w:style w:type="table" w:customStyle="1" w:styleId="FormatA">
    <w:name w:val="Format A"/>
    <w:rsid w:val="00FF0992"/>
    <w:pPr>
      <w:spacing w:after="0" w:line="240" w:lineRule="auto"/>
    </w:pPr>
    <w:rPr>
      <w:rFonts w:ascii="Arial" w:eastAsia="Times New Roman" w:hAnsi="Arial" w:cs="Times New Roman"/>
      <w:sz w:val="20"/>
      <w:szCs w:val="20"/>
    </w:rPr>
    <w:tblPr>
      <w:tblStyleRowBandSize w:val="1"/>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tcPr>
    <w:tblStylePr w:type="firstRow">
      <w:tblPr/>
      <w:trPr>
        <w:cantSplit w:val="0"/>
        <w:tblHeader/>
      </w:trPr>
      <w:tcPr>
        <w:tcBorders>
          <w:bottom w:val="single" w:sz="12" w:space="0" w:color="auto"/>
        </w:tcBorders>
        <w:vAlign w:val="center"/>
      </w:tcPr>
    </w:tblStylePr>
  </w:style>
  <w:style w:type="paragraph" w:customStyle="1" w:styleId="B-Body">
    <w:name w:val="B-Body"/>
    <w:link w:val="B-BodyChar"/>
    <w:uiPriority w:val="30"/>
    <w:qFormat/>
    <w:rsid w:val="00FF0992"/>
    <w:pPr>
      <w:tabs>
        <w:tab w:val="left" w:pos="2160"/>
      </w:tabs>
      <w:spacing w:before="120" w:after="40" w:line="240" w:lineRule="auto"/>
      <w:ind w:left="720"/>
    </w:pPr>
    <w:rPr>
      <w:rFonts w:ascii="Times New Roman" w:eastAsia="SimSun" w:hAnsi="Times New Roman" w:cs="Times New Roman"/>
      <w:szCs w:val="20"/>
    </w:rPr>
  </w:style>
  <w:style w:type="character" w:customStyle="1" w:styleId="B-BodyChar">
    <w:name w:val="B-Body Char"/>
    <w:basedOn w:val="DefaultParagraphFont"/>
    <w:link w:val="B-Body"/>
    <w:uiPriority w:val="30"/>
    <w:rsid w:val="00FF0992"/>
    <w:rPr>
      <w:rFonts w:ascii="Times New Roman" w:eastAsia="SimSun" w:hAnsi="Times New Roman" w:cs="Times New Roman"/>
      <w:szCs w:val="20"/>
    </w:rPr>
  </w:style>
  <w:style w:type="paragraph" w:customStyle="1" w:styleId="U-Bullet">
    <w:name w:val="U-Bullet"/>
    <w:basedOn w:val="B-Body"/>
    <w:qFormat/>
    <w:rsid w:val="00FF0992"/>
    <w:pPr>
      <w:numPr>
        <w:numId w:val="2"/>
      </w:numPr>
      <w:tabs>
        <w:tab w:val="clear" w:pos="2160"/>
      </w:tabs>
    </w:pPr>
  </w:style>
  <w:style w:type="paragraph" w:customStyle="1" w:styleId="U2-Bullet2">
    <w:name w:val="U2-Bullet 2"/>
    <w:basedOn w:val="U-Bullet"/>
    <w:rsid w:val="00FF0992"/>
    <w:pPr>
      <w:numPr>
        <w:ilvl w:val="1"/>
      </w:numPr>
      <w:tabs>
        <w:tab w:val="clear" w:pos="1440"/>
        <w:tab w:val="num" w:pos="360"/>
        <w:tab w:val="left" w:pos="2160"/>
      </w:tabs>
    </w:pPr>
  </w:style>
  <w:style w:type="paragraph" w:customStyle="1" w:styleId="U3-Bullet3">
    <w:name w:val="U3-Bullet 3"/>
    <w:basedOn w:val="U2-Bullet2"/>
    <w:rsid w:val="00FF0992"/>
    <w:pPr>
      <w:numPr>
        <w:ilvl w:val="2"/>
      </w:numPr>
      <w:tabs>
        <w:tab w:val="clear" w:pos="1699"/>
        <w:tab w:val="num" w:pos="360"/>
      </w:tabs>
    </w:pPr>
    <w:rPr>
      <w:rFonts w:eastAsia="MS Mincho"/>
      <w:lang w:eastAsia="ja-JP"/>
    </w:rPr>
  </w:style>
  <w:style w:type="paragraph" w:customStyle="1" w:styleId="U4-Bullet4">
    <w:name w:val="U4-Bullet 4"/>
    <w:basedOn w:val="U3-Bullet3"/>
    <w:rsid w:val="00FF0992"/>
    <w:pPr>
      <w:numPr>
        <w:ilvl w:val="3"/>
      </w:numPr>
      <w:tabs>
        <w:tab w:val="clear" w:pos="2016"/>
        <w:tab w:val="num" w:pos="360"/>
      </w:tabs>
    </w:pPr>
    <w:rPr>
      <w:szCs w:val="24"/>
    </w:rPr>
  </w:style>
  <w:style w:type="paragraph" w:styleId="NormalWeb">
    <w:name w:val="Normal (Web)"/>
    <w:basedOn w:val="Normal"/>
    <w:uiPriority w:val="99"/>
    <w:unhideWhenUsed/>
    <w:rsid w:val="00FF09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U-TableBullet">
    <w:name w:val="TU-Table Bullet"/>
    <w:basedOn w:val="TB-TableBody"/>
    <w:qFormat/>
    <w:rsid w:val="00FF0992"/>
    <w:pPr>
      <w:numPr>
        <w:numId w:val="3"/>
      </w:numPr>
      <w:spacing w:line="200" w:lineRule="atLeast"/>
    </w:pPr>
    <w:rPr>
      <w:rFonts w:eastAsia="SimSun"/>
    </w:rPr>
  </w:style>
  <w:style w:type="paragraph" w:customStyle="1" w:styleId="TU2-TableBullet2">
    <w:name w:val="TU2-Table Bullet 2"/>
    <w:basedOn w:val="TU-TableBullet"/>
    <w:rsid w:val="00FF0992"/>
    <w:pPr>
      <w:numPr>
        <w:ilvl w:val="1"/>
      </w:numPr>
    </w:pPr>
  </w:style>
  <w:style w:type="paragraph" w:customStyle="1" w:styleId="TU3-TableBullet3">
    <w:name w:val="TU3-Table Bullet 3"/>
    <w:basedOn w:val="TU2-TableBullet2"/>
    <w:rsid w:val="00FF0992"/>
    <w:pPr>
      <w:numPr>
        <w:ilvl w:val="2"/>
      </w:numPr>
    </w:pPr>
    <w:rPr>
      <w:lang w:eastAsia="ja-JP"/>
    </w:rPr>
  </w:style>
  <w:style w:type="paragraph" w:customStyle="1" w:styleId="TU4-TableBullet4">
    <w:name w:val="TU4-Table Bullet 4"/>
    <w:basedOn w:val="TU3-TableBullet3"/>
    <w:qFormat/>
    <w:rsid w:val="00FF0992"/>
    <w:pPr>
      <w:numPr>
        <w:ilvl w:val="3"/>
      </w:numPr>
      <w:tabs>
        <w:tab w:val="left" w:pos="1116"/>
      </w:tabs>
    </w:pPr>
  </w:style>
  <w:style w:type="paragraph" w:styleId="Caption">
    <w:name w:val="caption"/>
    <w:basedOn w:val="Normal"/>
    <w:next w:val="Normal"/>
    <w:uiPriority w:val="35"/>
    <w:unhideWhenUsed/>
    <w:qFormat/>
    <w:rsid w:val="00FF0992"/>
    <w:pPr>
      <w:spacing w:after="200" w:line="240" w:lineRule="auto"/>
    </w:pPr>
    <w:rPr>
      <w:i/>
      <w:iCs/>
      <w:color w:val="44546A" w:themeColor="text2"/>
      <w:sz w:val="18"/>
      <w:szCs w:val="18"/>
    </w:rPr>
  </w:style>
  <w:style w:type="paragraph" w:styleId="CommentText">
    <w:name w:val="annotation text"/>
    <w:basedOn w:val="Normal"/>
    <w:link w:val="CommentTextChar"/>
    <w:uiPriority w:val="99"/>
    <w:unhideWhenUsed/>
    <w:rsid w:val="000A299D"/>
    <w:pPr>
      <w:spacing w:line="240" w:lineRule="auto"/>
    </w:pPr>
    <w:rPr>
      <w:sz w:val="20"/>
      <w:szCs w:val="20"/>
    </w:rPr>
  </w:style>
  <w:style w:type="character" w:customStyle="1" w:styleId="CommentTextChar">
    <w:name w:val="Comment Text Char"/>
    <w:basedOn w:val="DefaultParagraphFont"/>
    <w:link w:val="CommentText"/>
    <w:uiPriority w:val="99"/>
    <w:rsid w:val="000A299D"/>
    <w:rPr>
      <w:sz w:val="20"/>
      <w:szCs w:val="20"/>
    </w:rPr>
  </w:style>
  <w:style w:type="paragraph" w:styleId="ListParagraph">
    <w:name w:val="List Paragraph"/>
    <w:basedOn w:val="Normal"/>
    <w:uiPriority w:val="34"/>
    <w:qFormat/>
    <w:rsid w:val="0066553A"/>
    <w:pPr>
      <w:ind w:left="720"/>
      <w:contextualSpacing/>
    </w:pPr>
    <w:rPr>
      <w:sz w:val="24"/>
    </w:rPr>
  </w:style>
  <w:style w:type="table" w:styleId="TableGrid">
    <w:name w:val="Table Grid"/>
    <w:basedOn w:val="TableNormal"/>
    <w:uiPriority w:val="39"/>
    <w:rsid w:val="00552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1F34"/>
    <w:rPr>
      <w:color w:val="0563C1" w:themeColor="hyperlink"/>
      <w:u w:val="single"/>
    </w:rPr>
  </w:style>
  <w:style w:type="character" w:styleId="FollowedHyperlink">
    <w:name w:val="FollowedHyperlink"/>
    <w:basedOn w:val="DefaultParagraphFont"/>
    <w:uiPriority w:val="99"/>
    <w:semiHidden/>
    <w:unhideWhenUsed/>
    <w:rsid w:val="00D51F34"/>
    <w:rPr>
      <w:color w:val="954F72" w:themeColor="followedHyperlink"/>
      <w:u w:val="single"/>
    </w:rPr>
  </w:style>
  <w:style w:type="paragraph" w:customStyle="1" w:styleId="xFMHead2">
    <w:name w:val="xFM Head 2"/>
    <w:rsid w:val="00B6450F"/>
    <w:pPr>
      <w:spacing w:after="360" w:line="276" w:lineRule="auto"/>
    </w:pPr>
    <w:rPr>
      <w:rFonts w:ascii="Arial" w:eastAsia="SimHei" w:hAnsi="Arial" w:cs="Arial"/>
      <w:b/>
      <w:sz w:val="32"/>
      <w:szCs w:val="28"/>
      <w:lang w:eastAsia="ja-JP"/>
    </w:rPr>
  </w:style>
  <w:style w:type="paragraph" w:customStyle="1" w:styleId="TC-TableBodyCenter">
    <w:name w:val="TC-Table Body_Center"/>
    <w:basedOn w:val="TB-TableBody"/>
    <w:uiPriority w:val="49"/>
    <w:qFormat/>
    <w:rsid w:val="00B6450F"/>
    <w:pPr>
      <w:jc w:val="center"/>
    </w:pPr>
  </w:style>
  <w:style w:type="paragraph" w:styleId="Header">
    <w:name w:val="header"/>
    <w:basedOn w:val="Normal"/>
    <w:link w:val="HeaderChar"/>
    <w:uiPriority w:val="99"/>
    <w:unhideWhenUsed/>
    <w:rsid w:val="00B645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50F"/>
  </w:style>
  <w:style w:type="paragraph" w:styleId="Footer">
    <w:name w:val="footer"/>
    <w:basedOn w:val="Normal"/>
    <w:link w:val="FooterChar"/>
    <w:uiPriority w:val="99"/>
    <w:unhideWhenUsed/>
    <w:rsid w:val="00B645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50F"/>
  </w:style>
  <w:style w:type="character" w:customStyle="1" w:styleId="FooterBold">
    <w:name w:val="FooterBold"/>
    <w:uiPriority w:val="1"/>
    <w:rsid w:val="00B6450F"/>
    <w:rPr>
      <w:b/>
    </w:rPr>
  </w:style>
  <w:style w:type="paragraph" w:customStyle="1" w:styleId="zFooter">
    <w:name w:val="zFooter"/>
    <w:link w:val="zFooterChar"/>
    <w:uiPriority w:val="2"/>
    <w:rsid w:val="00B6450F"/>
    <w:pPr>
      <w:widowControl w:val="0"/>
      <w:pBdr>
        <w:top w:val="single" w:sz="4" w:space="1" w:color="auto"/>
      </w:pBdr>
      <w:tabs>
        <w:tab w:val="center" w:pos="4680"/>
        <w:tab w:val="right" w:pos="10080"/>
      </w:tabs>
      <w:spacing w:after="0" w:line="240" w:lineRule="atLeast"/>
      <w:ind w:left="-720" w:right="-720"/>
      <w:jc w:val="center"/>
    </w:pPr>
    <w:rPr>
      <w:rFonts w:ascii="Arial" w:eastAsia="SimSun" w:hAnsi="Arial" w:cs="Arial"/>
      <w:noProof/>
      <w:sz w:val="18"/>
      <w:szCs w:val="16"/>
      <w:lang w:eastAsia="ja-JP"/>
    </w:rPr>
  </w:style>
  <w:style w:type="character" w:customStyle="1" w:styleId="zFooterChar">
    <w:name w:val="zFooter Char"/>
    <w:basedOn w:val="FooterChar"/>
    <w:link w:val="zFooter"/>
    <w:uiPriority w:val="2"/>
    <w:rsid w:val="00B6450F"/>
    <w:rPr>
      <w:rFonts w:ascii="Arial" w:eastAsia="SimSun" w:hAnsi="Arial" w:cs="Arial"/>
      <w:noProof/>
      <w:sz w:val="18"/>
      <w:szCs w:val="16"/>
      <w:lang w:eastAsia="ja-JP"/>
    </w:rPr>
  </w:style>
  <w:style w:type="paragraph" w:customStyle="1" w:styleId="zBrandingOwner">
    <w:name w:val="zBrandingOwner"/>
    <w:link w:val="zBrandingOwnerChar"/>
    <w:uiPriority w:val="2"/>
    <w:rsid w:val="00B6450F"/>
    <w:pPr>
      <w:adjustRightInd w:val="0"/>
      <w:snapToGrid w:val="0"/>
      <w:spacing w:after="0" w:line="560" w:lineRule="exact"/>
    </w:pPr>
    <w:rPr>
      <w:rFonts w:ascii="Arial" w:eastAsia="SimHei" w:hAnsi="Arial" w:cs="Arial"/>
      <w:sz w:val="28"/>
      <w:szCs w:val="20"/>
    </w:rPr>
  </w:style>
  <w:style w:type="character" w:customStyle="1" w:styleId="zBrandingOwnerChar">
    <w:name w:val="zBrandingOwner Char"/>
    <w:basedOn w:val="DefaultParagraphFont"/>
    <w:link w:val="zBrandingOwner"/>
    <w:uiPriority w:val="2"/>
    <w:rsid w:val="00B6450F"/>
    <w:rPr>
      <w:rFonts w:ascii="Arial" w:eastAsia="SimHei" w:hAnsi="Arial" w:cs="Arial"/>
      <w:sz w:val="28"/>
      <w:szCs w:val="20"/>
    </w:rPr>
  </w:style>
  <w:style w:type="paragraph" w:styleId="TOCHeading">
    <w:name w:val="TOC Heading"/>
    <w:basedOn w:val="Heading1"/>
    <w:next w:val="Normal"/>
    <w:uiPriority w:val="39"/>
    <w:unhideWhenUsed/>
    <w:qFormat/>
    <w:rsid w:val="00067445"/>
    <w:pPr>
      <w:outlineLvl w:val="9"/>
    </w:pPr>
  </w:style>
  <w:style w:type="paragraph" w:styleId="TOC1">
    <w:name w:val="toc 1"/>
    <w:basedOn w:val="Normal"/>
    <w:next w:val="Normal"/>
    <w:autoRedefine/>
    <w:uiPriority w:val="39"/>
    <w:unhideWhenUsed/>
    <w:rsid w:val="00AD4BF8"/>
    <w:pPr>
      <w:tabs>
        <w:tab w:val="left" w:pos="440"/>
        <w:tab w:val="left" w:pos="540"/>
        <w:tab w:val="left" w:pos="880"/>
        <w:tab w:val="right" w:leader="dot" w:pos="9710"/>
      </w:tabs>
      <w:spacing w:after="0"/>
      <w:ind w:left="180"/>
    </w:pPr>
    <w:rPr>
      <w:rFonts w:ascii="Arial" w:hAnsi="Arial" w:cs="Arial"/>
      <w:b/>
      <w:noProof/>
      <w:sz w:val="18"/>
      <w:szCs w:val="18"/>
    </w:rPr>
  </w:style>
  <w:style w:type="paragraph" w:styleId="TOC2">
    <w:name w:val="toc 2"/>
    <w:basedOn w:val="Normal"/>
    <w:next w:val="Normal"/>
    <w:autoRedefine/>
    <w:uiPriority w:val="39"/>
    <w:unhideWhenUsed/>
    <w:rsid w:val="00DF45D5"/>
    <w:pPr>
      <w:tabs>
        <w:tab w:val="left" w:pos="880"/>
        <w:tab w:val="right" w:leader="dot" w:pos="9000"/>
      </w:tabs>
      <w:spacing w:after="100"/>
      <w:ind w:left="450"/>
    </w:pPr>
  </w:style>
  <w:style w:type="paragraph" w:styleId="TableofFigures">
    <w:name w:val="table of figures"/>
    <w:basedOn w:val="Normal"/>
    <w:next w:val="Normal"/>
    <w:uiPriority w:val="99"/>
    <w:unhideWhenUsed/>
    <w:rsid w:val="00067445"/>
    <w:pPr>
      <w:spacing w:after="0"/>
    </w:pPr>
  </w:style>
  <w:style w:type="paragraph" w:styleId="BalloonText">
    <w:name w:val="Balloon Text"/>
    <w:basedOn w:val="Normal"/>
    <w:link w:val="BalloonTextChar"/>
    <w:uiPriority w:val="99"/>
    <w:semiHidden/>
    <w:unhideWhenUsed/>
    <w:rsid w:val="00B87E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E48"/>
    <w:rPr>
      <w:rFonts w:ascii="Segoe UI" w:hAnsi="Segoe UI" w:cs="Segoe UI"/>
      <w:sz w:val="18"/>
      <w:szCs w:val="18"/>
    </w:rPr>
  </w:style>
  <w:style w:type="paragraph" w:customStyle="1" w:styleId="T-TableTitle">
    <w:name w:val="T-Table Title"/>
    <w:qFormat/>
    <w:rsid w:val="007A09DD"/>
    <w:pPr>
      <w:keepNext/>
      <w:spacing w:before="240" w:after="120" w:line="240" w:lineRule="auto"/>
      <w:ind w:left="720"/>
    </w:pPr>
    <w:rPr>
      <w:rFonts w:ascii="Arial" w:eastAsia="Times New Roman" w:hAnsi="Arial" w:cs="Arial"/>
      <w:b/>
      <w:szCs w:val="20"/>
    </w:rPr>
  </w:style>
  <w:style w:type="paragraph" w:customStyle="1" w:styleId="F-FigureTitle">
    <w:name w:val="F-Figure Title"/>
    <w:link w:val="F-FigureTitleChar"/>
    <w:qFormat/>
    <w:rsid w:val="00FE592A"/>
    <w:pPr>
      <w:spacing w:before="120" w:after="240" w:line="240" w:lineRule="auto"/>
      <w:ind w:left="720"/>
    </w:pPr>
    <w:rPr>
      <w:rFonts w:ascii="Arial" w:eastAsia="SimHei" w:hAnsi="Arial" w:cs="Arial"/>
      <w:b/>
      <w:szCs w:val="20"/>
    </w:rPr>
  </w:style>
  <w:style w:type="character" w:customStyle="1" w:styleId="F-FigureTitleChar">
    <w:name w:val="F-Figure Title Char"/>
    <w:basedOn w:val="DefaultParagraphFont"/>
    <w:link w:val="F-FigureTitle"/>
    <w:rsid w:val="00FE592A"/>
    <w:rPr>
      <w:rFonts w:ascii="Arial" w:eastAsia="SimHei" w:hAnsi="Arial" w:cs="Arial"/>
      <w:b/>
      <w:szCs w:val="20"/>
    </w:rPr>
  </w:style>
  <w:style w:type="character" w:styleId="UnresolvedMention">
    <w:name w:val="Unresolved Mention"/>
    <w:basedOn w:val="DefaultParagraphFont"/>
    <w:uiPriority w:val="99"/>
    <w:semiHidden/>
    <w:unhideWhenUsed/>
    <w:rsid w:val="000B27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95783">
      <w:bodyDiv w:val="1"/>
      <w:marLeft w:val="0"/>
      <w:marRight w:val="0"/>
      <w:marTop w:val="0"/>
      <w:marBottom w:val="0"/>
      <w:divBdr>
        <w:top w:val="none" w:sz="0" w:space="0" w:color="auto"/>
        <w:left w:val="none" w:sz="0" w:space="0" w:color="auto"/>
        <w:bottom w:val="none" w:sz="0" w:space="0" w:color="auto"/>
        <w:right w:val="none" w:sz="0" w:space="0" w:color="auto"/>
      </w:divBdr>
    </w:div>
    <w:div w:id="210848707">
      <w:bodyDiv w:val="1"/>
      <w:marLeft w:val="0"/>
      <w:marRight w:val="0"/>
      <w:marTop w:val="0"/>
      <w:marBottom w:val="0"/>
      <w:divBdr>
        <w:top w:val="none" w:sz="0" w:space="0" w:color="auto"/>
        <w:left w:val="none" w:sz="0" w:space="0" w:color="auto"/>
        <w:bottom w:val="none" w:sz="0" w:space="0" w:color="auto"/>
        <w:right w:val="none" w:sz="0" w:space="0" w:color="auto"/>
      </w:divBdr>
      <w:divsChild>
        <w:div w:id="1192911825">
          <w:marLeft w:val="0"/>
          <w:marRight w:val="0"/>
          <w:marTop w:val="0"/>
          <w:marBottom w:val="0"/>
          <w:divBdr>
            <w:top w:val="none" w:sz="0" w:space="0" w:color="auto"/>
            <w:left w:val="none" w:sz="0" w:space="0" w:color="auto"/>
            <w:bottom w:val="none" w:sz="0" w:space="0" w:color="auto"/>
            <w:right w:val="none" w:sz="0" w:space="0" w:color="auto"/>
          </w:divBdr>
        </w:div>
        <w:div w:id="2082634991">
          <w:marLeft w:val="0"/>
          <w:marRight w:val="0"/>
          <w:marTop w:val="0"/>
          <w:marBottom w:val="0"/>
          <w:divBdr>
            <w:top w:val="none" w:sz="0" w:space="0" w:color="auto"/>
            <w:left w:val="none" w:sz="0" w:space="0" w:color="auto"/>
            <w:bottom w:val="none" w:sz="0" w:space="0" w:color="auto"/>
            <w:right w:val="none" w:sz="0" w:space="0" w:color="auto"/>
          </w:divBdr>
        </w:div>
      </w:divsChild>
    </w:div>
    <w:div w:id="292516990">
      <w:bodyDiv w:val="1"/>
      <w:marLeft w:val="0"/>
      <w:marRight w:val="0"/>
      <w:marTop w:val="0"/>
      <w:marBottom w:val="0"/>
      <w:divBdr>
        <w:top w:val="none" w:sz="0" w:space="0" w:color="auto"/>
        <w:left w:val="none" w:sz="0" w:space="0" w:color="auto"/>
        <w:bottom w:val="none" w:sz="0" w:space="0" w:color="auto"/>
        <w:right w:val="none" w:sz="0" w:space="0" w:color="auto"/>
      </w:divBdr>
      <w:divsChild>
        <w:div w:id="945504763">
          <w:marLeft w:val="0"/>
          <w:marRight w:val="0"/>
          <w:marTop w:val="0"/>
          <w:marBottom w:val="0"/>
          <w:divBdr>
            <w:top w:val="none" w:sz="0" w:space="0" w:color="auto"/>
            <w:left w:val="none" w:sz="0" w:space="0" w:color="auto"/>
            <w:bottom w:val="none" w:sz="0" w:space="0" w:color="auto"/>
            <w:right w:val="none" w:sz="0" w:space="0" w:color="auto"/>
          </w:divBdr>
        </w:div>
        <w:div w:id="1703477978">
          <w:marLeft w:val="0"/>
          <w:marRight w:val="0"/>
          <w:marTop w:val="0"/>
          <w:marBottom w:val="0"/>
          <w:divBdr>
            <w:top w:val="none" w:sz="0" w:space="0" w:color="auto"/>
            <w:left w:val="none" w:sz="0" w:space="0" w:color="auto"/>
            <w:bottom w:val="none" w:sz="0" w:space="0" w:color="auto"/>
            <w:right w:val="none" w:sz="0" w:space="0" w:color="auto"/>
          </w:divBdr>
        </w:div>
        <w:div w:id="1857766338">
          <w:marLeft w:val="0"/>
          <w:marRight w:val="0"/>
          <w:marTop w:val="0"/>
          <w:marBottom w:val="0"/>
          <w:divBdr>
            <w:top w:val="none" w:sz="0" w:space="0" w:color="auto"/>
            <w:left w:val="none" w:sz="0" w:space="0" w:color="auto"/>
            <w:bottom w:val="none" w:sz="0" w:space="0" w:color="auto"/>
            <w:right w:val="none" w:sz="0" w:space="0" w:color="auto"/>
          </w:divBdr>
        </w:div>
      </w:divsChild>
    </w:div>
    <w:div w:id="315719611">
      <w:bodyDiv w:val="1"/>
      <w:marLeft w:val="0"/>
      <w:marRight w:val="0"/>
      <w:marTop w:val="0"/>
      <w:marBottom w:val="0"/>
      <w:divBdr>
        <w:top w:val="none" w:sz="0" w:space="0" w:color="auto"/>
        <w:left w:val="none" w:sz="0" w:space="0" w:color="auto"/>
        <w:bottom w:val="none" w:sz="0" w:space="0" w:color="auto"/>
        <w:right w:val="none" w:sz="0" w:space="0" w:color="auto"/>
      </w:divBdr>
      <w:divsChild>
        <w:div w:id="751202214">
          <w:marLeft w:val="0"/>
          <w:marRight w:val="0"/>
          <w:marTop w:val="0"/>
          <w:marBottom w:val="0"/>
          <w:divBdr>
            <w:top w:val="none" w:sz="0" w:space="0" w:color="auto"/>
            <w:left w:val="none" w:sz="0" w:space="0" w:color="auto"/>
            <w:bottom w:val="none" w:sz="0" w:space="0" w:color="auto"/>
            <w:right w:val="none" w:sz="0" w:space="0" w:color="auto"/>
          </w:divBdr>
        </w:div>
        <w:div w:id="1575357641">
          <w:marLeft w:val="0"/>
          <w:marRight w:val="0"/>
          <w:marTop w:val="0"/>
          <w:marBottom w:val="0"/>
          <w:divBdr>
            <w:top w:val="none" w:sz="0" w:space="0" w:color="auto"/>
            <w:left w:val="none" w:sz="0" w:space="0" w:color="auto"/>
            <w:bottom w:val="none" w:sz="0" w:space="0" w:color="auto"/>
            <w:right w:val="none" w:sz="0" w:space="0" w:color="auto"/>
          </w:divBdr>
        </w:div>
      </w:divsChild>
    </w:div>
    <w:div w:id="406926788">
      <w:bodyDiv w:val="1"/>
      <w:marLeft w:val="0"/>
      <w:marRight w:val="0"/>
      <w:marTop w:val="0"/>
      <w:marBottom w:val="0"/>
      <w:divBdr>
        <w:top w:val="none" w:sz="0" w:space="0" w:color="auto"/>
        <w:left w:val="none" w:sz="0" w:space="0" w:color="auto"/>
        <w:bottom w:val="none" w:sz="0" w:space="0" w:color="auto"/>
        <w:right w:val="none" w:sz="0" w:space="0" w:color="auto"/>
      </w:divBdr>
    </w:div>
    <w:div w:id="559637886">
      <w:bodyDiv w:val="1"/>
      <w:marLeft w:val="0"/>
      <w:marRight w:val="0"/>
      <w:marTop w:val="0"/>
      <w:marBottom w:val="0"/>
      <w:divBdr>
        <w:top w:val="none" w:sz="0" w:space="0" w:color="auto"/>
        <w:left w:val="none" w:sz="0" w:space="0" w:color="auto"/>
        <w:bottom w:val="none" w:sz="0" w:space="0" w:color="auto"/>
        <w:right w:val="none" w:sz="0" w:space="0" w:color="auto"/>
      </w:divBdr>
    </w:div>
    <w:div w:id="662663247">
      <w:bodyDiv w:val="1"/>
      <w:marLeft w:val="0"/>
      <w:marRight w:val="0"/>
      <w:marTop w:val="0"/>
      <w:marBottom w:val="0"/>
      <w:divBdr>
        <w:top w:val="none" w:sz="0" w:space="0" w:color="auto"/>
        <w:left w:val="none" w:sz="0" w:space="0" w:color="auto"/>
        <w:bottom w:val="none" w:sz="0" w:space="0" w:color="auto"/>
        <w:right w:val="none" w:sz="0" w:space="0" w:color="auto"/>
      </w:divBdr>
      <w:divsChild>
        <w:div w:id="816650792">
          <w:marLeft w:val="0"/>
          <w:marRight w:val="0"/>
          <w:marTop w:val="0"/>
          <w:marBottom w:val="0"/>
          <w:divBdr>
            <w:top w:val="none" w:sz="0" w:space="0" w:color="auto"/>
            <w:left w:val="none" w:sz="0" w:space="0" w:color="auto"/>
            <w:bottom w:val="none" w:sz="0" w:space="0" w:color="auto"/>
            <w:right w:val="none" w:sz="0" w:space="0" w:color="auto"/>
          </w:divBdr>
        </w:div>
        <w:div w:id="1879705842">
          <w:marLeft w:val="0"/>
          <w:marRight w:val="0"/>
          <w:marTop w:val="0"/>
          <w:marBottom w:val="0"/>
          <w:divBdr>
            <w:top w:val="none" w:sz="0" w:space="0" w:color="auto"/>
            <w:left w:val="none" w:sz="0" w:space="0" w:color="auto"/>
            <w:bottom w:val="none" w:sz="0" w:space="0" w:color="auto"/>
            <w:right w:val="none" w:sz="0" w:space="0" w:color="auto"/>
          </w:divBdr>
        </w:div>
      </w:divsChild>
    </w:div>
    <w:div w:id="761493251">
      <w:bodyDiv w:val="1"/>
      <w:marLeft w:val="0"/>
      <w:marRight w:val="0"/>
      <w:marTop w:val="0"/>
      <w:marBottom w:val="0"/>
      <w:divBdr>
        <w:top w:val="none" w:sz="0" w:space="0" w:color="auto"/>
        <w:left w:val="none" w:sz="0" w:space="0" w:color="auto"/>
        <w:bottom w:val="none" w:sz="0" w:space="0" w:color="auto"/>
        <w:right w:val="none" w:sz="0" w:space="0" w:color="auto"/>
      </w:divBdr>
      <w:divsChild>
        <w:div w:id="2110735071">
          <w:marLeft w:val="0"/>
          <w:marRight w:val="0"/>
          <w:marTop w:val="0"/>
          <w:marBottom w:val="0"/>
          <w:divBdr>
            <w:top w:val="none" w:sz="0" w:space="0" w:color="auto"/>
            <w:left w:val="none" w:sz="0" w:space="0" w:color="auto"/>
            <w:bottom w:val="none" w:sz="0" w:space="0" w:color="auto"/>
            <w:right w:val="none" w:sz="0" w:space="0" w:color="auto"/>
          </w:divBdr>
        </w:div>
        <w:div w:id="2122802425">
          <w:marLeft w:val="0"/>
          <w:marRight w:val="0"/>
          <w:marTop w:val="0"/>
          <w:marBottom w:val="0"/>
          <w:divBdr>
            <w:top w:val="none" w:sz="0" w:space="0" w:color="auto"/>
            <w:left w:val="none" w:sz="0" w:space="0" w:color="auto"/>
            <w:bottom w:val="none" w:sz="0" w:space="0" w:color="auto"/>
            <w:right w:val="none" w:sz="0" w:space="0" w:color="auto"/>
          </w:divBdr>
        </w:div>
        <w:div w:id="1162113839">
          <w:marLeft w:val="0"/>
          <w:marRight w:val="0"/>
          <w:marTop w:val="0"/>
          <w:marBottom w:val="0"/>
          <w:divBdr>
            <w:top w:val="none" w:sz="0" w:space="0" w:color="auto"/>
            <w:left w:val="none" w:sz="0" w:space="0" w:color="auto"/>
            <w:bottom w:val="none" w:sz="0" w:space="0" w:color="auto"/>
            <w:right w:val="none" w:sz="0" w:space="0" w:color="auto"/>
          </w:divBdr>
        </w:div>
        <w:div w:id="2143887246">
          <w:marLeft w:val="0"/>
          <w:marRight w:val="0"/>
          <w:marTop w:val="0"/>
          <w:marBottom w:val="0"/>
          <w:divBdr>
            <w:top w:val="none" w:sz="0" w:space="0" w:color="auto"/>
            <w:left w:val="none" w:sz="0" w:space="0" w:color="auto"/>
            <w:bottom w:val="none" w:sz="0" w:space="0" w:color="auto"/>
            <w:right w:val="none" w:sz="0" w:space="0" w:color="auto"/>
          </w:divBdr>
        </w:div>
        <w:div w:id="176043912">
          <w:marLeft w:val="0"/>
          <w:marRight w:val="0"/>
          <w:marTop w:val="0"/>
          <w:marBottom w:val="0"/>
          <w:divBdr>
            <w:top w:val="none" w:sz="0" w:space="0" w:color="auto"/>
            <w:left w:val="none" w:sz="0" w:space="0" w:color="auto"/>
            <w:bottom w:val="none" w:sz="0" w:space="0" w:color="auto"/>
            <w:right w:val="none" w:sz="0" w:space="0" w:color="auto"/>
          </w:divBdr>
        </w:div>
        <w:div w:id="2128085524">
          <w:marLeft w:val="0"/>
          <w:marRight w:val="0"/>
          <w:marTop w:val="0"/>
          <w:marBottom w:val="0"/>
          <w:divBdr>
            <w:top w:val="none" w:sz="0" w:space="0" w:color="auto"/>
            <w:left w:val="none" w:sz="0" w:space="0" w:color="auto"/>
            <w:bottom w:val="none" w:sz="0" w:space="0" w:color="auto"/>
            <w:right w:val="none" w:sz="0" w:space="0" w:color="auto"/>
          </w:divBdr>
        </w:div>
        <w:div w:id="939141828">
          <w:marLeft w:val="0"/>
          <w:marRight w:val="0"/>
          <w:marTop w:val="0"/>
          <w:marBottom w:val="0"/>
          <w:divBdr>
            <w:top w:val="none" w:sz="0" w:space="0" w:color="auto"/>
            <w:left w:val="none" w:sz="0" w:space="0" w:color="auto"/>
            <w:bottom w:val="none" w:sz="0" w:space="0" w:color="auto"/>
            <w:right w:val="none" w:sz="0" w:space="0" w:color="auto"/>
          </w:divBdr>
        </w:div>
        <w:div w:id="601567824">
          <w:marLeft w:val="0"/>
          <w:marRight w:val="0"/>
          <w:marTop w:val="0"/>
          <w:marBottom w:val="0"/>
          <w:divBdr>
            <w:top w:val="none" w:sz="0" w:space="0" w:color="auto"/>
            <w:left w:val="none" w:sz="0" w:space="0" w:color="auto"/>
            <w:bottom w:val="none" w:sz="0" w:space="0" w:color="auto"/>
            <w:right w:val="none" w:sz="0" w:space="0" w:color="auto"/>
          </w:divBdr>
        </w:div>
        <w:div w:id="1040395549">
          <w:marLeft w:val="0"/>
          <w:marRight w:val="0"/>
          <w:marTop w:val="0"/>
          <w:marBottom w:val="0"/>
          <w:divBdr>
            <w:top w:val="none" w:sz="0" w:space="0" w:color="auto"/>
            <w:left w:val="none" w:sz="0" w:space="0" w:color="auto"/>
            <w:bottom w:val="none" w:sz="0" w:space="0" w:color="auto"/>
            <w:right w:val="none" w:sz="0" w:space="0" w:color="auto"/>
          </w:divBdr>
        </w:div>
        <w:div w:id="1226600005">
          <w:marLeft w:val="0"/>
          <w:marRight w:val="0"/>
          <w:marTop w:val="0"/>
          <w:marBottom w:val="0"/>
          <w:divBdr>
            <w:top w:val="none" w:sz="0" w:space="0" w:color="auto"/>
            <w:left w:val="none" w:sz="0" w:space="0" w:color="auto"/>
            <w:bottom w:val="none" w:sz="0" w:space="0" w:color="auto"/>
            <w:right w:val="none" w:sz="0" w:space="0" w:color="auto"/>
          </w:divBdr>
        </w:div>
        <w:div w:id="1979604943">
          <w:marLeft w:val="0"/>
          <w:marRight w:val="0"/>
          <w:marTop w:val="0"/>
          <w:marBottom w:val="0"/>
          <w:divBdr>
            <w:top w:val="none" w:sz="0" w:space="0" w:color="auto"/>
            <w:left w:val="none" w:sz="0" w:space="0" w:color="auto"/>
            <w:bottom w:val="none" w:sz="0" w:space="0" w:color="auto"/>
            <w:right w:val="none" w:sz="0" w:space="0" w:color="auto"/>
          </w:divBdr>
        </w:div>
        <w:div w:id="711542318">
          <w:marLeft w:val="0"/>
          <w:marRight w:val="0"/>
          <w:marTop w:val="0"/>
          <w:marBottom w:val="0"/>
          <w:divBdr>
            <w:top w:val="none" w:sz="0" w:space="0" w:color="auto"/>
            <w:left w:val="none" w:sz="0" w:space="0" w:color="auto"/>
            <w:bottom w:val="none" w:sz="0" w:space="0" w:color="auto"/>
            <w:right w:val="none" w:sz="0" w:space="0" w:color="auto"/>
          </w:divBdr>
        </w:div>
        <w:div w:id="1738237160">
          <w:marLeft w:val="0"/>
          <w:marRight w:val="0"/>
          <w:marTop w:val="0"/>
          <w:marBottom w:val="0"/>
          <w:divBdr>
            <w:top w:val="none" w:sz="0" w:space="0" w:color="auto"/>
            <w:left w:val="none" w:sz="0" w:space="0" w:color="auto"/>
            <w:bottom w:val="none" w:sz="0" w:space="0" w:color="auto"/>
            <w:right w:val="none" w:sz="0" w:space="0" w:color="auto"/>
          </w:divBdr>
        </w:div>
        <w:div w:id="788623863">
          <w:marLeft w:val="0"/>
          <w:marRight w:val="0"/>
          <w:marTop w:val="0"/>
          <w:marBottom w:val="0"/>
          <w:divBdr>
            <w:top w:val="none" w:sz="0" w:space="0" w:color="auto"/>
            <w:left w:val="none" w:sz="0" w:space="0" w:color="auto"/>
            <w:bottom w:val="none" w:sz="0" w:space="0" w:color="auto"/>
            <w:right w:val="none" w:sz="0" w:space="0" w:color="auto"/>
          </w:divBdr>
        </w:div>
        <w:div w:id="854273238">
          <w:marLeft w:val="0"/>
          <w:marRight w:val="0"/>
          <w:marTop w:val="0"/>
          <w:marBottom w:val="0"/>
          <w:divBdr>
            <w:top w:val="none" w:sz="0" w:space="0" w:color="auto"/>
            <w:left w:val="none" w:sz="0" w:space="0" w:color="auto"/>
            <w:bottom w:val="none" w:sz="0" w:space="0" w:color="auto"/>
            <w:right w:val="none" w:sz="0" w:space="0" w:color="auto"/>
          </w:divBdr>
        </w:div>
        <w:div w:id="871961608">
          <w:marLeft w:val="0"/>
          <w:marRight w:val="0"/>
          <w:marTop w:val="0"/>
          <w:marBottom w:val="0"/>
          <w:divBdr>
            <w:top w:val="none" w:sz="0" w:space="0" w:color="auto"/>
            <w:left w:val="none" w:sz="0" w:space="0" w:color="auto"/>
            <w:bottom w:val="none" w:sz="0" w:space="0" w:color="auto"/>
            <w:right w:val="none" w:sz="0" w:space="0" w:color="auto"/>
          </w:divBdr>
        </w:div>
        <w:div w:id="96021462">
          <w:marLeft w:val="0"/>
          <w:marRight w:val="0"/>
          <w:marTop w:val="0"/>
          <w:marBottom w:val="0"/>
          <w:divBdr>
            <w:top w:val="none" w:sz="0" w:space="0" w:color="auto"/>
            <w:left w:val="none" w:sz="0" w:space="0" w:color="auto"/>
            <w:bottom w:val="none" w:sz="0" w:space="0" w:color="auto"/>
            <w:right w:val="none" w:sz="0" w:space="0" w:color="auto"/>
          </w:divBdr>
        </w:div>
        <w:div w:id="1438402700">
          <w:marLeft w:val="0"/>
          <w:marRight w:val="0"/>
          <w:marTop w:val="0"/>
          <w:marBottom w:val="0"/>
          <w:divBdr>
            <w:top w:val="none" w:sz="0" w:space="0" w:color="auto"/>
            <w:left w:val="none" w:sz="0" w:space="0" w:color="auto"/>
            <w:bottom w:val="none" w:sz="0" w:space="0" w:color="auto"/>
            <w:right w:val="none" w:sz="0" w:space="0" w:color="auto"/>
          </w:divBdr>
        </w:div>
        <w:div w:id="1283852335">
          <w:marLeft w:val="0"/>
          <w:marRight w:val="0"/>
          <w:marTop w:val="0"/>
          <w:marBottom w:val="0"/>
          <w:divBdr>
            <w:top w:val="none" w:sz="0" w:space="0" w:color="auto"/>
            <w:left w:val="none" w:sz="0" w:space="0" w:color="auto"/>
            <w:bottom w:val="none" w:sz="0" w:space="0" w:color="auto"/>
            <w:right w:val="none" w:sz="0" w:space="0" w:color="auto"/>
          </w:divBdr>
        </w:div>
        <w:div w:id="2107384368">
          <w:marLeft w:val="0"/>
          <w:marRight w:val="0"/>
          <w:marTop w:val="0"/>
          <w:marBottom w:val="0"/>
          <w:divBdr>
            <w:top w:val="none" w:sz="0" w:space="0" w:color="auto"/>
            <w:left w:val="none" w:sz="0" w:space="0" w:color="auto"/>
            <w:bottom w:val="none" w:sz="0" w:space="0" w:color="auto"/>
            <w:right w:val="none" w:sz="0" w:space="0" w:color="auto"/>
          </w:divBdr>
        </w:div>
        <w:div w:id="472411530">
          <w:marLeft w:val="0"/>
          <w:marRight w:val="0"/>
          <w:marTop w:val="0"/>
          <w:marBottom w:val="0"/>
          <w:divBdr>
            <w:top w:val="none" w:sz="0" w:space="0" w:color="auto"/>
            <w:left w:val="none" w:sz="0" w:space="0" w:color="auto"/>
            <w:bottom w:val="none" w:sz="0" w:space="0" w:color="auto"/>
            <w:right w:val="none" w:sz="0" w:space="0" w:color="auto"/>
          </w:divBdr>
        </w:div>
        <w:div w:id="1694065221">
          <w:marLeft w:val="0"/>
          <w:marRight w:val="0"/>
          <w:marTop w:val="0"/>
          <w:marBottom w:val="0"/>
          <w:divBdr>
            <w:top w:val="none" w:sz="0" w:space="0" w:color="auto"/>
            <w:left w:val="none" w:sz="0" w:space="0" w:color="auto"/>
            <w:bottom w:val="none" w:sz="0" w:space="0" w:color="auto"/>
            <w:right w:val="none" w:sz="0" w:space="0" w:color="auto"/>
          </w:divBdr>
        </w:div>
        <w:div w:id="485511273">
          <w:marLeft w:val="0"/>
          <w:marRight w:val="0"/>
          <w:marTop w:val="0"/>
          <w:marBottom w:val="0"/>
          <w:divBdr>
            <w:top w:val="none" w:sz="0" w:space="0" w:color="auto"/>
            <w:left w:val="none" w:sz="0" w:space="0" w:color="auto"/>
            <w:bottom w:val="none" w:sz="0" w:space="0" w:color="auto"/>
            <w:right w:val="none" w:sz="0" w:space="0" w:color="auto"/>
          </w:divBdr>
        </w:div>
        <w:div w:id="2075198602">
          <w:marLeft w:val="0"/>
          <w:marRight w:val="0"/>
          <w:marTop w:val="0"/>
          <w:marBottom w:val="0"/>
          <w:divBdr>
            <w:top w:val="none" w:sz="0" w:space="0" w:color="auto"/>
            <w:left w:val="none" w:sz="0" w:space="0" w:color="auto"/>
            <w:bottom w:val="none" w:sz="0" w:space="0" w:color="auto"/>
            <w:right w:val="none" w:sz="0" w:space="0" w:color="auto"/>
          </w:divBdr>
        </w:div>
        <w:div w:id="764228294">
          <w:marLeft w:val="0"/>
          <w:marRight w:val="0"/>
          <w:marTop w:val="0"/>
          <w:marBottom w:val="0"/>
          <w:divBdr>
            <w:top w:val="none" w:sz="0" w:space="0" w:color="auto"/>
            <w:left w:val="none" w:sz="0" w:space="0" w:color="auto"/>
            <w:bottom w:val="none" w:sz="0" w:space="0" w:color="auto"/>
            <w:right w:val="none" w:sz="0" w:space="0" w:color="auto"/>
          </w:divBdr>
        </w:div>
        <w:div w:id="1875389623">
          <w:marLeft w:val="0"/>
          <w:marRight w:val="0"/>
          <w:marTop w:val="0"/>
          <w:marBottom w:val="0"/>
          <w:divBdr>
            <w:top w:val="none" w:sz="0" w:space="0" w:color="auto"/>
            <w:left w:val="none" w:sz="0" w:space="0" w:color="auto"/>
            <w:bottom w:val="none" w:sz="0" w:space="0" w:color="auto"/>
            <w:right w:val="none" w:sz="0" w:space="0" w:color="auto"/>
          </w:divBdr>
        </w:div>
        <w:div w:id="280454460">
          <w:marLeft w:val="0"/>
          <w:marRight w:val="0"/>
          <w:marTop w:val="0"/>
          <w:marBottom w:val="0"/>
          <w:divBdr>
            <w:top w:val="none" w:sz="0" w:space="0" w:color="auto"/>
            <w:left w:val="none" w:sz="0" w:space="0" w:color="auto"/>
            <w:bottom w:val="none" w:sz="0" w:space="0" w:color="auto"/>
            <w:right w:val="none" w:sz="0" w:space="0" w:color="auto"/>
          </w:divBdr>
        </w:div>
        <w:div w:id="1407611626">
          <w:marLeft w:val="0"/>
          <w:marRight w:val="0"/>
          <w:marTop w:val="0"/>
          <w:marBottom w:val="0"/>
          <w:divBdr>
            <w:top w:val="none" w:sz="0" w:space="0" w:color="auto"/>
            <w:left w:val="none" w:sz="0" w:space="0" w:color="auto"/>
            <w:bottom w:val="none" w:sz="0" w:space="0" w:color="auto"/>
            <w:right w:val="none" w:sz="0" w:space="0" w:color="auto"/>
          </w:divBdr>
        </w:div>
        <w:div w:id="562181536">
          <w:marLeft w:val="0"/>
          <w:marRight w:val="0"/>
          <w:marTop w:val="0"/>
          <w:marBottom w:val="0"/>
          <w:divBdr>
            <w:top w:val="none" w:sz="0" w:space="0" w:color="auto"/>
            <w:left w:val="none" w:sz="0" w:space="0" w:color="auto"/>
            <w:bottom w:val="none" w:sz="0" w:space="0" w:color="auto"/>
            <w:right w:val="none" w:sz="0" w:space="0" w:color="auto"/>
          </w:divBdr>
        </w:div>
        <w:div w:id="1558738636">
          <w:marLeft w:val="0"/>
          <w:marRight w:val="0"/>
          <w:marTop w:val="0"/>
          <w:marBottom w:val="0"/>
          <w:divBdr>
            <w:top w:val="none" w:sz="0" w:space="0" w:color="auto"/>
            <w:left w:val="none" w:sz="0" w:space="0" w:color="auto"/>
            <w:bottom w:val="none" w:sz="0" w:space="0" w:color="auto"/>
            <w:right w:val="none" w:sz="0" w:space="0" w:color="auto"/>
          </w:divBdr>
        </w:div>
      </w:divsChild>
    </w:div>
    <w:div w:id="792285363">
      <w:bodyDiv w:val="1"/>
      <w:marLeft w:val="0"/>
      <w:marRight w:val="0"/>
      <w:marTop w:val="0"/>
      <w:marBottom w:val="0"/>
      <w:divBdr>
        <w:top w:val="none" w:sz="0" w:space="0" w:color="auto"/>
        <w:left w:val="none" w:sz="0" w:space="0" w:color="auto"/>
        <w:bottom w:val="none" w:sz="0" w:space="0" w:color="auto"/>
        <w:right w:val="none" w:sz="0" w:space="0" w:color="auto"/>
      </w:divBdr>
      <w:divsChild>
        <w:div w:id="1670474711">
          <w:marLeft w:val="0"/>
          <w:marRight w:val="0"/>
          <w:marTop w:val="0"/>
          <w:marBottom w:val="0"/>
          <w:divBdr>
            <w:top w:val="none" w:sz="0" w:space="0" w:color="auto"/>
            <w:left w:val="none" w:sz="0" w:space="0" w:color="auto"/>
            <w:bottom w:val="none" w:sz="0" w:space="0" w:color="auto"/>
            <w:right w:val="none" w:sz="0" w:space="0" w:color="auto"/>
          </w:divBdr>
        </w:div>
        <w:div w:id="1154684180">
          <w:marLeft w:val="0"/>
          <w:marRight w:val="0"/>
          <w:marTop w:val="0"/>
          <w:marBottom w:val="0"/>
          <w:divBdr>
            <w:top w:val="none" w:sz="0" w:space="0" w:color="auto"/>
            <w:left w:val="none" w:sz="0" w:space="0" w:color="auto"/>
            <w:bottom w:val="none" w:sz="0" w:space="0" w:color="auto"/>
            <w:right w:val="none" w:sz="0" w:space="0" w:color="auto"/>
          </w:divBdr>
        </w:div>
      </w:divsChild>
    </w:div>
    <w:div w:id="902252976">
      <w:bodyDiv w:val="1"/>
      <w:marLeft w:val="0"/>
      <w:marRight w:val="0"/>
      <w:marTop w:val="0"/>
      <w:marBottom w:val="0"/>
      <w:divBdr>
        <w:top w:val="none" w:sz="0" w:space="0" w:color="auto"/>
        <w:left w:val="none" w:sz="0" w:space="0" w:color="auto"/>
        <w:bottom w:val="none" w:sz="0" w:space="0" w:color="auto"/>
        <w:right w:val="none" w:sz="0" w:space="0" w:color="auto"/>
      </w:divBdr>
    </w:div>
    <w:div w:id="1191912510">
      <w:bodyDiv w:val="1"/>
      <w:marLeft w:val="0"/>
      <w:marRight w:val="0"/>
      <w:marTop w:val="0"/>
      <w:marBottom w:val="0"/>
      <w:divBdr>
        <w:top w:val="none" w:sz="0" w:space="0" w:color="auto"/>
        <w:left w:val="none" w:sz="0" w:space="0" w:color="auto"/>
        <w:bottom w:val="none" w:sz="0" w:space="0" w:color="auto"/>
        <w:right w:val="none" w:sz="0" w:space="0" w:color="auto"/>
      </w:divBdr>
    </w:div>
    <w:div w:id="1230921206">
      <w:bodyDiv w:val="1"/>
      <w:marLeft w:val="0"/>
      <w:marRight w:val="0"/>
      <w:marTop w:val="0"/>
      <w:marBottom w:val="0"/>
      <w:divBdr>
        <w:top w:val="none" w:sz="0" w:space="0" w:color="auto"/>
        <w:left w:val="none" w:sz="0" w:space="0" w:color="auto"/>
        <w:bottom w:val="none" w:sz="0" w:space="0" w:color="auto"/>
        <w:right w:val="none" w:sz="0" w:space="0" w:color="auto"/>
      </w:divBdr>
      <w:divsChild>
        <w:div w:id="1346178129">
          <w:marLeft w:val="0"/>
          <w:marRight w:val="0"/>
          <w:marTop w:val="0"/>
          <w:marBottom w:val="0"/>
          <w:divBdr>
            <w:top w:val="none" w:sz="0" w:space="0" w:color="auto"/>
            <w:left w:val="none" w:sz="0" w:space="0" w:color="auto"/>
            <w:bottom w:val="none" w:sz="0" w:space="0" w:color="auto"/>
            <w:right w:val="none" w:sz="0" w:space="0" w:color="auto"/>
          </w:divBdr>
        </w:div>
        <w:div w:id="258174285">
          <w:marLeft w:val="0"/>
          <w:marRight w:val="0"/>
          <w:marTop w:val="0"/>
          <w:marBottom w:val="0"/>
          <w:divBdr>
            <w:top w:val="none" w:sz="0" w:space="0" w:color="auto"/>
            <w:left w:val="none" w:sz="0" w:space="0" w:color="auto"/>
            <w:bottom w:val="none" w:sz="0" w:space="0" w:color="auto"/>
            <w:right w:val="none" w:sz="0" w:space="0" w:color="auto"/>
          </w:divBdr>
        </w:div>
      </w:divsChild>
    </w:div>
    <w:div w:id="1426805220">
      <w:bodyDiv w:val="1"/>
      <w:marLeft w:val="0"/>
      <w:marRight w:val="0"/>
      <w:marTop w:val="0"/>
      <w:marBottom w:val="0"/>
      <w:divBdr>
        <w:top w:val="none" w:sz="0" w:space="0" w:color="auto"/>
        <w:left w:val="none" w:sz="0" w:space="0" w:color="auto"/>
        <w:bottom w:val="none" w:sz="0" w:space="0" w:color="auto"/>
        <w:right w:val="none" w:sz="0" w:space="0" w:color="auto"/>
      </w:divBdr>
      <w:divsChild>
        <w:div w:id="704018374">
          <w:marLeft w:val="0"/>
          <w:marRight w:val="0"/>
          <w:marTop w:val="0"/>
          <w:marBottom w:val="0"/>
          <w:divBdr>
            <w:top w:val="none" w:sz="0" w:space="0" w:color="auto"/>
            <w:left w:val="none" w:sz="0" w:space="0" w:color="auto"/>
            <w:bottom w:val="none" w:sz="0" w:space="0" w:color="auto"/>
            <w:right w:val="none" w:sz="0" w:space="0" w:color="auto"/>
          </w:divBdr>
        </w:div>
        <w:div w:id="92557887">
          <w:marLeft w:val="0"/>
          <w:marRight w:val="0"/>
          <w:marTop w:val="0"/>
          <w:marBottom w:val="0"/>
          <w:divBdr>
            <w:top w:val="none" w:sz="0" w:space="0" w:color="auto"/>
            <w:left w:val="none" w:sz="0" w:space="0" w:color="auto"/>
            <w:bottom w:val="none" w:sz="0" w:space="0" w:color="auto"/>
            <w:right w:val="none" w:sz="0" w:space="0" w:color="auto"/>
          </w:divBdr>
        </w:div>
      </w:divsChild>
    </w:div>
    <w:div w:id="1495679812">
      <w:bodyDiv w:val="1"/>
      <w:marLeft w:val="0"/>
      <w:marRight w:val="0"/>
      <w:marTop w:val="0"/>
      <w:marBottom w:val="0"/>
      <w:divBdr>
        <w:top w:val="none" w:sz="0" w:space="0" w:color="auto"/>
        <w:left w:val="none" w:sz="0" w:space="0" w:color="auto"/>
        <w:bottom w:val="none" w:sz="0" w:space="0" w:color="auto"/>
        <w:right w:val="none" w:sz="0" w:space="0" w:color="auto"/>
      </w:divBdr>
      <w:divsChild>
        <w:div w:id="2107387548">
          <w:marLeft w:val="0"/>
          <w:marRight w:val="0"/>
          <w:marTop w:val="0"/>
          <w:marBottom w:val="0"/>
          <w:divBdr>
            <w:top w:val="none" w:sz="0" w:space="0" w:color="auto"/>
            <w:left w:val="none" w:sz="0" w:space="0" w:color="auto"/>
            <w:bottom w:val="none" w:sz="0" w:space="0" w:color="auto"/>
            <w:right w:val="none" w:sz="0" w:space="0" w:color="auto"/>
          </w:divBdr>
        </w:div>
        <w:div w:id="824971464">
          <w:marLeft w:val="0"/>
          <w:marRight w:val="0"/>
          <w:marTop w:val="0"/>
          <w:marBottom w:val="0"/>
          <w:divBdr>
            <w:top w:val="none" w:sz="0" w:space="0" w:color="auto"/>
            <w:left w:val="none" w:sz="0" w:space="0" w:color="auto"/>
            <w:bottom w:val="none" w:sz="0" w:space="0" w:color="auto"/>
            <w:right w:val="none" w:sz="0" w:space="0" w:color="auto"/>
          </w:divBdr>
        </w:div>
      </w:divsChild>
    </w:div>
    <w:div w:id="1633515435">
      <w:bodyDiv w:val="1"/>
      <w:marLeft w:val="0"/>
      <w:marRight w:val="0"/>
      <w:marTop w:val="0"/>
      <w:marBottom w:val="0"/>
      <w:divBdr>
        <w:top w:val="none" w:sz="0" w:space="0" w:color="auto"/>
        <w:left w:val="none" w:sz="0" w:space="0" w:color="auto"/>
        <w:bottom w:val="none" w:sz="0" w:space="0" w:color="auto"/>
        <w:right w:val="none" w:sz="0" w:space="0" w:color="auto"/>
      </w:divBdr>
      <w:divsChild>
        <w:div w:id="1969897405">
          <w:marLeft w:val="0"/>
          <w:marRight w:val="0"/>
          <w:marTop w:val="0"/>
          <w:marBottom w:val="0"/>
          <w:divBdr>
            <w:top w:val="none" w:sz="0" w:space="0" w:color="auto"/>
            <w:left w:val="none" w:sz="0" w:space="0" w:color="auto"/>
            <w:bottom w:val="none" w:sz="0" w:space="0" w:color="auto"/>
            <w:right w:val="none" w:sz="0" w:space="0" w:color="auto"/>
          </w:divBdr>
        </w:div>
        <w:div w:id="1222791523">
          <w:marLeft w:val="0"/>
          <w:marRight w:val="0"/>
          <w:marTop w:val="0"/>
          <w:marBottom w:val="0"/>
          <w:divBdr>
            <w:top w:val="none" w:sz="0" w:space="0" w:color="auto"/>
            <w:left w:val="none" w:sz="0" w:space="0" w:color="auto"/>
            <w:bottom w:val="none" w:sz="0" w:space="0" w:color="auto"/>
            <w:right w:val="none" w:sz="0" w:space="0" w:color="auto"/>
          </w:divBdr>
        </w:div>
      </w:divsChild>
    </w:div>
    <w:div w:id="1725985815">
      <w:bodyDiv w:val="1"/>
      <w:marLeft w:val="0"/>
      <w:marRight w:val="0"/>
      <w:marTop w:val="0"/>
      <w:marBottom w:val="0"/>
      <w:divBdr>
        <w:top w:val="none" w:sz="0" w:space="0" w:color="auto"/>
        <w:left w:val="none" w:sz="0" w:space="0" w:color="auto"/>
        <w:bottom w:val="none" w:sz="0" w:space="0" w:color="auto"/>
        <w:right w:val="none" w:sz="0" w:space="0" w:color="auto"/>
      </w:divBdr>
      <w:divsChild>
        <w:div w:id="919212392">
          <w:marLeft w:val="0"/>
          <w:marRight w:val="0"/>
          <w:marTop w:val="0"/>
          <w:marBottom w:val="0"/>
          <w:divBdr>
            <w:top w:val="none" w:sz="0" w:space="0" w:color="auto"/>
            <w:left w:val="none" w:sz="0" w:space="0" w:color="auto"/>
            <w:bottom w:val="none" w:sz="0" w:space="0" w:color="auto"/>
            <w:right w:val="none" w:sz="0" w:space="0" w:color="auto"/>
          </w:divBdr>
        </w:div>
        <w:div w:id="1347485899">
          <w:marLeft w:val="0"/>
          <w:marRight w:val="0"/>
          <w:marTop w:val="0"/>
          <w:marBottom w:val="0"/>
          <w:divBdr>
            <w:top w:val="none" w:sz="0" w:space="0" w:color="auto"/>
            <w:left w:val="none" w:sz="0" w:space="0" w:color="auto"/>
            <w:bottom w:val="none" w:sz="0" w:space="0" w:color="auto"/>
            <w:right w:val="none" w:sz="0" w:space="0" w:color="auto"/>
          </w:divBdr>
        </w:div>
      </w:divsChild>
    </w:div>
    <w:div w:id="1811291385">
      <w:bodyDiv w:val="1"/>
      <w:marLeft w:val="0"/>
      <w:marRight w:val="0"/>
      <w:marTop w:val="0"/>
      <w:marBottom w:val="0"/>
      <w:divBdr>
        <w:top w:val="none" w:sz="0" w:space="0" w:color="auto"/>
        <w:left w:val="none" w:sz="0" w:space="0" w:color="auto"/>
        <w:bottom w:val="none" w:sz="0" w:space="0" w:color="auto"/>
        <w:right w:val="none" w:sz="0" w:space="0" w:color="auto"/>
      </w:divBdr>
      <w:divsChild>
        <w:div w:id="126818422">
          <w:marLeft w:val="0"/>
          <w:marRight w:val="0"/>
          <w:marTop w:val="0"/>
          <w:marBottom w:val="0"/>
          <w:divBdr>
            <w:top w:val="none" w:sz="0" w:space="0" w:color="auto"/>
            <w:left w:val="none" w:sz="0" w:space="0" w:color="auto"/>
            <w:bottom w:val="none" w:sz="0" w:space="0" w:color="auto"/>
            <w:right w:val="none" w:sz="0" w:space="0" w:color="auto"/>
          </w:divBdr>
        </w:div>
        <w:div w:id="2040740994">
          <w:marLeft w:val="0"/>
          <w:marRight w:val="0"/>
          <w:marTop w:val="0"/>
          <w:marBottom w:val="0"/>
          <w:divBdr>
            <w:top w:val="none" w:sz="0" w:space="0" w:color="auto"/>
            <w:left w:val="none" w:sz="0" w:space="0" w:color="auto"/>
            <w:bottom w:val="none" w:sz="0" w:space="0" w:color="auto"/>
            <w:right w:val="none" w:sz="0" w:space="0" w:color="auto"/>
          </w:divBdr>
        </w:div>
      </w:divsChild>
    </w:div>
    <w:div w:id="1851917757">
      <w:bodyDiv w:val="1"/>
      <w:marLeft w:val="0"/>
      <w:marRight w:val="0"/>
      <w:marTop w:val="0"/>
      <w:marBottom w:val="0"/>
      <w:divBdr>
        <w:top w:val="none" w:sz="0" w:space="0" w:color="auto"/>
        <w:left w:val="none" w:sz="0" w:space="0" w:color="auto"/>
        <w:bottom w:val="none" w:sz="0" w:space="0" w:color="auto"/>
        <w:right w:val="none" w:sz="0" w:space="0" w:color="auto"/>
      </w:divBdr>
    </w:div>
    <w:div w:id="1949192608">
      <w:bodyDiv w:val="1"/>
      <w:marLeft w:val="0"/>
      <w:marRight w:val="0"/>
      <w:marTop w:val="0"/>
      <w:marBottom w:val="0"/>
      <w:divBdr>
        <w:top w:val="none" w:sz="0" w:space="0" w:color="auto"/>
        <w:left w:val="none" w:sz="0" w:space="0" w:color="auto"/>
        <w:bottom w:val="none" w:sz="0" w:space="0" w:color="auto"/>
        <w:right w:val="none" w:sz="0" w:space="0" w:color="auto"/>
      </w:divBdr>
      <w:divsChild>
        <w:div w:id="1607540275">
          <w:marLeft w:val="0"/>
          <w:marRight w:val="0"/>
          <w:marTop w:val="0"/>
          <w:marBottom w:val="0"/>
          <w:divBdr>
            <w:top w:val="none" w:sz="0" w:space="0" w:color="auto"/>
            <w:left w:val="none" w:sz="0" w:space="0" w:color="auto"/>
            <w:bottom w:val="none" w:sz="0" w:space="0" w:color="auto"/>
            <w:right w:val="none" w:sz="0" w:space="0" w:color="auto"/>
          </w:divBdr>
        </w:div>
        <w:div w:id="151719295">
          <w:marLeft w:val="0"/>
          <w:marRight w:val="0"/>
          <w:marTop w:val="0"/>
          <w:marBottom w:val="0"/>
          <w:divBdr>
            <w:top w:val="none" w:sz="0" w:space="0" w:color="auto"/>
            <w:left w:val="none" w:sz="0" w:space="0" w:color="auto"/>
            <w:bottom w:val="none" w:sz="0" w:space="0" w:color="auto"/>
            <w:right w:val="none" w:sz="0" w:space="0" w:color="auto"/>
          </w:divBdr>
        </w:div>
        <w:div w:id="1095173647">
          <w:marLeft w:val="0"/>
          <w:marRight w:val="0"/>
          <w:marTop w:val="0"/>
          <w:marBottom w:val="0"/>
          <w:divBdr>
            <w:top w:val="none" w:sz="0" w:space="0" w:color="auto"/>
            <w:left w:val="none" w:sz="0" w:space="0" w:color="auto"/>
            <w:bottom w:val="none" w:sz="0" w:space="0" w:color="auto"/>
            <w:right w:val="none" w:sz="0" w:space="0" w:color="auto"/>
          </w:divBdr>
        </w:div>
      </w:divsChild>
    </w:div>
    <w:div w:id="1955137257">
      <w:bodyDiv w:val="1"/>
      <w:marLeft w:val="0"/>
      <w:marRight w:val="0"/>
      <w:marTop w:val="0"/>
      <w:marBottom w:val="0"/>
      <w:divBdr>
        <w:top w:val="none" w:sz="0" w:space="0" w:color="auto"/>
        <w:left w:val="none" w:sz="0" w:space="0" w:color="auto"/>
        <w:bottom w:val="none" w:sz="0" w:space="0" w:color="auto"/>
        <w:right w:val="none" w:sz="0" w:space="0" w:color="auto"/>
      </w:divBdr>
    </w:div>
    <w:div w:id="2029476996">
      <w:bodyDiv w:val="1"/>
      <w:marLeft w:val="0"/>
      <w:marRight w:val="0"/>
      <w:marTop w:val="0"/>
      <w:marBottom w:val="0"/>
      <w:divBdr>
        <w:top w:val="none" w:sz="0" w:space="0" w:color="auto"/>
        <w:left w:val="none" w:sz="0" w:space="0" w:color="auto"/>
        <w:bottom w:val="none" w:sz="0" w:space="0" w:color="auto"/>
        <w:right w:val="none" w:sz="0" w:space="0" w:color="auto"/>
      </w:divBdr>
    </w:div>
    <w:div w:id="204100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E45DB2F1F08496DA7A72D4D4CBDB591"/>
        <w:category>
          <w:name w:val="General"/>
          <w:gallery w:val="placeholder"/>
        </w:category>
        <w:types>
          <w:type w:val="bbPlcHdr"/>
        </w:types>
        <w:behaviors>
          <w:behavior w:val="content"/>
        </w:behaviors>
        <w:guid w:val="{23AD1A48-713F-46DE-8B98-4F5C17A6BD7E}"/>
      </w:docPartPr>
      <w:docPartBody>
        <w:p w:rsidR="002F7B64" w:rsidRDefault="002F7B64" w:rsidP="002F7B64">
          <w:pPr>
            <w:pStyle w:val="8E45DB2F1F08496DA7A72D4D4CBDB591"/>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B64"/>
    <w:rsid w:val="0022360E"/>
    <w:rsid w:val="0027655E"/>
    <w:rsid w:val="002E425B"/>
    <w:rsid w:val="002F7B64"/>
    <w:rsid w:val="00331A6F"/>
    <w:rsid w:val="00373803"/>
    <w:rsid w:val="00B72960"/>
    <w:rsid w:val="00C51395"/>
    <w:rsid w:val="00C61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C2211EA3D345C2B4BAE61E595E40E5">
    <w:name w:val="42C2211EA3D345C2B4BAE61E595E40E5"/>
    <w:rsid w:val="002F7B64"/>
  </w:style>
  <w:style w:type="paragraph" w:customStyle="1" w:styleId="8E45DB2F1F08496DA7A72D4D4CBDB591">
    <w:name w:val="8E45DB2F1F08496DA7A72D4D4CBDB591"/>
    <w:rsid w:val="002F7B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F7297-EB8C-4E6A-990A-24A7FA93F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3147</TotalTime>
  <Pages>28</Pages>
  <Words>2487</Words>
  <Characters>14179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momna ali</dc:creator>
  <cp:keywords/>
  <dc:description/>
  <cp:lastModifiedBy>3G Technology</cp:lastModifiedBy>
  <cp:revision>28</cp:revision>
  <cp:lastPrinted>2019-03-27T06:03:00Z</cp:lastPrinted>
  <dcterms:created xsi:type="dcterms:W3CDTF">2019-03-18T06:50:00Z</dcterms:created>
  <dcterms:modified xsi:type="dcterms:W3CDTF">2019-03-28T04:57:00Z</dcterms:modified>
</cp:coreProperties>
</file>