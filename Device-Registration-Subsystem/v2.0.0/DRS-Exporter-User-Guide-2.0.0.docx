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99A5E" w14:textId="77777777" w:rsidR="00F6601F" w:rsidRDefault="00F6601F" w:rsidP="00F6601F">
      <w:pPr>
        <w:rPr>
          <w:rFonts w:ascii="Arial" w:hAnsi="Arial" w:cs="Arial"/>
          <w:b/>
          <w:sz w:val="48"/>
          <w:szCs w:val="48"/>
        </w:rPr>
      </w:pPr>
      <w:bookmarkStart w:id="0" w:name="_Toc518956827"/>
      <w:bookmarkStart w:id="1" w:name="_Toc522091194"/>
      <w:bookmarkStart w:id="2" w:name="_Toc527394995"/>
    </w:p>
    <w:p w14:paraId="7583D7F2" w14:textId="77777777" w:rsidR="00F6601F" w:rsidRDefault="00F6601F" w:rsidP="00F6601F">
      <w:pPr>
        <w:rPr>
          <w:rFonts w:ascii="Arial" w:hAnsi="Arial" w:cs="Arial"/>
          <w:b/>
          <w:sz w:val="48"/>
          <w:szCs w:val="48"/>
        </w:rPr>
      </w:pPr>
    </w:p>
    <w:p w14:paraId="5E0049E9" w14:textId="77777777" w:rsidR="00F6601F" w:rsidRDefault="00F6601F" w:rsidP="00F6601F">
      <w:pPr>
        <w:rPr>
          <w:rFonts w:ascii="Arial" w:hAnsi="Arial" w:cs="Arial"/>
          <w:b/>
          <w:sz w:val="48"/>
          <w:szCs w:val="48"/>
        </w:rPr>
      </w:pPr>
    </w:p>
    <w:p w14:paraId="4C20582B" w14:textId="77777777" w:rsidR="00F6601F" w:rsidRDefault="00F6601F" w:rsidP="00F6601F">
      <w:pPr>
        <w:rPr>
          <w:rFonts w:ascii="Arial" w:hAnsi="Arial" w:cs="Arial"/>
          <w:b/>
          <w:sz w:val="48"/>
          <w:szCs w:val="48"/>
        </w:rPr>
      </w:pPr>
    </w:p>
    <w:p w14:paraId="0FE35260" w14:textId="77777777" w:rsidR="00F6601F" w:rsidRPr="00F6601F" w:rsidRDefault="00F6601F" w:rsidP="00F6601F"/>
    <w:p w14:paraId="1EDBDDCE" w14:textId="77777777" w:rsidR="00F6601F" w:rsidRPr="00A774DB" w:rsidRDefault="00F6601F" w:rsidP="00F6601F">
      <w:pPr>
        <w:pStyle w:val="ProductName"/>
        <w:spacing w:before="240"/>
      </w:pPr>
      <w:r>
        <w:t xml:space="preserve">Device Registration Subsystem </w:t>
      </w:r>
      <w:r w:rsidR="00BF245F">
        <w:t>2</w:t>
      </w:r>
      <w:r>
        <w:t>.0.0</w:t>
      </w:r>
    </w:p>
    <w:p w14:paraId="73D8F2C3" w14:textId="77777777" w:rsidR="00F6601F" w:rsidRPr="00724C7D" w:rsidRDefault="00F6601F" w:rsidP="00F6601F">
      <w:pPr>
        <w:pStyle w:val="DocumentType"/>
        <w:spacing w:before="240"/>
      </w:pPr>
      <w:r>
        <w:t xml:space="preserve">User </w:t>
      </w:r>
      <w:r w:rsidRPr="00724C7D">
        <w:t>Guide</w:t>
      </w:r>
      <w:r>
        <w:t xml:space="preserve"> (Exporter)</w:t>
      </w:r>
    </w:p>
    <w:p w14:paraId="64E61541" w14:textId="77777777" w:rsidR="00F6601F" w:rsidRPr="00724C7D" w:rsidRDefault="00484DB6" w:rsidP="00F6601F">
      <w:pPr>
        <w:pStyle w:val="docDCN"/>
        <w:spacing w:before="240" w:after="240"/>
      </w:pPr>
      <w:r>
        <w:rPr>
          <w:rStyle w:val="docDCNChar"/>
        </w:rPr>
        <w:t>DR</w:t>
      </w:r>
      <w:r w:rsidR="00F6601F">
        <w:rPr>
          <w:rStyle w:val="docDCNChar"/>
        </w:rPr>
        <w:t>S-User-</w:t>
      </w:r>
      <w:r w:rsidR="00F6601F" w:rsidRPr="00724C7D">
        <w:rPr>
          <w:rStyle w:val="docDCNChar"/>
        </w:rPr>
        <w:t>Guide</w:t>
      </w:r>
      <w:r w:rsidR="00F6601F">
        <w:rPr>
          <w:rStyle w:val="docDCNChar"/>
        </w:rPr>
        <w:t>-</w:t>
      </w:r>
      <w:r>
        <w:rPr>
          <w:rStyle w:val="docDCNChar"/>
        </w:rPr>
        <w:t>Exporter</w:t>
      </w:r>
      <w:r w:rsidR="00F6601F">
        <w:rPr>
          <w:rStyle w:val="docDCNChar"/>
        </w:rPr>
        <w:t>-</w:t>
      </w:r>
      <w:r w:rsidR="00BF245F">
        <w:rPr>
          <w:rStyle w:val="docDCNChar"/>
        </w:rPr>
        <w:t>2</w:t>
      </w:r>
      <w:r w:rsidR="00F6601F">
        <w:rPr>
          <w:rStyle w:val="docDCNChar"/>
        </w:rPr>
        <w:t>.0.0</w:t>
      </w:r>
    </w:p>
    <w:p w14:paraId="69CA4689" w14:textId="77777777" w:rsidR="00F6601F" w:rsidRPr="00724C7D" w:rsidRDefault="00F023D4" w:rsidP="00F6601F">
      <w:pPr>
        <w:pStyle w:val="docDate"/>
        <w:spacing w:before="240" w:after="240"/>
        <w:rPr>
          <w:color w:val="auto"/>
        </w:rPr>
      </w:pPr>
      <w:r>
        <w:rPr>
          <w:color w:val="auto"/>
        </w:rPr>
        <w:t>March 5</w:t>
      </w:r>
      <w:r w:rsidR="00F6601F" w:rsidRPr="00724C7D">
        <w:rPr>
          <w:color w:val="auto"/>
        </w:rPr>
        <w:t>, 201</w:t>
      </w:r>
      <w:r>
        <w:rPr>
          <w:color w:val="auto"/>
        </w:rPr>
        <w:t>9</w:t>
      </w:r>
    </w:p>
    <w:p w14:paraId="1000F381" w14:textId="77777777" w:rsidR="00F6601F" w:rsidRPr="00F6601F" w:rsidRDefault="00F6601F" w:rsidP="00F6601F"/>
    <w:p w14:paraId="0F8A4766" w14:textId="77777777" w:rsidR="00F6601F" w:rsidRDefault="00F6601F" w:rsidP="00F6601F"/>
    <w:p w14:paraId="46E1DBFC" w14:textId="77777777" w:rsidR="00F6601F" w:rsidRDefault="00F6601F" w:rsidP="00F6601F"/>
    <w:p w14:paraId="61C13AC5" w14:textId="77777777" w:rsidR="00F6601F" w:rsidRDefault="00F6601F" w:rsidP="00F6601F"/>
    <w:p w14:paraId="4CF88ACE" w14:textId="77777777" w:rsidR="00F6601F" w:rsidRDefault="00F6601F" w:rsidP="00F6601F"/>
    <w:p w14:paraId="75F1E89C" w14:textId="77777777" w:rsidR="00F6601F" w:rsidRDefault="00F6601F" w:rsidP="00F6601F"/>
    <w:p w14:paraId="5C759877" w14:textId="77777777" w:rsidR="00F6601F" w:rsidRDefault="00F6601F" w:rsidP="00F6601F"/>
    <w:p w14:paraId="2666E75F" w14:textId="77777777" w:rsidR="00F6601F" w:rsidRDefault="00F6601F" w:rsidP="00F6601F"/>
    <w:p w14:paraId="54C6EEB1" w14:textId="77777777" w:rsidR="00F6601F" w:rsidRDefault="00F6601F" w:rsidP="00F6601F"/>
    <w:p w14:paraId="6EBFEB91" w14:textId="77777777" w:rsidR="00EB495F" w:rsidRDefault="00EB495F" w:rsidP="00F6601F"/>
    <w:p w14:paraId="53BD0FC3" w14:textId="77777777" w:rsidR="00EB495F" w:rsidRDefault="00EB495F" w:rsidP="00F6601F"/>
    <w:p w14:paraId="17128FDF" w14:textId="77777777" w:rsidR="00EB495F" w:rsidRDefault="00EB495F" w:rsidP="00F6601F"/>
    <w:p w14:paraId="3E26244B" w14:textId="77777777" w:rsidR="00EB495F" w:rsidRDefault="00EB495F" w:rsidP="00F6601F"/>
    <w:p w14:paraId="584B399F" w14:textId="77777777" w:rsidR="00EB495F" w:rsidRDefault="00EB495F" w:rsidP="00F6601F"/>
    <w:p w14:paraId="58EE6393" w14:textId="77777777" w:rsidR="00EB495F" w:rsidRPr="0030148A" w:rsidRDefault="00EB495F" w:rsidP="00EB495F">
      <w:pPr>
        <w:pStyle w:val="Title"/>
        <w:tabs>
          <w:tab w:val="left" w:pos="2745"/>
        </w:tabs>
        <w:rPr>
          <w:rFonts w:ascii="Times New Roman" w:hAnsi="Times New Roman" w:cs="Times New Roman"/>
          <w:b/>
          <w:sz w:val="48"/>
        </w:rPr>
      </w:pPr>
      <w:r w:rsidRPr="0030148A">
        <w:rPr>
          <w:rFonts w:ascii="Times New Roman" w:hAnsi="Times New Roman" w:cs="Times New Roman"/>
          <w:b/>
          <w:sz w:val="48"/>
        </w:rPr>
        <w:lastRenderedPageBreak/>
        <w:tab/>
      </w:r>
    </w:p>
    <w:p w14:paraId="4C6EDDEF" w14:textId="77777777" w:rsidR="00EB495F" w:rsidRPr="00F6601F" w:rsidRDefault="00EB495F" w:rsidP="00EB495F">
      <w:pPr>
        <w:pStyle w:val="xFMHead2"/>
      </w:pPr>
      <w: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1980"/>
        <w:gridCol w:w="4945"/>
      </w:tblGrid>
      <w:tr w:rsidR="00EB495F" w14:paraId="0E53BB5D" w14:textId="77777777" w:rsidTr="00EB495F">
        <w:tc>
          <w:tcPr>
            <w:tcW w:w="2425" w:type="dxa"/>
          </w:tcPr>
          <w:p w14:paraId="54450A5E" w14:textId="77777777" w:rsidR="00EB495F" w:rsidRDefault="00EB495F" w:rsidP="00F6601F">
            <w:r w:rsidRPr="0030148A">
              <w:t>Revision</w:t>
            </w:r>
          </w:p>
        </w:tc>
        <w:tc>
          <w:tcPr>
            <w:tcW w:w="1980" w:type="dxa"/>
          </w:tcPr>
          <w:p w14:paraId="77AB8B3E" w14:textId="77777777" w:rsidR="00EB495F" w:rsidRDefault="00EB495F" w:rsidP="00F6601F">
            <w:r w:rsidRPr="0030148A">
              <w:t>Date</w:t>
            </w:r>
          </w:p>
        </w:tc>
        <w:tc>
          <w:tcPr>
            <w:tcW w:w="4945" w:type="dxa"/>
          </w:tcPr>
          <w:p w14:paraId="0B09B43A" w14:textId="77777777" w:rsidR="00EB495F" w:rsidRDefault="00EB495F" w:rsidP="00F6601F">
            <w:r w:rsidRPr="0030148A">
              <w:t>Description</w:t>
            </w:r>
          </w:p>
        </w:tc>
      </w:tr>
      <w:tr w:rsidR="00EB495F" w14:paraId="71574C0C" w14:textId="77777777" w:rsidTr="00EB495F">
        <w:tc>
          <w:tcPr>
            <w:tcW w:w="2425" w:type="dxa"/>
          </w:tcPr>
          <w:p w14:paraId="3D478B4B" w14:textId="77777777" w:rsidR="00EB495F" w:rsidRDefault="00EB495F" w:rsidP="00F6601F">
            <w:r w:rsidRPr="0030148A">
              <w:t>A</w:t>
            </w:r>
          </w:p>
        </w:tc>
        <w:tc>
          <w:tcPr>
            <w:tcW w:w="1980" w:type="dxa"/>
          </w:tcPr>
          <w:p w14:paraId="7CB79209" w14:textId="77777777" w:rsidR="00EB495F" w:rsidRDefault="00EB495F" w:rsidP="00F6601F"/>
        </w:tc>
        <w:tc>
          <w:tcPr>
            <w:tcW w:w="4945" w:type="dxa"/>
          </w:tcPr>
          <w:p w14:paraId="296A62A6" w14:textId="77777777" w:rsidR="00EB495F" w:rsidRDefault="0047354F" w:rsidP="00F6601F">
            <w:r>
              <w:t>Second</w:t>
            </w:r>
            <w:r w:rsidR="00EB495F" w:rsidRPr="0030148A">
              <w:t xml:space="preserve"> </w:t>
            </w:r>
            <w:r>
              <w:t>R</w:t>
            </w:r>
            <w:r w:rsidR="00EB495F" w:rsidRPr="0030148A">
              <w:t>elease</w:t>
            </w:r>
          </w:p>
        </w:tc>
      </w:tr>
    </w:tbl>
    <w:p w14:paraId="3D0D6F15" w14:textId="77777777" w:rsidR="00F6601F" w:rsidRDefault="00F6601F" w:rsidP="00F6601F"/>
    <w:p w14:paraId="476B42E2" w14:textId="77777777" w:rsidR="00F6601F" w:rsidRPr="00F6601F" w:rsidRDefault="00F6601F" w:rsidP="00F6601F"/>
    <w:p w14:paraId="78F1B22A" w14:textId="77777777" w:rsidR="00F71434" w:rsidRDefault="00F71434" w:rsidP="00F71434"/>
    <w:p w14:paraId="6B4CDBD5" w14:textId="77777777" w:rsidR="00F71434" w:rsidRDefault="00F71434" w:rsidP="00F71434"/>
    <w:p w14:paraId="7E9A6DD7" w14:textId="77777777" w:rsidR="00F71434" w:rsidRDefault="00F71434" w:rsidP="00F71434"/>
    <w:p w14:paraId="0574CDDD" w14:textId="77777777" w:rsidR="00F71434" w:rsidRDefault="00F71434" w:rsidP="00F71434"/>
    <w:p w14:paraId="6D0A5B64" w14:textId="77777777" w:rsidR="00F71434" w:rsidRDefault="00F71434" w:rsidP="00F71434"/>
    <w:p w14:paraId="41610FCD" w14:textId="77777777" w:rsidR="00F71434" w:rsidRDefault="00F71434" w:rsidP="00F71434"/>
    <w:p w14:paraId="43A80AB5" w14:textId="77777777" w:rsidR="00F71434" w:rsidRDefault="00F71434" w:rsidP="00F71434"/>
    <w:p w14:paraId="20AF966D" w14:textId="77777777" w:rsidR="00F71434" w:rsidRDefault="00F71434" w:rsidP="00F71434"/>
    <w:p w14:paraId="0B2A90D1" w14:textId="77777777" w:rsidR="00F71434" w:rsidRDefault="00F71434" w:rsidP="00F71434"/>
    <w:p w14:paraId="7B0264C2" w14:textId="77777777" w:rsidR="00F71434" w:rsidRDefault="00F71434" w:rsidP="00F71434"/>
    <w:p w14:paraId="25E06794" w14:textId="77777777" w:rsidR="00F71434" w:rsidRDefault="00F71434" w:rsidP="00F71434"/>
    <w:p w14:paraId="2CF27168" w14:textId="77777777" w:rsidR="00F71434" w:rsidRDefault="00F71434" w:rsidP="00F71434"/>
    <w:p w14:paraId="6BF5780C" w14:textId="77777777" w:rsidR="00F71434" w:rsidRDefault="00F71434" w:rsidP="00F71434"/>
    <w:p w14:paraId="430B5953" w14:textId="77777777" w:rsidR="00F71434" w:rsidRDefault="00F71434" w:rsidP="00F71434"/>
    <w:p w14:paraId="256E8D76" w14:textId="77777777" w:rsidR="00F71434" w:rsidRDefault="00F71434" w:rsidP="00F71434"/>
    <w:p w14:paraId="1D35A636" w14:textId="77777777" w:rsidR="00F71434" w:rsidRDefault="00F71434" w:rsidP="00F71434"/>
    <w:p w14:paraId="2E361DE4" w14:textId="77777777" w:rsidR="00F71434" w:rsidRDefault="00F71434" w:rsidP="00F71434"/>
    <w:p w14:paraId="6D25771C" w14:textId="77777777" w:rsidR="00F71434" w:rsidRDefault="00F71434" w:rsidP="00F71434"/>
    <w:p w14:paraId="515771B8" w14:textId="77777777" w:rsidR="00F71434" w:rsidRDefault="00F71434" w:rsidP="00F71434"/>
    <w:p w14:paraId="22B2861F" w14:textId="77777777" w:rsidR="00F71434" w:rsidRDefault="00F71434" w:rsidP="00F71434"/>
    <w:bookmarkStart w:id="3" w:name="_Toc527570442" w:displacedByCustomXml="next"/>
    <w:bookmarkStart w:id="4" w:name="_Toc3803975" w:displacedByCustomXml="next"/>
    <w:bookmarkStart w:id="5" w:name="_Toc405763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790481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D02AC7" w14:textId="77777777" w:rsidR="00F71434" w:rsidRPr="00F71434" w:rsidRDefault="00F71434" w:rsidP="00D406D2">
          <w:pPr>
            <w:pStyle w:val="Heading1"/>
            <w:pBdr>
              <w:bottom w:val="single" w:sz="18" w:space="5" w:color="3167A9"/>
            </w:pBdr>
            <w:spacing w:before="480" w:after="240" w:line="240" w:lineRule="auto"/>
            <w:ind w:left="-180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F71434">
            <w:rPr>
              <w:rFonts w:ascii="Arial" w:hAnsi="Arial" w:cs="Arial"/>
              <w:b/>
              <w:color w:val="auto"/>
              <w:sz w:val="48"/>
              <w:szCs w:val="48"/>
            </w:rPr>
            <w:t>Contents</w:t>
          </w:r>
          <w:bookmarkEnd w:id="5"/>
          <w:bookmarkEnd w:id="4"/>
          <w:bookmarkEnd w:id="3"/>
        </w:p>
        <w:p w14:paraId="0E05F421" w14:textId="141FF3A9" w:rsidR="002A6347" w:rsidRPr="002A6347" w:rsidRDefault="00F71434" w:rsidP="00AC5C8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7638" w:history="1">
            <w:r w:rsidR="002A6347" w:rsidRPr="002A6347">
              <w:rPr>
                <w:rStyle w:val="Hyperlink"/>
              </w:rPr>
              <w:t>1.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Introduction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_Toc4057638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5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157355AE" w14:textId="08A1C737" w:rsidR="002A6347" w:rsidRPr="002A6347" w:rsidRDefault="00BC21F1" w:rsidP="002A634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57639" w:history="1">
            <w:r w:rsidR="002A6347" w:rsidRPr="002A6347">
              <w:rPr>
                <w:rStyle w:val="Hyperlink"/>
                <w:bCs/>
              </w:rPr>
              <w:t>1.1.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  <w:bCs/>
              </w:rPr>
              <w:t>Purpose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_Toc4057639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5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04AAB6D3" w14:textId="3BBE19B4" w:rsidR="002A6347" w:rsidRPr="002A6347" w:rsidRDefault="00BC21F1" w:rsidP="002A634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57640" w:history="1">
            <w:r w:rsidR="002A6347" w:rsidRPr="002A6347">
              <w:rPr>
                <w:rStyle w:val="Hyperlink"/>
              </w:rPr>
              <w:t>1.2.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Supported Desktop Browsers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_Toc4057640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5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2434827D" w14:textId="4AC98344" w:rsidR="002A6347" w:rsidRPr="002A6347" w:rsidRDefault="00BC21F1" w:rsidP="002A634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57641" w:history="1">
            <w:r w:rsidR="002A6347" w:rsidRPr="002A6347">
              <w:rPr>
                <w:rStyle w:val="Hyperlink"/>
              </w:rPr>
              <w:t>1.3.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Supported Mobile Browsers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_Toc4057641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6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0D7EB3FB" w14:textId="1BC26273" w:rsidR="002A6347" w:rsidRDefault="00BC21F1" w:rsidP="002A6347">
          <w:pPr>
            <w:pStyle w:val="TOC2"/>
            <w:rPr>
              <w:rStyle w:val="Hyperlink"/>
            </w:rPr>
          </w:pPr>
          <w:hyperlink w:anchor="_Toc4057642" w:history="1">
            <w:r w:rsidR="002A6347" w:rsidRPr="002A6347">
              <w:rPr>
                <w:rStyle w:val="Hyperlink"/>
              </w:rPr>
              <w:t>1.4.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Definitions, Acronyms, and Abbreviations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_Toc4057642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6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50CB4AFF" w14:textId="77777777" w:rsidR="002A6347" w:rsidRPr="002A6347" w:rsidRDefault="002A6347" w:rsidP="002A6347"/>
        <w:p w14:paraId="2208F5ED" w14:textId="57123E9D" w:rsidR="002A6347" w:rsidRDefault="00BC21F1" w:rsidP="002A6347">
          <w:pPr>
            <w:pStyle w:val="TOC1"/>
            <w:rPr>
              <w:rStyle w:val="Hyperlink"/>
            </w:rPr>
          </w:pPr>
          <w:hyperlink w:anchor="_Toc4057643" w:history="1">
            <w:r w:rsidR="002A6347" w:rsidRPr="002A6347">
              <w:rPr>
                <w:rStyle w:val="Hyperlink"/>
              </w:rPr>
              <w:t>2.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System Description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_Toc4057643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7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4CCF3E0B" w14:textId="77777777" w:rsidR="002A6347" w:rsidRPr="002A6347" w:rsidRDefault="002A6347" w:rsidP="002A6347"/>
        <w:p w14:paraId="458C07A2" w14:textId="7716B604" w:rsidR="002A6347" w:rsidRPr="002A6347" w:rsidRDefault="00BC21F1" w:rsidP="00AC5C8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57644" w:history="1">
            <w:r w:rsidR="002A6347" w:rsidRPr="002A6347">
              <w:rPr>
                <w:rStyle w:val="Hyperlink"/>
              </w:rPr>
              <w:t>3.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System Navigation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_Toc4057644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10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280DB150" w14:textId="0059184E" w:rsidR="002A6347" w:rsidRPr="002A6347" w:rsidRDefault="00BC21F1" w:rsidP="002A6347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57645" w:history="1">
            <w:r w:rsidR="002A6347" w:rsidRPr="002A6347">
              <w:rPr>
                <w:rStyle w:val="Hyperlink"/>
              </w:rPr>
              <w:t>3.1.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Login Screen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_Toc4057645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10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30580D46" w14:textId="03A58BED" w:rsidR="002A6347" w:rsidRPr="002A6347" w:rsidRDefault="00BC21F1" w:rsidP="002A6347">
          <w:pPr>
            <w:pStyle w:val="TOC2"/>
            <w:spacing w:line="360" w:lineRule="auto"/>
            <w:rPr>
              <w:color w:val="0563C1" w:themeColor="hyperlink"/>
              <w:u w:val="single"/>
            </w:rPr>
          </w:pPr>
          <w:hyperlink w:anchor="_Toc4057646" w:history="1">
            <w:r w:rsidR="002A6347" w:rsidRPr="002A6347">
              <w:rPr>
                <w:rStyle w:val="Hyperlink"/>
              </w:rPr>
              <w:t>3.2.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Portal Sections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_Toc4057646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11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3D020DA6" w14:textId="6B984C06" w:rsidR="002A6347" w:rsidRPr="002A6347" w:rsidRDefault="00BC21F1" w:rsidP="002A6347">
          <w:pPr>
            <w:pStyle w:val="TOC1"/>
            <w:tabs>
              <w:tab w:val="clear" w:pos="9350"/>
              <w:tab w:val="right" w:leader="dot" w:pos="8100"/>
            </w:tabs>
            <w:ind w:left="54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057647" w:history="1">
            <w:r w:rsidR="002A6347" w:rsidRPr="002A6347">
              <w:rPr>
                <w:rStyle w:val="Hyperlink"/>
                <w:b w:val="0"/>
              </w:rPr>
              <w:t>3.2.1.Language Menu</w:t>
            </w:r>
            <w:r w:rsidR="002A6347" w:rsidRPr="002A6347">
              <w:rPr>
                <w:b w:val="0"/>
                <w:webHidden/>
              </w:rPr>
              <w:tab/>
            </w:r>
            <w:r w:rsidR="002A6347" w:rsidRPr="002A6347">
              <w:rPr>
                <w:b w:val="0"/>
                <w:webHidden/>
              </w:rPr>
              <w:fldChar w:fldCharType="begin"/>
            </w:r>
            <w:r w:rsidR="002A6347" w:rsidRPr="002A6347">
              <w:rPr>
                <w:b w:val="0"/>
                <w:webHidden/>
              </w:rPr>
              <w:instrText xml:space="preserve"> PAGEREF _Toc4057647 \h </w:instrText>
            </w:r>
            <w:r w:rsidR="002A6347" w:rsidRPr="002A6347">
              <w:rPr>
                <w:b w:val="0"/>
                <w:webHidden/>
              </w:rPr>
            </w:r>
            <w:r w:rsidR="002A6347" w:rsidRPr="002A6347">
              <w:rPr>
                <w:b w:val="0"/>
                <w:webHidden/>
              </w:rPr>
              <w:fldChar w:fldCharType="separate"/>
            </w:r>
            <w:r w:rsidR="002C6F25">
              <w:rPr>
                <w:b w:val="0"/>
                <w:webHidden/>
              </w:rPr>
              <w:t>12</w:t>
            </w:r>
            <w:r w:rsidR="002A6347" w:rsidRPr="002A6347">
              <w:rPr>
                <w:b w:val="0"/>
                <w:webHidden/>
              </w:rPr>
              <w:fldChar w:fldCharType="end"/>
            </w:r>
          </w:hyperlink>
        </w:p>
        <w:p w14:paraId="12D25D45" w14:textId="1A7AEF3D" w:rsidR="002A6347" w:rsidRPr="002A6347" w:rsidRDefault="00BC21F1" w:rsidP="002A6347">
          <w:pPr>
            <w:pStyle w:val="TOC1"/>
            <w:tabs>
              <w:tab w:val="clear" w:pos="9350"/>
              <w:tab w:val="right" w:leader="dot" w:pos="8100"/>
            </w:tabs>
            <w:spacing w:line="360" w:lineRule="auto"/>
            <w:ind w:left="54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057648" w:history="1">
            <w:r w:rsidR="002A6347" w:rsidRPr="002A6347">
              <w:rPr>
                <w:rStyle w:val="Hyperlink"/>
                <w:b w:val="0"/>
              </w:rPr>
              <w:t>3.2.2.Notification Alerts</w:t>
            </w:r>
            <w:r w:rsidR="002A6347" w:rsidRPr="002A6347">
              <w:rPr>
                <w:b w:val="0"/>
                <w:webHidden/>
              </w:rPr>
              <w:tab/>
            </w:r>
            <w:r w:rsidR="002A6347" w:rsidRPr="002A6347">
              <w:rPr>
                <w:b w:val="0"/>
                <w:webHidden/>
              </w:rPr>
              <w:fldChar w:fldCharType="begin"/>
            </w:r>
            <w:r w:rsidR="002A6347" w:rsidRPr="002A6347">
              <w:rPr>
                <w:b w:val="0"/>
                <w:webHidden/>
              </w:rPr>
              <w:instrText xml:space="preserve"> PAGEREF _Toc4057648 \h </w:instrText>
            </w:r>
            <w:r w:rsidR="002A6347" w:rsidRPr="002A6347">
              <w:rPr>
                <w:b w:val="0"/>
                <w:webHidden/>
              </w:rPr>
            </w:r>
            <w:r w:rsidR="002A6347" w:rsidRPr="002A6347">
              <w:rPr>
                <w:b w:val="0"/>
                <w:webHidden/>
              </w:rPr>
              <w:fldChar w:fldCharType="separate"/>
            </w:r>
            <w:r w:rsidR="002C6F25">
              <w:rPr>
                <w:b w:val="0"/>
                <w:webHidden/>
              </w:rPr>
              <w:t>13</w:t>
            </w:r>
            <w:r w:rsidR="002A6347" w:rsidRPr="002A6347">
              <w:rPr>
                <w:b w:val="0"/>
                <w:webHidden/>
              </w:rPr>
              <w:fldChar w:fldCharType="end"/>
            </w:r>
          </w:hyperlink>
        </w:p>
        <w:p w14:paraId="2B50C9E1" w14:textId="11BFB54F" w:rsidR="002A6347" w:rsidRPr="002A6347" w:rsidRDefault="00BC21F1" w:rsidP="002A6347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57649" w:history="1">
            <w:r w:rsidR="002A6347" w:rsidRPr="002A6347">
              <w:rPr>
                <w:rStyle w:val="Hyperlink"/>
              </w:rPr>
              <w:t>3.3.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Dashboard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_Toc4057649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14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555D7DDA" w14:textId="19695CFD" w:rsidR="002A6347" w:rsidRPr="002A6347" w:rsidRDefault="00BC21F1" w:rsidP="00AC5C84">
          <w:pPr>
            <w:pStyle w:val="TOC1"/>
            <w:tabs>
              <w:tab w:val="clear" w:pos="9350"/>
              <w:tab w:val="right" w:leader="dot" w:pos="8100"/>
            </w:tabs>
            <w:spacing w:line="360" w:lineRule="auto"/>
            <w:ind w:left="54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057650" w:history="1">
            <w:r w:rsidR="002A6347" w:rsidRPr="002A6347">
              <w:rPr>
                <w:rStyle w:val="Hyperlink"/>
                <w:b w:val="0"/>
              </w:rPr>
              <w:t>3.3.1.System Instructions</w:t>
            </w:r>
            <w:r w:rsidR="002A6347" w:rsidRPr="002A6347">
              <w:rPr>
                <w:b w:val="0"/>
                <w:webHidden/>
              </w:rPr>
              <w:tab/>
            </w:r>
            <w:r w:rsidR="002A6347" w:rsidRPr="002A6347">
              <w:rPr>
                <w:b w:val="0"/>
                <w:webHidden/>
              </w:rPr>
              <w:fldChar w:fldCharType="begin"/>
            </w:r>
            <w:r w:rsidR="002A6347" w:rsidRPr="002A6347">
              <w:rPr>
                <w:b w:val="0"/>
                <w:webHidden/>
              </w:rPr>
              <w:instrText xml:space="preserve"> PAGEREF _Toc4057650 \h </w:instrText>
            </w:r>
            <w:r w:rsidR="002A6347" w:rsidRPr="002A6347">
              <w:rPr>
                <w:b w:val="0"/>
                <w:webHidden/>
              </w:rPr>
            </w:r>
            <w:r w:rsidR="002A6347" w:rsidRPr="002A6347">
              <w:rPr>
                <w:b w:val="0"/>
                <w:webHidden/>
              </w:rPr>
              <w:fldChar w:fldCharType="separate"/>
            </w:r>
            <w:r w:rsidR="002C6F25">
              <w:rPr>
                <w:b w:val="0"/>
                <w:webHidden/>
              </w:rPr>
              <w:t>15</w:t>
            </w:r>
            <w:r w:rsidR="002A6347" w:rsidRPr="002A6347">
              <w:rPr>
                <w:b w:val="0"/>
                <w:webHidden/>
              </w:rPr>
              <w:fldChar w:fldCharType="end"/>
            </w:r>
          </w:hyperlink>
        </w:p>
        <w:p w14:paraId="7EB1E81D" w14:textId="63D61C95" w:rsidR="002A6347" w:rsidRPr="002A6347" w:rsidRDefault="00BC21F1" w:rsidP="00AC5C8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57651" w:history="1">
            <w:r w:rsidR="002A6347" w:rsidRPr="002A6347">
              <w:rPr>
                <w:rStyle w:val="Hyperlink"/>
              </w:rPr>
              <w:t>3.4.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De-Registration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_Toc4057651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17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0A228B29" w14:textId="0B3B3C14" w:rsidR="002A6347" w:rsidRPr="002A6347" w:rsidRDefault="00BC21F1" w:rsidP="002A6347">
          <w:pPr>
            <w:pStyle w:val="TOC1"/>
            <w:tabs>
              <w:tab w:val="clear" w:pos="9350"/>
              <w:tab w:val="right" w:leader="dot" w:pos="8100"/>
            </w:tabs>
            <w:ind w:left="54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057652" w:history="1">
            <w:r w:rsidR="002A6347" w:rsidRPr="002A6347">
              <w:rPr>
                <w:rStyle w:val="Hyperlink"/>
                <w:b w:val="0"/>
              </w:rPr>
              <w:t>3.4.1.Approve Request</w:t>
            </w:r>
            <w:r w:rsidR="002A6347" w:rsidRPr="002A6347">
              <w:rPr>
                <w:b w:val="0"/>
                <w:webHidden/>
              </w:rPr>
              <w:tab/>
            </w:r>
            <w:r w:rsidR="002A6347" w:rsidRPr="002A6347">
              <w:rPr>
                <w:b w:val="0"/>
                <w:webHidden/>
              </w:rPr>
              <w:fldChar w:fldCharType="begin"/>
            </w:r>
            <w:r w:rsidR="002A6347" w:rsidRPr="002A6347">
              <w:rPr>
                <w:b w:val="0"/>
                <w:webHidden/>
              </w:rPr>
              <w:instrText xml:space="preserve"> PAGEREF _Toc4057652 \h </w:instrText>
            </w:r>
            <w:r w:rsidR="002A6347" w:rsidRPr="002A6347">
              <w:rPr>
                <w:b w:val="0"/>
                <w:webHidden/>
              </w:rPr>
            </w:r>
            <w:r w:rsidR="002A6347" w:rsidRPr="002A6347">
              <w:rPr>
                <w:b w:val="0"/>
                <w:webHidden/>
              </w:rPr>
              <w:fldChar w:fldCharType="separate"/>
            </w:r>
            <w:r w:rsidR="002C6F25">
              <w:rPr>
                <w:b w:val="0"/>
                <w:webHidden/>
              </w:rPr>
              <w:t>19</w:t>
            </w:r>
            <w:r w:rsidR="002A6347" w:rsidRPr="002A6347">
              <w:rPr>
                <w:b w:val="0"/>
                <w:webHidden/>
              </w:rPr>
              <w:fldChar w:fldCharType="end"/>
            </w:r>
          </w:hyperlink>
        </w:p>
        <w:p w14:paraId="6A4169A7" w14:textId="13F1DDE4" w:rsidR="002A6347" w:rsidRPr="002A6347" w:rsidRDefault="00BC21F1" w:rsidP="00AC5C84">
          <w:pPr>
            <w:pStyle w:val="TOC1"/>
            <w:tabs>
              <w:tab w:val="clear" w:pos="9350"/>
              <w:tab w:val="right" w:leader="dot" w:pos="8100"/>
            </w:tabs>
            <w:spacing w:line="360" w:lineRule="auto"/>
            <w:ind w:left="54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057653" w:history="1">
            <w:r w:rsidR="002A6347" w:rsidRPr="002A6347">
              <w:rPr>
                <w:rStyle w:val="Hyperlink"/>
                <w:b w:val="0"/>
              </w:rPr>
              <w:t>3.4.2.Close Request</w:t>
            </w:r>
            <w:r w:rsidR="002A6347" w:rsidRPr="002A6347">
              <w:rPr>
                <w:b w:val="0"/>
                <w:webHidden/>
              </w:rPr>
              <w:tab/>
            </w:r>
            <w:r w:rsidR="002A6347" w:rsidRPr="002A6347">
              <w:rPr>
                <w:b w:val="0"/>
                <w:webHidden/>
              </w:rPr>
              <w:fldChar w:fldCharType="begin"/>
            </w:r>
            <w:r w:rsidR="002A6347" w:rsidRPr="002A6347">
              <w:rPr>
                <w:b w:val="0"/>
                <w:webHidden/>
              </w:rPr>
              <w:instrText xml:space="preserve"> PAGEREF _Toc4057653 \h </w:instrText>
            </w:r>
            <w:r w:rsidR="002A6347" w:rsidRPr="002A6347">
              <w:rPr>
                <w:b w:val="0"/>
                <w:webHidden/>
              </w:rPr>
            </w:r>
            <w:r w:rsidR="002A6347" w:rsidRPr="002A6347">
              <w:rPr>
                <w:b w:val="0"/>
                <w:webHidden/>
              </w:rPr>
              <w:fldChar w:fldCharType="separate"/>
            </w:r>
            <w:r w:rsidR="002C6F25">
              <w:rPr>
                <w:b w:val="0"/>
                <w:webHidden/>
              </w:rPr>
              <w:t>22</w:t>
            </w:r>
            <w:r w:rsidR="002A6347" w:rsidRPr="002A6347">
              <w:rPr>
                <w:b w:val="0"/>
                <w:webHidden/>
              </w:rPr>
              <w:fldChar w:fldCharType="end"/>
            </w:r>
          </w:hyperlink>
        </w:p>
        <w:p w14:paraId="6A7F09A0" w14:textId="0BD230A2" w:rsidR="002A6347" w:rsidRPr="002A6347" w:rsidRDefault="00BC21F1" w:rsidP="00AC5C84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57654" w:history="1">
            <w:r w:rsidR="002A6347" w:rsidRPr="002A6347">
              <w:rPr>
                <w:rStyle w:val="Hyperlink"/>
              </w:rPr>
              <w:t>3.5.</w:t>
            </w:r>
            <w:r w:rsidR="002A6347" w:rsidRPr="002A6347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A6347" w:rsidRPr="002A6347">
              <w:rPr>
                <w:rStyle w:val="Hyperlink"/>
              </w:rPr>
              <w:t>Search Request</w:t>
            </w:r>
            <w:r w:rsidR="002A6347" w:rsidRPr="002A6347">
              <w:rPr>
                <w:webHidden/>
              </w:rPr>
              <w:tab/>
            </w:r>
            <w:r w:rsidR="002A6347" w:rsidRPr="002A6347">
              <w:rPr>
                <w:webHidden/>
              </w:rPr>
              <w:fldChar w:fldCharType="begin"/>
            </w:r>
            <w:r w:rsidR="002A6347" w:rsidRPr="002A6347">
              <w:rPr>
                <w:webHidden/>
              </w:rPr>
              <w:instrText xml:space="preserve"> PAGEREF _Toc4057654 \h </w:instrText>
            </w:r>
            <w:r w:rsidR="002A6347" w:rsidRPr="002A6347">
              <w:rPr>
                <w:webHidden/>
              </w:rPr>
            </w:r>
            <w:r w:rsidR="002A6347" w:rsidRPr="002A6347">
              <w:rPr>
                <w:webHidden/>
              </w:rPr>
              <w:fldChar w:fldCharType="separate"/>
            </w:r>
            <w:r w:rsidR="002C6F25">
              <w:rPr>
                <w:webHidden/>
              </w:rPr>
              <w:t>24</w:t>
            </w:r>
            <w:r w:rsidR="002A6347" w:rsidRPr="002A6347">
              <w:rPr>
                <w:webHidden/>
              </w:rPr>
              <w:fldChar w:fldCharType="end"/>
            </w:r>
          </w:hyperlink>
        </w:p>
        <w:p w14:paraId="26A136CA" w14:textId="3A162A72" w:rsidR="002A6347" w:rsidRPr="002A6347" w:rsidRDefault="00BC21F1" w:rsidP="002A6347">
          <w:pPr>
            <w:pStyle w:val="TOC1"/>
            <w:tabs>
              <w:tab w:val="clear" w:pos="9350"/>
              <w:tab w:val="right" w:leader="dot" w:pos="8100"/>
            </w:tabs>
            <w:ind w:left="54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057655" w:history="1">
            <w:r w:rsidR="002A6347" w:rsidRPr="002A6347">
              <w:rPr>
                <w:rStyle w:val="Hyperlink"/>
                <w:b w:val="0"/>
              </w:rPr>
              <w:t>3.5.1.Search Particular Request</w:t>
            </w:r>
            <w:r w:rsidR="002A6347" w:rsidRPr="002A6347">
              <w:rPr>
                <w:b w:val="0"/>
                <w:webHidden/>
              </w:rPr>
              <w:tab/>
            </w:r>
            <w:r w:rsidR="002A6347" w:rsidRPr="002A6347">
              <w:rPr>
                <w:b w:val="0"/>
                <w:webHidden/>
              </w:rPr>
              <w:fldChar w:fldCharType="begin"/>
            </w:r>
            <w:r w:rsidR="002A6347" w:rsidRPr="002A6347">
              <w:rPr>
                <w:b w:val="0"/>
                <w:webHidden/>
              </w:rPr>
              <w:instrText xml:space="preserve"> PAGEREF _Toc4057655 \h </w:instrText>
            </w:r>
            <w:r w:rsidR="002A6347" w:rsidRPr="002A6347">
              <w:rPr>
                <w:b w:val="0"/>
                <w:webHidden/>
              </w:rPr>
            </w:r>
            <w:r w:rsidR="002A6347" w:rsidRPr="002A6347">
              <w:rPr>
                <w:b w:val="0"/>
                <w:webHidden/>
              </w:rPr>
              <w:fldChar w:fldCharType="separate"/>
            </w:r>
            <w:r w:rsidR="002C6F25">
              <w:rPr>
                <w:b w:val="0"/>
                <w:webHidden/>
              </w:rPr>
              <w:t>29</w:t>
            </w:r>
            <w:r w:rsidR="002A6347" w:rsidRPr="002A6347">
              <w:rPr>
                <w:b w:val="0"/>
                <w:webHidden/>
              </w:rPr>
              <w:fldChar w:fldCharType="end"/>
            </w:r>
          </w:hyperlink>
        </w:p>
        <w:p w14:paraId="11BF99EF" w14:textId="77777777" w:rsidR="00F71434" w:rsidRPr="00F023D4" w:rsidRDefault="00F71434" w:rsidP="00F023D4">
          <w:pPr>
            <w:spacing w:after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E81224A" w14:textId="77777777" w:rsidR="00F71434" w:rsidRDefault="00F71434" w:rsidP="00F71434">
      <w:pPr>
        <w:rPr>
          <w:rFonts w:ascii="Arial" w:hAnsi="Arial" w:cs="Arial"/>
          <w:b/>
          <w:sz w:val="32"/>
          <w:szCs w:val="32"/>
        </w:rPr>
      </w:pPr>
    </w:p>
    <w:p w14:paraId="3B0D6120" w14:textId="77777777" w:rsidR="00F71434" w:rsidRPr="00F52BEE" w:rsidRDefault="00F71434" w:rsidP="00F71434">
      <w:pPr>
        <w:rPr>
          <w:rFonts w:ascii="Arial" w:hAnsi="Arial" w:cs="Arial"/>
          <w:b/>
        </w:rPr>
      </w:pPr>
      <w:r w:rsidRPr="00F52BEE">
        <w:rPr>
          <w:rFonts w:ascii="Arial" w:hAnsi="Arial" w:cs="Arial"/>
          <w:b/>
        </w:rPr>
        <w:t>Figures</w:t>
      </w:r>
    </w:p>
    <w:p w14:paraId="0B53E65D" w14:textId="2C8B7672" w:rsidR="00307C47" w:rsidRPr="00307C47" w:rsidRDefault="00307C47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r w:rsidRPr="00307C47">
        <w:rPr>
          <w:rFonts w:ascii="Arial" w:hAnsi="Arial" w:cs="Arial"/>
          <w:sz w:val="18"/>
          <w:szCs w:val="18"/>
        </w:rPr>
        <w:fldChar w:fldCharType="begin"/>
      </w:r>
      <w:r w:rsidRPr="00307C47">
        <w:rPr>
          <w:rFonts w:ascii="Arial" w:hAnsi="Arial" w:cs="Arial"/>
          <w:sz w:val="18"/>
          <w:szCs w:val="18"/>
        </w:rPr>
        <w:instrText xml:space="preserve"> TOC \h \z \c "Figure" </w:instrText>
      </w:r>
      <w:r w:rsidRPr="00307C47">
        <w:rPr>
          <w:rFonts w:ascii="Arial" w:hAnsi="Arial" w:cs="Arial"/>
          <w:sz w:val="18"/>
          <w:szCs w:val="18"/>
        </w:rPr>
        <w:fldChar w:fldCharType="separate"/>
      </w:r>
      <w:hyperlink w:anchor="_Toc3803888" w:history="1">
        <w:r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1-Login Screen</w:t>
        </w:r>
        <w:r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_Toc3803888 \h </w:instrText>
        </w:r>
        <w:r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10</w:t>
        </w:r>
        <w:r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2CB93A2E" w14:textId="5E563C12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89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2-Portal Sections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_Toc3803889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11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58F9B99F" w14:textId="40FCF6B8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90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3-Language Menu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_Toc3803890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12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7F52EA77" w14:textId="48A109B3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91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4-Notification Alert Icon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_Toc3803891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13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2AF9D20A" w14:textId="7B06FC68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92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5-Dashboard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_Toc3803892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14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4CFB9862" w14:textId="763D9DAC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93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6-System Instructions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_Toc3803893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15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6B11BDC4" w14:textId="2DBF9DB8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94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7-System Instructions 2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_Toc3803894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16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22AA0410" w14:textId="7EB526AE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95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8-Deregistration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_Toc3803895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17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6F6A9707" w14:textId="5A88B8BC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96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9-Device Model Information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_Toc3803896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18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6730D0BD" w14:textId="60FEA8FE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97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10-Approve Request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_Toc3803897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19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56C4E3C3" w14:textId="0EE6E175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98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11-Approval Documents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_Toc3803898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20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5A628867" w14:textId="7AB20B90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899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12-View Your Request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_Toc3803899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21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1117CC16" w14:textId="176C4B4A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900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13-Close Request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_Toc3803900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22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58FD1459" w14:textId="48A4EEA2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901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14-View Your Request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_Toc3803901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23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0002888E" w14:textId="5C6495C5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902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15-Search Request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_Toc3803902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24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7C3D6A7A" w14:textId="3CF9576B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903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16-Action Tab(s)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_Toc3803903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25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5B2AC1AE" w14:textId="1A49D6C7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904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17-View Request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_Toc3803904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26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1255257A" w14:textId="1BC19DB0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905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18-View Request 2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_Toc3803905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27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678B770F" w14:textId="256C9067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906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19-Download Report Button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_Toc3803906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28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6C636E10" w14:textId="1F13D269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907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20-Search Filter(s)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_Toc3803907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29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3D824011" w14:textId="660AFDB9" w:rsidR="00307C47" w:rsidRPr="00307C47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803908" w:history="1">
        <w:r w:rsidR="00307C47" w:rsidRPr="00307C47">
          <w:rPr>
            <w:rStyle w:val="Hyperlink"/>
            <w:rFonts w:ascii="Arial" w:hAnsi="Arial" w:cs="Arial"/>
            <w:noProof/>
            <w:sz w:val="18"/>
            <w:szCs w:val="18"/>
          </w:rPr>
          <w:t>Figure 21-Search Filters 2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_Toc3803908 \h </w:instrTex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30</w:t>
        </w:r>
        <w:r w:rsidR="00307C47" w:rsidRPr="00307C47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48E0A783" w14:textId="77777777" w:rsidR="00F023D4" w:rsidRDefault="00307C47" w:rsidP="00F71434">
      <w:pPr>
        <w:rPr>
          <w:rFonts w:ascii="Arial" w:hAnsi="Arial" w:cs="Arial"/>
          <w:sz w:val="18"/>
          <w:szCs w:val="18"/>
        </w:rPr>
      </w:pPr>
      <w:r w:rsidRPr="00307C47">
        <w:rPr>
          <w:rFonts w:ascii="Arial" w:hAnsi="Arial" w:cs="Arial"/>
          <w:sz w:val="18"/>
          <w:szCs w:val="18"/>
        </w:rPr>
        <w:fldChar w:fldCharType="end"/>
      </w:r>
    </w:p>
    <w:p w14:paraId="6D873689" w14:textId="77777777" w:rsidR="00F71434" w:rsidRPr="00F52BEE" w:rsidRDefault="00F71434" w:rsidP="00F71434">
      <w:pPr>
        <w:rPr>
          <w:rFonts w:ascii="Arial" w:hAnsi="Arial" w:cs="Arial"/>
          <w:b/>
        </w:rPr>
      </w:pPr>
      <w:r w:rsidRPr="00F52BEE">
        <w:rPr>
          <w:rFonts w:ascii="Arial" w:hAnsi="Arial" w:cs="Arial"/>
          <w:b/>
        </w:rPr>
        <w:lastRenderedPageBreak/>
        <w:t>Tables</w:t>
      </w:r>
    </w:p>
    <w:p w14:paraId="77441FD3" w14:textId="7DD6A0B7" w:rsidR="00F71434" w:rsidRPr="00F71434" w:rsidRDefault="00F71434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r>
        <w:rPr>
          <w:rFonts w:ascii="Arial" w:hAnsi="Arial" w:cs="Arial"/>
          <w:b/>
          <w:sz w:val="32"/>
          <w:szCs w:val="32"/>
        </w:rPr>
        <w:fldChar w:fldCharType="begin"/>
      </w:r>
      <w:r>
        <w:rPr>
          <w:rFonts w:ascii="Arial" w:hAnsi="Arial" w:cs="Arial"/>
          <w:b/>
          <w:sz w:val="32"/>
          <w:szCs w:val="32"/>
        </w:rPr>
        <w:instrText xml:space="preserve"> TOC \h \z \c "Table" </w:instrText>
      </w:r>
      <w:r>
        <w:rPr>
          <w:rFonts w:ascii="Arial" w:hAnsi="Arial" w:cs="Arial"/>
          <w:b/>
          <w:sz w:val="32"/>
          <w:szCs w:val="32"/>
        </w:rPr>
        <w:fldChar w:fldCharType="separate"/>
      </w:r>
      <w:hyperlink w:anchor="_Toc527456461" w:history="1">
        <w:r w:rsidRPr="00F71434">
          <w:rPr>
            <w:rStyle w:val="Hyperlink"/>
            <w:rFonts w:ascii="Arial" w:hAnsi="Arial" w:cs="Arial"/>
            <w:noProof/>
            <w:sz w:val="18"/>
            <w:szCs w:val="18"/>
          </w:rPr>
          <w:t>Tabl</w:t>
        </w:r>
        <w:r w:rsidR="00CE283B">
          <w:rPr>
            <w:rStyle w:val="Hyperlink"/>
            <w:rFonts w:ascii="Arial" w:hAnsi="Arial" w:cs="Arial"/>
            <w:noProof/>
            <w:sz w:val="18"/>
            <w:szCs w:val="18"/>
          </w:rPr>
          <w:t>e 1-Supported Desktop Browsers</w:t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_Toc527456461 \h </w:instrText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5</w:t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0B85DDD0" w14:textId="1BF79683" w:rsidR="00F71434" w:rsidRPr="00F71434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56462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Tab</w:t>
        </w:r>
        <w:r w:rsidR="00CE283B">
          <w:rPr>
            <w:rStyle w:val="Hyperlink"/>
            <w:rFonts w:ascii="Arial" w:hAnsi="Arial" w:cs="Arial"/>
            <w:noProof/>
            <w:sz w:val="18"/>
            <w:szCs w:val="18"/>
          </w:rPr>
          <w:t>le 2-Supported Mobile Browsers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_Toc527456462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6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299B274A" w14:textId="6CBCD744" w:rsidR="00F71434" w:rsidRPr="00F71434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56463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Table 3-Definition, Acronyms, and Abbreviations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_Toc527456463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6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403F1A99" w14:textId="160F8860" w:rsidR="00F71434" w:rsidRPr="00F71434" w:rsidRDefault="00BC21F1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56464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Table 4-System Description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_Toc527456464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2C6F25">
          <w:rPr>
            <w:rFonts w:ascii="Arial" w:hAnsi="Arial" w:cs="Arial"/>
            <w:noProof/>
            <w:webHidden/>
            <w:sz w:val="18"/>
            <w:szCs w:val="18"/>
          </w:rPr>
          <w:t>7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4FEC3BD1" w14:textId="77777777" w:rsidR="00F71434" w:rsidRPr="00F71434" w:rsidRDefault="00F71434" w:rsidP="00F71434">
      <w:pPr>
        <w:rPr>
          <w:rFonts w:ascii="Arial" w:hAnsi="Arial" w:cs="Arial"/>
          <w:b/>
          <w:sz w:val="32"/>
          <w:szCs w:val="32"/>
        </w:rPr>
        <w:sectPr w:rsidR="00F71434" w:rsidRPr="00F71434" w:rsidSect="00EB495F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  <w:r>
        <w:rPr>
          <w:rFonts w:ascii="Arial" w:hAnsi="Arial" w:cs="Arial"/>
          <w:b/>
          <w:sz w:val="32"/>
          <w:szCs w:val="32"/>
        </w:rPr>
        <w:fldChar w:fldCharType="end"/>
      </w:r>
    </w:p>
    <w:p w14:paraId="34BFB1C5" w14:textId="77777777" w:rsidR="001F4A85" w:rsidRPr="00A135C1" w:rsidRDefault="001F4A85" w:rsidP="00D75B76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2" w:name="_Toc4057638"/>
      <w:r w:rsidRPr="002522B0">
        <w:rPr>
          <w:rFonts w:ascii="Arial" w:hAnsi="Arial" w:cs="Arial"/>
          <w:b/>
          <w:color w:val="auto"/>
          <w:sz w:val="48"/>
          <w:szCs w:val="48"/>
        </w:rPr>
        <w:lastRenderedPageBreak/>
        <w:t>Introduction</w:t>
      </w:r>
      <w:bookmarkEnd w:id="0"/>
      <w:bookmarkEnd w:id="1"/>
      <w:bookmarkEnd w:id="2"/>
      <w:bookmarkEnd w:id="12"/>
    </w:p>
    <w:p w14:paraId="39139B2C" w14:textId="77777777" w:rsidR="00F825AE" w:rsidRPr="001F4A85" w:rsidRDefault="001F4A85" w:rsidP="00F825AE">
      <w:pPr>
        <w:rPr>
          <w:rFonts w:ascii="Arial" w:eastAsia="Times New Roman" w:hAnsi="Arial" w:cs="Arial"/>
          <w:sz w:val="18"/>
          <w:szCs w:val="18"/>
        </w:rPr>
      </w:pPr>
      <w:r w:rsidRPr="00A46A19">
        <w:rPr>
          <w:rFonts w:ascii="Arial" w:hAnsi="Arial" w:cs="Arial"/>
          <w:shd w:val="clear" w:color="auto" w:fill="FFFFFF"/>
        </w:rPr>
        <w:t xml:space="preserve">Device Registration Subsystem (DRS) is </w:t>
      </w:r>
      <w:r w:rsidR="004228FD">
        <w:rPr>
          <w:rFonts w:ascii="Arial" w:hAnsi="Arial" w:cs="Arial"/>
          <w:shd w:val="clear" w:color="auto" w:fill="FFFFFF"/>
        </w:rPr>
        <w:t xml:space="preserve">the </w:t>
      </w:r>
      <w:r w:rsidRPr="00A46A19">
        <w:rPr>
          <w:rFonts w:ascii="Arial" w:hAnsi="Arial" w:cs="Arial"/>
          <w:shd w:val="clear" w:color="auto" w:fill="FFFFFF"/>
        </w:rPr>
        <w:t xml:space="preserve">subsystem of Device Identification, Registration &amp; Blocking System (DIRBS). It provides a </w:t>
      </w:r>
      <w:r>
        <w:rPr>
          <w:rFonts w:ascii="Arial" w:hAnsi="Arial" w:cs="Arial"/>
          <w:shd w:val="clear" w:color="auto" w:fill="FFFFFF"/>
        </w:rPr>
        <w:t>platform for an exporter</w:t>
      </w:r>
      <w:r w:rsidRPr="00A46A19">
        <w:rPr>
          <w:rFonts w:ascii="Arial" w:hAnsi="Arial" w:cs="Arial"/>
          <w:shd w:val="clear" w:color="auto" w:fill="FFFFFF"/>
        </w:rPr>
        <w:t xml:space="preserve"> </w:t>
      </w:r>
      <w:r w:rsidR="00F825AE">
        <w:rPr>
          <w:rFonts w:ascii="Arial" w:eastAsia="Times New Roman" w:hAnsi="Arial" w:cs="Arial"/>
        </w:rPr>
        <w:t>t</w:t>
      </w:r>
      <w:r w:rsidR="00F825AE" w:rsidRPr="00A46A19">
        <w:rPr>
          <w:rFonts w:ascii="Arial" w:eastAsia="Times New Roman" w:hAnsi="Arial" w:cs="Arial"/>
        </w:rPr>
        <w:t>o</w:t>
      </w:r>
      <w:r w:rsidR="00484DB6">
        <w:rPr>
          <w:rFonts w:ascii="Arial" w:eastAsia="Times New Roman" w:hAnsi="Arial" w:cs="Arial"/>
        </w:rPr>
        <w:t xml:space="preserve"> request their IMEIs to be de</w:t>
      </w:r>
      <w:r w:rsidR="00F825AE">
        <w:rPr>
          <w:rFonts w:ascii="Arial" w:eastAsia="Times New Roman" w:hAnsi="Arial" w:cs="Arial"/>
        </w:rPr>
        <w:t>registered</w:t>
      </w:r>
      <w:r w:rsidR="00484DB6">
        <w:rPr>
          <w:rFonts w:ascii="Arial" w:eastAsia="Times New Roman" w:hAnsi="Arial" w:cs="Arial"/>
        </w:rPr>
        <w:t>.</w:t>
      </w:r>
    </w:p>
    <w:p w14:paraId="4034C133" w14:textId="77777777" w:rsidR="001F4A85" w:rsidRPr="001F4A85" w:rsidRDefault="001F4A85" w:rsidP="00F825AE">
      <w:pPr>
        <w:rPr>
          <w:rFonts w:ascii="Arial" w:eastAsia="Times New Roman" w:hAnsi="Arial" w:cs="Arial"/>
          <w:sz w:val="18"/>
          <w:szCs w:val="18"/>
        </w:rPr>
      </w:pPr>
      <w:r w:rsidRPr="001F4A85">
        <w:rPr>
          <w:rFonts w:ascii="Arial" w:eastAsia="Times New Roman" w:hAnsi="Arial" w:cs="Arial"/>
        </w:rPr>
        <w:t>Exporters are people who are licensed to ex</w:t>
      </w:r>
      <w:r w:rsidR="00F825AE">
        <w:rPr>
          <w:rFonts w:ascii="Arial" w:eastAsia="Times New Roman" w:hAnsi="Arial" w:cs="Arial"/>
        </w:rPr>
        <w:t>port devices out of the country</w:t>
      </w:r>
      <w:r w:rsidRPr="001F4A85">
        <w:rPr>
          <w:rFonts w:ascii="Arial" w:eastAsia="Times New Roman" w:hAnsi="Arial" w:cs="Arial"/>
        </w:rPr>
        <w:t xml:space="preserve"> e.g. they could be,</w:t>
      </w:r>
      <w:r>
        <w:rPr>
          <w:rFonts w:ascii="Arial" w:eastAsia="Times New Roman" w:hAnsi="Arial" w:cs="Arial"/>
          <w:sz w:val="18"/>
          <w:szCs w:val="18"/>
        </w:rPr>
        <w:t xml:space="preserve"> </w:t>
      </w:r>
      <w:r w:rsidRPr="001F4A85">
        <w:rPr>
          <w:rFonts w:ascii="Arial" w:eastAsia="Times New Roman" w:hAnsi="Arial" w:cs="Arial"/>
        </w:rPr>
        <w:t>refurbishes etc.</w:t>
      </w:r>
    </w:p>
    <w:p w14:paraId="42E48FAD" w14:textId="77777777" w:rsidR="001F4A85" w:rsidRPr="00A46A19" w:rsidRDefault="001F4A85" w:rsidP="001F4A85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14:paraId="5568CAFE" w14:textId="77777777" w:rsidR="001F4A85" w:rsidRPr="00A46A19" w:rsidRDefault="001F4A85" w:rsidP="001F4A85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>DIRBS can verify that:</w:t>
      </w:r>
    </w:p>
    <w:p w14:paraId="304068BD" w14:textId="77777777" w:rsidR="001F4A85" w:rsidRPr="00A46A19" w:rsidRDefault="001F4A85" w:rsidP="001F4A85">
      <w:pPr>
        <w:pStyle w:val="U-Bullet"/>
        <w:numPr>
          <w:ilvl w:val="0"/>
          <w:numId w:val="4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have properly allocated identifiers and type approval</w:t>
      </w:r>
    </w:p>
    <w:p w14:paraId="31FED4CE" w14:textId="77777777" w:rsidR="001F4A85" w:rsidRPr="00A46A19" w:rsidRDefault="001F4A85" w:rsidP="001F4A85">
      <w:pPr>
        <w:pStyle w:val="U-Bullet"/>
        <w:numPr>
          <w:ilvl w:val="0"/>
          <w:numId w:val="4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are not duplicated or stolen</w:t>
      </w:r>
    </w:p>
    <w:p w14:paraId="1836BAE1" w14:textId="77777777" w:rsidR="001F4A85" w:rsidRPr="00A46A19" w:rsidRDefault="001F4A85" w:rsidP="001F4A85">
      <w:pPr>
        <w:pStyle w:val="U-Bullet"/>
        <w:numPr>
          <w:ilvl w:val="0"/>
          <w:numId w:val="4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 importation takes place through legal channels</w:t>
      </w:r>
    </w:p>
    <w:p w14:paraId="06AC0DA1" w14:textId="77777777" w:rsidR="001F4A85" w:rsidRPr="002522B0" w:rsidRDefault="001F4A85" w:rsidP="001F4A85"/>
    <w:p w14:paraId="11937C55" w14:textId="77777777" w:rsidR="001F4A85" w:rsidRDefault="001F4A85" w:rsidP="001F4A85">
      <w:pPr>
        <w:rPr>
          <w:rFonts w:ascii="Times New Roman" w:hAnsi="Times New Roman" w:cs="Times New Roman"/>
        </w:rPr>
      </w:pPr>
    </w:p>
    <w:p w14:paraId="62158E1C" w14:textId="77777777" w:rsidR="001F4A85" w:rsidRPr="0054408C" w:rsidRDefault="001F4A85" w:rsidP="001F4A85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13" w:name="_Toc527394996"/>
      <w:bookmarkStart w:id="14" w:name="_Toc4057639"/>
      <w:r w:rsidRPr="0054408C">
        <w:rPr>
          <w:rFonts w:ascii="Arial" w:hAnsi="Arial" w:cs="Arial"/>
          <w:b/>
          <w:bCs/>
          <w:color w:val="auto"/>
          <w:sz w:val="32"/>
          <w:szCs w:val="32"/>
        </w:rPr>
        <w:t>Purpose</w:t>
      </w:r>
      <w:bookmarkEnd w:id="13"/>
      <w:bookmarkEnd w:id="14"/>
      <w:r w:rsidRPr="0054408C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</w:p>
    <w:p w14:paraId="6FF9C214" w14:textId="77777777" w:rsidR="001F4A85" w:rsidRPr="0054408C" w:rsidRDefault="001F4A85" w:rsidP="001F4A85">
      <w:pPr>
        <w:ind w:left="180"/>
        <w:rPr>
          <w:rFonts w:ascii="Arial" w:hAnsi="Arial" w:cs="Arial"/>
          <w:shd w:val="clear" w:color="auto" w:fill="FFFFFF"/>
        </w:rPr>
      </w:pPr>
      <w:r w:rsidRPr="0054408C">
        <w:rPr>
          <w:rFonts w:ascii="Arial" w:hAnsi="Arial" w:cs="Arial"/>
          <w:shd w:val="clear" w:color="auto" w:fill="FFFFFF"/>
        </w:rPr>
        <w:t>This document is intended to give assistance to user to use the Device Registration S</w:t>
      </w:r>
      <w:r w:rsidR="001C0687">
        <w:rPr>
          <w:rFonts w:ascii="Arial" w:hAnsi="Arial" w:cs="Arial"/>
          <w:shd w:val="clear" w:color="auto" w:fill="FFFFFF"/>
        </w:rPr>
        <w:t>ubs</w:t>
      </w:r>
      <w:r w:rsidRPr="0054408C">
        <w:rPr>
          <w:rFonts w:ascii="Arial" w:hAnsi="Arial" w:cs="Arial"/>
          <w:shd w:val="clear" w:color="auto" w:fill="FFFFFF"/>
        </w:rPr>
        <w:t>ystem (DRS)</w:t>
      </w:r>
      <w:r>
        <w:rPr>
          <w:rFonts w:ascii="Arial" w:hAnsi="Arial" w:cs="Arial"/>
          <w:shd w:val="clear" w:color="auto" w:fill="FFFFFF"/>
        </w:rPr>
        <w:t>.</w:t>
      </w:r>
    </w:p>
    <w:p w14:paraId="5B976769" w14:textId="77777777" w:rsidR="001F4A85" w:rsidRPr="001B6078" w:rsidRDefault="001F4A85" w:rsidP="001F4A85">
      <w:pPr>
        <w:tabs>
          <w:tab w:val="left" w:pos="0"/>
        </w:tabs>
        <w:spacing w:line="276" w:lineRule="auto"/>
        <w:rPr>
          <w:rFonts w:ascii="Arial" w:hAnsi="Arial" w:cs="Arial"/>
        </w:rPr>
      </w:pPr>
    </w:p>
    <w:p w14:paraId="5A670195" w14:textId="77777777" w:rsidR="001F4A85" w:rsidRDefault="001F4A85" w:rsidP="001F4A85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15" w:name="_Toc526454739"/>
      <w:bookmarkStart w:id="16" w:name="_Toc527394997"/>
      <w:bookmarkStart w:id="17" w:name="_Toc4057640"/>
      <w:r>
        <w:rPr>
          <w:rFonts w:ascii="Arial" w:hAnsi="Arial" w:cs="Arial"/>
          <w:b/>
          <w:color w:val="auto"/>
          <w:sz w:val="32"/>
          <w:szCs w:val="32"/>
        </w:rPr>
        <w:t>Support</w:t>
      </w:r>
      <w:bookmarkEnd w:id="15"/>
      <w:r>
        <w:rPr>
          <w:rFonts w:ascii="Arial" w:hAnsi="Arial" w:cs="Arial"/>
          <w:b/>
          <w:color w:val="auto"/>
          <w:sz w:val="32"/>
          <w:szCs w:val="32"/>
        </w:rPr>
        <w:t>ed Desktop Browser</w:t>
      </w:r>
      <w:bookmarkEnd w:id="16"/>
      <w:r w:rsidR="00AC65AB">
        <w:rPr>
          <w:rFonts w:ascii="Arial" w:hAnsi="Arial" w:cs="Arial"/>
          <w:b/>
          <w:color w:val="auto"/>
          <w:sz w:val="32"/>
          <w:szCs w:val="32"/>
        </w:rPr>
        <w:t>s</w:t>
      </w:r>
      <w:bookmarkEnd w:id="17"/>
    </w:p>
    <w:p w14:paraId="3CB4942F" w14:textId="66E4FE2F" w:rsidR="001F4A85" w:rsidRPr="00A46A19" w:rsidRDefault="001C0687" w:rsidP="001C0687">
      <w:pPr>
        <w:pStyle w:val="T-TableTitle"/>
        <w:ind w:left="180"/>
      </w:pPr>
      <w:bookmarkStart w:id="18" w:name="_Toc527395374"/>
      <w:bookmarkStart w:id="19" w:name="_Toc527456461"/>
      <w:r w:rsidRPr="00EC58DF">
        <w:t xml:space="preserve">Table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Table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1</w:t>
      </w:r>
      <w:r w:rsidR="001365E2">
        <w:rPr>
          <w:noProof/>
        </w:rPr>
        <w:fldChar w:fldCharType="end"/>
      </w:r>
      <w:r w:rsidRPr="00EC58DF">
        <w:t>-Supported Desktop Browser</w:t>
      </w:r>
      <w:bookmarkEnd w:id="18"/>
      <w:bookmarkEnd w:id="19"/>
      <w:r>
        <w:t>s</w:t>
      </w:r>
    </w:p>
    <w:tbl>
      <w:tblPr>
        <w:tblStyle w:val="FormatA"/>
        <w:tblW w:w="8920" w:type="dxa"/>
        <w:jc w:val="center"/>
        <w:tblInd w:w="0" w:type="dxa"/>
        <w:tblLook w:val="04A0" w:firstRow="1" w:lastRow="0" w:firstColumn="1" w:lastColumn="0" w:noHBand="0" w:noVBand="1"/>
      </w:tblPr>
      <w:tblGrid>
        <w:gridCol w:w="4325"/>
        <w:gridCol w:w="4595"/>
      </w:tblGrid>
      <w:tr w:rsidR="001F4A85" w:rsidRPr="00A46A19" w14:paraId="52583B62" w14:textId="77777777" w:rsidTr="00505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325" w:type="dxa"/>
          </w:tcPr>
          <w:p w14:paraId="76A5ADDB" w14:textId="77777777" w:rsidR="001F4A85" w:rsidRPr="00A46A19" w:rsidRDefault="001F4A85" w:rsidP="005C37B9">
            <w:pPr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595" w:type="dxa"/>
          </w:tcPr>
          <w:p w14:paraId="4D0BA225" w14:textId="77777777" w:rsidR="001F4A85" w:rsidRPr="00A46A19" w:rsidRDefault="001F4A85" w:rsidP="005C37B9">
            <w:pPr>
              <w:ind w:firstLine="342"/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Version</w:t>
            </w:r>
          </w:p>
        </w:tc>
      </w:tr>
      <w:tr w:rsidR="001F4A85" w:rsidRPr="00A46A19" w14:paraId="402E6D76" w14:textId="77777777" w:rsidTr="005058CF">
        <w:trPr>
          <w:jc w:val="center"/>
        </w:trPr>
        <w:tc>
          <w:tcPr>
            <w:tcW w:w="4325" w:type="dxa"/>
          </w:tcPr>
          <w:p w14:paraId="1DEB058E" w14:textId="77777777" w:rsidR="001F4A85" w:rsidRPr="00A46A19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Internet Explorer</w:t>
            </w:r>
          </w:p>
        </w:tc>
        <w:tc>
          <w:tcPr>
            <w:tcW w:w="4595" w:type="dxa"/>
          </w:tcPr>
          <w:p w14:paraId="5C40E217" w14:textId="77777777" w:rsidR="001F4A85" w:rsidRPr="00A46A19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1F4A85" w:rsidRPr="00A46A19" w14:paraId="2A0CAE3F" w14:textId="77777777" w:rsidTr="005058CF">
        <w:trPr>
          <w:trHeight w:val="276"/>
          <w:jc w:val="center"/>
        </w:trPr>
        <w:tc>
          <w:tcPr>
            <w:tcW w:w="4325" w:type="dxa"/>
          </w:tcPr>
          <w:p w14:paraId="502A314A" w14:textId="77777777" w:rsidR="001F4A85" w:rsidRPr="00A46A19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Firefox 52.5 ESR</w:t>
            </w:r>
          </w:p>
        </w:tc>
        <w:tc>
          <w:tcPr>
            <w:tcW w:w="4595" w:type="dxa"/>
          </w:tcPr>
          <w:p w14:paraId="7DB1D386" w14:textId="77777777" w:rsidR="001F4A85" w:rsidRPr="00A46A19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57.0</w:t>
            </w:r>
          </w:p>
        </w:tc>
      </w:tr>
      <w:tr w:rsidR="001F4A85" w:rsidRPr="00A46A19" w14:paraId="2480DC01" w14:textId="77777777" w:rsidTr="005058CF">
        <w:trPr>
          <w:jc w:val="center"/>
        </w:trPr>
        <w:tc>
          <w:tcPr>
            <w:tcW w:w="4325" w:type="dxa"/>
          </w:tcPr>
          <w:p w14:paraId="43857663" w14:textId="77777777" w:rsidR="001F4A85" w:rsidRPr="00A46A19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Chrome</w:t>
            </w:r>
          </w:p>
        </w:tc>
        <w:tc>
          <w:tcPr>
            <w:tcW w:w="4595" w:type="dxa"/>
          </w:tcPr>
          <w:p w14:paraId="721B8316" w14:textId="77777777" w:rsidR="001F4A85" w:rsidRPr="00A46A19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63.0</w:t>
            </w:r>
          </w:p>
        </w:tc>
      </w:tr>
      <w:tr w:rsidR="001F4A85" w:rsidRPr="00A46A19" w14:paraId="0A0F1228" w14:textId="77777777" w:rsidTr="005058CF">
        <w:trPr>
          <w:jc w:val="center"/>
        </w:trPr>
        <w:tc>
          <w:tcPr>
            <w:tcW w:w="4325" w:type="dxa"/>
          </w:tcPr>
          <w:p w14:paraId="7E84D353" w14:textId="77777777" w:rsidR="001F4A85" w:rsidRPr="00A46A19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14:paraId="48AC0380" w14:textId="77777777" w:rsidR="001F4A85" w:rsidRPr="00A46A19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1F4A85" w:rsidRPr="00A46A19" w14:paraId="7D32ACAF" w14:textId="77777777" w:rsidTr="005058CF">
        <w:trPr>
          <w:jc w:val="center"/>
        </w:trPr>
        <w:tc>
          <w:tcPr>
            <w:tcW w:w="4325" w:type="dxa"/>
          </w:tcPr>
          <w:p w14:paraId="7F383509" w14:textId="77777777" w:rsidR="001F4A85" w:rsidRPr="00A46A19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Edge</w:t>
            </w:r>
          </w:p>
        </w:tc>
        <w:tc>
          <w:tcPr>
            <w:tcW w:w="4595" w:type="dxa"/>
          </w:tcPr>
          <w:p w14:paraId="2A57966D" w14:textId="77777777" w:rsidR="001F4A85" w:rsidRPr="00A46A19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41.16299</w:t>
            </w:r>
          </w:p>
        </w:tc>
      </w:tr>
    </w:tbl>
    <w:p w14:paraId="1C17B4A8" w14:textId="77777777" w:rsidR="001F4A85" w:rsidRDefault="001F4A85" w:rsidP="001F4A85">
      <w:pPr>
        <w:ind w:left="180"/>
        <w:rPr>
          <w:rFonts w:ascii="Times New Roman" w:hAnsi="Times New Roman" w:cs="Times New Roman"/>
        </w:rPr>
      </w:pPr>
    </w:p>
    <w:p w14:paraId="547A46E7" w14:textId="77777777" w:rsidR="001F4A85" w:rsidRDefault="001F4A85" w:rsidP="001F4A85">
      <w:pPr>
        <w:ind w:left="180"/>
        <w:rPr>
          <w:rFonts w:ascii="Times New Roman" w:hAnsi="Times New Roman" w:cs="Times New Roman"/>
        </w:rPr>
      </w:pPr>
    </w:p>
    <w:p w14:paraId="71FEFCC2" w14:textId="77777777" w:rsidR="001F4A85" w:rsidRDefault="001F4A85" w:rsidP="001F4A85">
      <w:pPr>
        <w:ind w:left="180"/>
        <w:rPr>
          <w:rFonts w:ascii="Times New Roman" w:hAnsi="Times New Roman" w:cs="Times New Roman"/>
        </w:rPr>
      </w:pPr>
    </w:p>
    <w:p w14:paraId="5E338D72" w14:textId="77777777" w:rsidR="001C0687" w:rsidRDefault="001C0687" w:rsidP="001F4A85">
      <w:pPr>
        <w:ind w:left="180"/>
        <w:rPr>
          <w:rFonts w:ascii="Times New Roman" w:hAnsi="Times New Roman" w:cs="Times New Roman"/>
        </w:rPr>
      </w:pPr>
    </w:p>
    <w:p w14:paraId="7AC628B3" w14:textId="77777777" w:rsidR="001F4A85" w:rsidRDefault="001F4A85" w:rsidP="001F4A85">
      <w:pPr>
        <w:pStyle w:val="Heading2"/>
        <w:numPr>
          <w:ilvl w:val="1"/>
          <w:numId w:val="1"/>
        </w:numPr>
        <w:spacing w:line="276" w:lineRule="auto"/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bookmarkStart w:id="20" w:name="_Toc527394998"/>
      <w:bookmarkStart w:id="21" w:name="_Toc4057641"/>
      <w:r>
        <w:rPr>
          <w:rFonts w:ascii="Arial" w:hAnsi="Arial" w:cs="Arial"/>
          <w:b/>
          <w:color w:val="auto"/>
          <w:sz w:val="32"/>
          <w:szCs w:val="32"/>
        </w:rPr>
        <w:lastRenderedPageBreak/>
        <w:t>Supported Mobile Browser</w:t>
      </w:r>
      <w:bookmarkEnd w:id="20"/>
      <w:r w:rsidR="00AC65AB">
        <w:rPr>
          <w:rFonts w:ascii="Arial" w:hAnsi="Arial" w:cs="Arial"/>
          <w:b/>
          <w:color w:val="auto"/>
          <w:sz w:val="32"/>
          <w:szCs w:val="32"/>
        </w:rPr>
        <w:t>s</w:t>
      </w:r>
      <w:bookmarkEnd w:id="21"/>
      <w:r>
        <w:rPr>
          <w:rFonts w:ascii="Arial" w:hAnsi="Arial" w:cs="Arial"/>
          <w:b/>
          <w:color w:val="auto"/>
          <w:sz w:val="32"/>
          <w:szCs w:val="32"/>
        </w:rPr>
        <w:t xml:space="preserve">  </w:t>
      </w:r>
    </w:p>
    <w:p w14:paraId="1F145683" w14:textId="30069D1F" w:rsidR="001F4A85" w:rsidRPr="0054408C" w:rsidRDefault="001C0687" w:rsidP="001C0687">
      <w:pPr>
        <w:pStyle w:val="T-TableTitle"/>
        <w:ind w:left="90"/>
      </w:pPr>
      <w:bookmarkStart w:id="22" w:name="_Toc527395375"/>
      <w:bookmarkStart w:id="23" w:name="_Toc527456462"/>
      <w:r w:rsidRPr="00362B63">
        <w:t xml:space="preserve">Table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Table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2</w:t>
      </w:r>
      <w:r w:rsidR="001365E2">
        <w:rPr>
          <w:noProof/>
        </w:rPr>
        <w:fldChar w:fldCharType="end"/>
      </w:r>
      <w:r w:rsidRPr="00362B63">
        <w:t>-Supported Mobile Browser</w:t>
      </w:r>
      <w:bookmarkEnd w:id="22"/>
      <w:bookmarkEnd w:id="23"/>
      <w:r>
        <w:t>s</w:t>
      </w:r>
    </w:p>
    <w:tbl>
      <w:tblPr>
        <w:tblStyle w:val="FormatA"/>
        <w:tblW w:w="9095" w:type="dxa"/>
        <w:jc w:val="center"/>
        <w:tblInd w:w="0" w:type="dxa"/>
        <w:tblLook w:val="04A0" w:firstRow="1" w:lastRow="0" w:firstColumn="1" w:lastColumn="0" w:noHBand="0" w:noVBand="1"/>
      </w:tblPr>
      <w:tblGrid>
        <w:gridCol w:w="4500"/>
        <w:gridCol w:w="4595"/>
      </w:tblGrid>
      <w:tr w:rsidR="001F4A85" w14:paraId="7EB25EFA" w14:textId="77777777" w:rsidTr="005C3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500" w:type="dxa"/>
          </w:tcPr>
          <w:p w14:paraId="6A47A040" w14:textId="77777777" w:rsidR="001F4A85" w:rsidRPr="00823001" w:rsidRDefault="001F4A85" w:rsidP="005C37B9">
            <w:pPr>
              <w:rPr>
                <w:b/>
                <w:bCs/>
              </w:rPr>
            </w:pPr>
            <w:r w:rsidRPr="00823001">
              <w:rPr>
                <w:b/>
                <w:bCs/>
              </w:rPr>
              <w:t>Name</w:t>
            </w:r>
          </w:p>
        </w:tc>
        <w:tc>
          <w:tcPr>
            <w:tcW w:w="4595" w:type="dxa"/>
          </w:tcPr>
          <w:p w14:paraId="58DBAE16" w14:textId="77777777" w:rsidR="001F4A85" w:rsidRPr="00823001" w:rsidRDefault="001F4A85" w:rsidP="005C37B9">
            <w:pPr>
              <w:ind w:firstLine="342"/>
              <w:rPr>
                <w:b/>
                <w:bCs/>
              </w:rPr>
            </w:pPr>
            <w:r w:rsidRPr="00823001">
              <w:rPr>
                <w:b/>
                <w:bCs/>
              </w:rPr>
              <w:t>Version</w:t>
            </w:r>
          </w:p>
        </w:tc>
      </w:tr>
      <w:tr w:rsidR="001F4A85" w14:paraId="5E7B9746" w14:textId="77777777" w:rsidTr="005C37B9">
        <w:trPr>
          <w:trHeight w:val="276"/>
          <w:jc w:val="center"/>
        </w:trPr>
        <w:tc>
          <w:tcPr>
            <w:tcW w:w="4500" w:type="dxa"/>
          </w:tcPr>
          <w:p w14:paraId="1BF2869F" w14:textId="77777777" w:rsidR="001F4A85" w:rsidRPr="001B6078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Chrome </w:t>
            </w:r>
          </w:p>
        </w:tc>
        <w:tc>
          <w:tcPr>
            <w:tcW w:w="4595" w:type="dxa"/>
          </w:tcPr>
          <w:p w14:paraId="42234785" w14:textId="77777777" w:rsidR="001F4A85" w:rsidRPr="001B6078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63.0</w:t>
            </w:r>
          </w:p>
        </w:tc>
      </w:tr>
      <w:tr w:rsidR="001F4A85" w14:paraId="18EB9689" w14:textId="77777777" w:rsidTr="005C37B9">
        <w:trPr>
          <w:jc w:val="center"/>
        </w:trPr>
        <w:tc>
          <w:tcPr>
            <w:tcW w:w="4500" w:type="dxa"/>
          </w:tcPr>
          <w:p w14:paraId="46675017" w14:textId="77777777" w:rsidR="001F4A85" w:rsidRPr="001B6078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UC Browser</w:t>
            </w:r>
          </w:p>
        </w:tc>
        <w:tc>
          <w:tcPr>
            <w:tcW w:w="4595" w:type="dxa"/>
          </w:tcPr>
          <w:p w14:paraId="04785F45" w14:textId="77777777" w:rsidR="001F4A85" w:rsidRPr="001B6078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11.5</w:t>
            </w:r>
          </w:p>
        </w:tc>
      </w:tr>
      <w:tr w:rsidR="001F4A85" w14:paraId="12B22FA6" w14:textId="77777777" w:rsidTr="005C37B9">
        <w:trPr>
          <w:jc w:val="center"/>
        </w:trPr>
        <w:tc>
          <w:tcPr>
            <w:tcW w:w="4500" w:type="dxa"/>
          </w:tcPr>
          <w:p w14:paraId="20FACFA7" w14:textId="77777777" w:rsidR="001F4A85" w:rsidRPr="001B6078" w:rsidRDefault="00BF245F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 (</w:t>
            </w:r>
            <w:r w:rsidR="001F4A85">
              <w:rPr>
                <w:sz w:val="22"/>
                <w:szCs w:val="22"/>
              </w:rPr>
              <w:t>Android)</w:t>
            </w:r>
          </w:p>
        </w:tc>
        <w:tc>
          <w:tcPr>
            <w:tcW w:w="4595" w:type="dxa"/>
          </w:tcPr>
          <w:p w14:paraId="50FCF0E4" w14:textId="77777777" w:rsidR="001F4A85" w:rsidRPr="001B6078" w:rsidRDefault="001F4A85" w:rsidP="005C37B9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44.1</w:t>
            </w:r>
          </w:p>
        </w:tc>
      </w:tr>
      <w:tr w:rsidR="001F4A85" w14:paraId="7CC5DD5A" w14:textId="77777777" w:rsidTr="005C37B9">
        <w:trPr>
          <w:jc w:val="center"/>
        </w:trPr>
        <w:tc>
          <w:tcPr>
            <w:tcW w:w="4500" w:type="dxa"/>
          </w:tcPr>
          <w:p w14:paraId="58DABE75" w14:textId="77777777" w:rsidR="001F4A85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Opera(iOS)</w:t>
            </w:r>
          </w:p>
        </w:tc>
        <w:tc>
          <w:tcPr>
            <w:tcW w:w="4595" w:type="dxa"/>
          </w:tcPr>
          <w:p w14:paraId="5AC96F76" w14:textId="77777777" w:rsidR="001F4A85" w:rsidRDefault="001F4A85" w:rsidP="005C37B9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16.0.7</w:t>
            </w:r>
          </w:p>
        </w:tc>
      </w:tr>
      <w:tr w:rsidR="001F4A85" w14:paraId="346DD299" w14:textId="77777777" w:rsidTr="005C37B9">
        <w:trPr>
          <w:jc w:val="center"/>
        </w:trPr>
        <w:tc>
          <w:tcPr>
            <w:tcW w:w="4500" w:type="dxa"/>
          </w:tcPr>
          <w:p w14:paraId="4DC9BD94" w14:textId="77777777" w:rsidR="001F4A85" w:rsidRPr="001B6078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1B6078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14:paraId="4F7AC895" w14:textId="77777777" w:rsidR="001F4A85" w:rsidRPr="001B6078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11.1</w:t>
            </w:r>
          </w:p>
        </w:tc>
      </w:tr>
      <w:tr w:rsidR="001F4A85" w14:paraId="127A1053" w14:textId="77777777" w:rsidTr="005C37B9">
        <w:trPr>
          <w:jc w:val="center"/>
        </w:trPr>
        <w:tc>
          <w:tcPr>
            <w:tcW w:w="4500" w:type="dxa"/>
          </w:tcPr>
          <w:p w14:paraId="74350295" w14:textId="77777777" w:rsidR="001F4A85" w:rsidRPr="001B6078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Samsung Internet </w:t>
            </w:r>
          </w:p>
        </w:tc>
        <w:tc>
          <w:tcPr>
            <w:tcW w:w="4595" w:type="dxa"/>
          </w:tcPr>
          <w:p w14:paraId="30B10784" w14:textId="77777777" w:rsidR="001F4A85" w:rsidRPr="001B6078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6.2</w:t>
            </w:r>
          </w:p>
        </w:tc>
      </w:tr>
      <w:tr w:rsidR="001F4A85" w14:paraId="2F98A697" w14:textId="77777777" w:rsidTr="005C37B9">
        <w:trPr>
          <w:jc w:val="center"/>
        </w:trPr>
        <w:tc>
          <w:tcPr>
            <w:tcW w:w="4500" w:type="dxa"/>
          </w:tcPr>
          <w:p w14:paraId="6FD0EA8F" w14:textId="77777777" w:rsidR="001F4A85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Android </w:t>
            </w:r>
          </w:p>
        </w:tc>
        <w:tc>
          <w:tcPr>
            <w:tcW w:w="4595" w:type="dxa"/>
          </w:tcPr>
          <w:p w14:paraId="3CC368CF" w14:textId="77777777" w:rsidR="001F4A85" w:rsidRDefault="001F4A85" w:rsidP="005C37B9">
            <w:pPr>
              <w:pStyle w:val="TU-TableBullet"/>
              <w:numPr>
                <w:ilvl w:val="0"/>
                <w:numId w:val="0"/>
              </w:numPr>
              <w:ind w:left="157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4.1.x - 4.3</w:t>
            </w:r>
          </w:p>
        </w:tc>
      </w:tr>
    </w:tbl>
    <w:p w14:paraId="0E3BBD15" w14:textId="77777777" w:rsidR="001C0687" w:rsidRDefault="001C0687" w:rsidP="001C0687">
      <w:pPr>
        <w:pStyle w:val="Heading2"/>
        <w:spacing w:line="276" w:lineRule="auto"/>
        <w:ind w:left="90"/>
        <w:rPr>
          <w:rFonts w:ascii="Arial" w:hAnsi="Arial" w:cs="Arial"/>
          <w:b/>
          <w:color w:val="auto"/>
          <w:sz w:val="32"/>
          <w:szCs w:val="32"/>
        </w:rPr>
      </w:pPr>
      <w:bookmarkStart w:id="24" w:name="_Toc522091199"/>
      <w:bookmarkStart w:id="25" w:name="_Toc527394999"/>
    </w:p>
    <w:p w14:paraId="24D19A62" w14:textId="77777777" w:rsidR="001F4A85" w:rsidRDefault="001F4A85" w:rsidP="001F4A85">
      <w:pPr>
        <w:pStyle w:val="Heading2"/>
        <w:numPr>
          <w:ilvl w:val="1"/>
          <w:numId w:val="1"/>
        </w:numPr>
        <w:spacing w:line="276" w:lineRule="auto"/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bookmarkStart w:id="26" w:name="_Toc4057642"/>
      <w:r w:rsidRPr="0054408C">
        <w:rPr>
          <w:rFonts w:ascii="Arial" w:hAnsi="Arial" w:cs="Arial"/>
          <w:b/>
          <w:color w:val="auto"/>
          <w:sz w:val="32"/>
          <w:szCs w:val="32"/>
        </w:rPr>
        <w:t>Definitions, Acronyms, and Abbreviations</w:t>
      </w:r>
      <w:bookmarkEnd w:id="24"/>
      <w:bookmarkEnd w:id="25"/>
      <w:bookmarkEnd w:id="26"/>
      <w:r w:rsidRPr="0054408C"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14:paraId="181C6D95" w14:textId="3347E638" w:rsidR="001F4A85" w:rsidRPr="0054408C" w:rsidRDefault="001C0687" w:rsidP="001C0687">
      <w:pPr>
        <w:pStyle w:val="T-TableTitle"/>
        <w:ind w:left="0"/>
      </w:pPr>
      <w:bookmarkStart w:id="27" w:name="_Toc527395376"/>
      <w:bookmarkStart w:id="28" w:name="_Toc527456463"/>
      <w:r w:rsidRPr="00362B63">
        <w:t xml:space="preserve">Table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Table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3</w:t>
      </w:r>
      <w:r w:rsidR="001365E2">
        <w:rPr>
          <w:noProof/>
        </w:rPr>
        <w:fldChar w:fldCharType="end"/>
      </w:r>
      <w:r w:rsidRPr="00362B63">
        <w:t>-Definition, Acronyms, and Abbreviations</w:t>
      </w:r>
      <w:bookmarkEnd w:id="27"/>
      <w:bookmarkEnd w:id="28"/>
    </w:p>
    <w:tbl>
      <w:tblPr>
        <w:tblStyle w:val="FormatA"/>
        <w:tblW w:w="9175" w:type="dxa"/>
        <w:jc w:val="center"/>
        <w:tblInd w:w="0" w:type="dxa"/>
        <w:tblLook w:val="04A0" w:firstRow="1" w:lastRow="0" w:firstColumn="1" w:lastColumn="0" w:noHBand="0" w:noVBand="1"/>
      </w:tblPr>
      <w:tblGrid>
        <w:gridCol w:w="2155"/>
        <w:gridCol w:w="7020"/>
      </w:tblGrid>
      <w:tr w:rsidR="001F4A85" w:rsidRPr="0054408C" w14:paraId="3728F74C" w14:textId="77777777" w:rsidTr="00F023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55" w:type="dxa"/>
          </w:tcPr>
          <w:p w14:paraId="15A4A7A7" w14:textId="77777777" w:rsidR="001F4A85" w:rsidRPr="002D2A2D" w:rsidRDefault="001F4A85" w:rsidP="005C37B9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2D2A2D">
              <w:rPr>
                <w:rStyle w:val="Strong"/>
                <w:rFonts w:eastAsia="SimSun"/>
                <w:b/>
                <w:color w:val="000000" w:themeColor="text1"/>
                <w:sz w:val="22"/>
                <w:szCs w:val="22"/>
              </w:rPr>
              <w:t>Term</w:t>
            </w:r>
            <w:r w:rsidRPr="002D2A2D">
              <w:rPr>
                <w:b w:val="0"/>
              </w:rPr>
              <w:t xml:space="preserve"> </w:t>
            </w:r>
            <w:r w:rsidRPr="002D2A2D">
              <w:rPr>
                <w:b w:val="0"/>
                <w:color w:val="000000" w:themeColor="text1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020" w:type="dxa"/>
          </w:tcPr>
          <w:p w14:paraId="68C05FD2" w14:textId="77777777" w:rsidR="001F4A85" w:rsidRPr="002D2A2D" w:rsidRDefault="001F4A85" w:rsidP="005C37B9">
            <w:pPr>
              <w:pStyle w:val="TH-TableHeading"/>
              <w:ind w:firstLine="914"/>
              <w:jc w:val="left"/>
              <w:rPr>
                <w:b w:val="0"/>
                <w:sz w:val="22"/>
                <w:szCs w:val="22"/>
              </w:rPr>
            </w:pPr>
            <w:r w:rsidRPr="00A46A19">
              <w:rPr>
                <w:rStyle w:val="Strong"/>
                <w:rFonts w:eastAsia="SimSun"/>
                <w:b/>
                <w:sz w:val="22"/>
                <w:szCs w:val="22"/>
              </w:rPr>
              <w:t>Definition</w:t>
            </w:r>
          </w:p>
        </w:tc>
      </w:tr>
      <w:tr w:rsidR="001F4A85" w:rsidRPr="0054408C" w14:paraId="669D09B4" w14:textId="77777777" w:rsidTr="00F023D4">
        <w:trPr>
          <w:jc w:val="center"/>
        </w:trPr>
        <w:tc>
          <w:tcPr>
            <w:tcW w:w="2155" w:type="dxa"/>
          </w:tcPr>
          <w:p w14:paraId="39A3E9B0" w14:textId="77777777" w:rsidR="001F4A85" w:rsidRPr="0054408C" w:rsidRDefault="001F4A85" w:rsidP="005C37B9">
            <w:pPr>
              <w:pStyle w:val="TH-TableHeading"/>
              <w:jc w:val="left"/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DIRBS</w:t>
            </w:r>
            <w:r w:rsidRPr="0054408C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20" w:type="dxa"/>
          </w:tcPr>
          <w:p w14:paraId="6048DEED" w14:textId="77777777" w:rsidR="001F4A85" w:rsidRPr="0054408C" w:rsidRDefault="001F4A85" w:rsidP="005C37B9">
            <w:pPr>
              <w:pStyle w:val="TH-TableHeading"/>
              <w:jc w:val="left"/>
              <w:rPr>
                <w:rStyle w:val="Strong"/>
                <w:rFonts w:eastAsia="SimSun"/>
                <w:color w:val="091E42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Device Identification Registration and Blocking System</w:t>
            </w:r>
          </w:p>
        </w:tc>
      </w:tr>
      <w:tr w:rsidR="001F4A85" w:rsidRPr="0054408C" w14:paraId="7F15EEE6" w14:textId="77777777" w:rsidTr="00F023D4">
        <w:trPr>
          <w:trHeight w:val="276"/>
          <w:jc w:val="center"/>
        </w:trPr>
        <w:tc>
          <w:tcPr>
            <w:tcW w:w="2155" w:type="dxa"/>
          </w:tcPr>
          <w:p w14:paraId="318A35E7" w14:textId="77777777" w:rsidR="001F4A85" w:rsidRPr="0054408C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IAM</w:t>
            </w:r>
          </w:p>
        </w:tc>
        <w:tc>
          <w:tcPr>
            <w:tcW w:w="7020" w:type="dxa"/>
          </w:tcPr>
          <w:p w14:paraId="1E42ADE5" w14:textId="77777777" w:rsidR="001F4A85" w:rsidRPr="0054408C" w:rsidRDefault="001F4A85" w:rsidP="005C37B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91E42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>Identity Access Management System</w:t>
            </w:r>
          </w:p>
        </w:tc>
      </w:tr>
      <w:tr w:rsidR="001F4A85" w:rsidRPr="0054408C" w14:paraId="15493694" w14:textId="77777777" w:rsidTr="00F023D4">
        <w:trPr>
          <w:jc w:val="center"/>
        </w:trPr>
        <w:tc>
          <w:tcPr>
            <w:tcW w:w="2155" w:type="dxa"/>
          </w:tcPr>
          <w:p w14:paraId="077ADD0D" w14:textId="77777777" w:rsidR="001F4A85" w:rsidRPr="0054408C" w:rsidRDefault="001F4A85" w:rsidP="005C37B9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DRS</w:t>
            </w:r>
          </w:p>
        </w:tc>
        <w:tc>
          <w:tcPr>
            <w:tcW w:w="7020" w:type="dxa"/>
          </w:tcPr>
          <w:p w14:paraId="0F7EF9FE" w14:textId="77777777" w:rsidR="001F4A85" w:rsidRPr="0054408C" w:rsidRDefault="001F4A85" w:rsidP="007F09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 xml:space="preserve">Device </w:t>
            </w:r>
            <w:r w:rsidR="007F09A6">
              <w:rPr>
                <w:rFonts w:ascii="Arial" w:hAnsi="Arial" w:cs="Arial"/>
                <w:sz w:val="22"/>
                <w:szCs w:val="22"/>
              </w:rPr>
              <w:t xml:space="preserve">Registration </w:t>
            </w:r>
            <w:r w:rsidRPr="0054408C">
              <w:rPr>
                <w:rFonts w:ascii="Arial" w:hAnsi="Arial" w:cs="Arial"/>
                <w:sz w:val="22"/>
                <w:szCs w:val="22"/>
              </w:rPr>
              <w:t>S</w:t>
            </w:r>
            <w:r w:rsidR="007F09A6">
              <w:rPr>
                <w:rFonts w:ascii="Arial" w:hAnsi="Arial" w:cs="Arial"/>
                <w:sz w:val="22"/>
                <w:szCs w:val="22"/>
              </w:rPr>
              <w:t>ubs</w:t>
            </w:r>
            <w:r w:rsidRPr="0054408C">
              <w:rPr>
                <w:rFonts w:ascii="Arial" w:hAnsi="Arial" w:cs="Arial"/>
                <w:sz w:val="22"/>
                <w:szCs w:val="22"/>
              </w:rPr>
              <w:t xml:space="preserve">ystem </w:t>
            </w:r>
          </w:p>
        </w:tc>
      </w:tr>
      <w:tr w:rsidR="001F4A85" w:rsidRPr="0054408C" w14:paraId="5B8C4178" w14:textId="77777777" w:rsidTr="00F023D4">
        <w:trPr>
          <w:jc w:val="center"/>
        </w:trPr>
        <w:tc>
          <w:tcPr>
            <w:tcW w:w="2155" w:type="dxa"/>
          </w:tcPr>
          <w:p w14:paraId="34BF932C" w14:textId="77777777" w:rsidR="001F4A85" w:rsidRPr="0054408C" w:rsidRDefault="001F4A85" w:rsidP="005C37B9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MSISDN</w:t>
            </w:r>
          </w:p>
        </w:tc>
        <w:tc>
          <w:tcPr>
            <w:tcW w:w="7020" w:type="dxa"/>
          </w:tcPr>
          <w:p w14:paraId="347DDCCC" w14:textId="77777777" w:rsidR="001F4A85" w:rsidRPr="0054408C" w:rsidRDefault="001F4A85" w:rsidP="005C37B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1F4A85" w:rsidRPr="0054408C" w14:paraId="487BCE84" w14:textId="77777777" w:rsidTr="00F023D4">
        <w:trPr>
          <w:jc w:val="center"/>
        </w:trPr>
        <w:tc>
          <w:tcPr>
            <w:tcW w:w="2155" w:type="dxa"/>
          </w:tcPr>
          <w:p w14:paraId="2EB87DC0" w14:textId="77777777" w:rsidR="001F4A85" w:rsidRPr="0054408C" w:rsidRDefault="001F4A85" w:rsidP="005C37B9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IMEI</w:t>
            </w:r>
          </w:p>
        </w:tc>
        <w:tc>
          <w:tcPr>
            <w:tcW w:w="7020" w:type="dxa"/>
          </w:tcPr>
          <w:p w14:paraId="76BCEA77" w14:textId="77777777" w:rsidR="001F4A85" w:rsidRPr="0054408C" w:rsidRDefault="001F4A85" w:rsidP="005C37B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  <w:tr w:rsidR="001F4A85" w:rsidRPr="0054408C" w14:paraId="3CEAE0A4" w14:textId="77777777" w:rsidTr="00F023D4">
        <w:trPr>
          <w:jc w:val="center"/>
        </w:trPr>
        <w:tc>
          <w:tcPr>
            <w:tcW w:w="2155" w:type="dxa"/>
          </w:tcPr>
          <w:p w14:paraId="50AE7E63" w14:textId="77777777" w:rsidR="001F4A85" w:rsidRPr="0054408C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 xml:space="preserve">IMSI </w:t>
            </w:r>
          </w:p>
        </w:tc>
        <w:tc>
          <w:tcPr>
            <w:tcW w:w="7020" w:type="dxa"/>
          </w:tcPr>
          <w:p w14:paraId="51336D09" w14:textId="77777777" w:rsidR="001F4A85" w:rsidRPr="0054408C" w:rsidRDefault="001F4A85" w:rsidP="005C37B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International mobile subscriber identity</w:t>
            </w:r>
          </w:p>
        </w:tc>
      </w:tr>
      <w:tr w:rsidR="001F4A85" w:rsidRPr="0054408C" w14:paraId="08FAEFB5" w14:textId="77777777" w:rsidTr="00F023D4">
        <w:trPr>
          <w:jc w:val="center"/>
        </w:trPr>
        <w:tc>
          <w:tcPr>
            <w:tcW w:w="2155" w:type="dxa"/>
          </w:tcPr>
          <w:p w14:paraId="19B8BC69" w14:textId="77777777" w:rsidR="001F4A85" w:rsidRPr="0054408C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TAC</w:t>
            </w:r>
          </w:p>
        </w:tc>
        <w:tc>
          <w:tcPr>
            <w:tcW w:w="7020" w:type="dxa"/>
          </w:tcPr>
          <w:p w14:paraId="5F20D0E6" w14:textId="77777777" w:rsidR="001F4A85" w:rsidRPr="0054408C" w:rsidRDefault="001F4A85" w:rsidP="005C37B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 xml:space="preserve">Type Allocation Code </w:t>
            </w:r>
          </w:p>
        </w:tc>
      </w:tr>
    </w:tbl>
    <w:p w14:paraId="1DCAB8AA" w14:textId="77777777" w:rsidR="001F4A85" w:rsidRDefault="001F4A85" w:rsidP="001F4A85">
      <w:pPr>
        <w:spacing w:after="0"/>
      </w:pPr>
    </w:p>
    <w:p w14:paraId="051B174C" w14:textId="77777777" w:rsidR="001F4A85" w:rsidRDefault="001F4A85" w:rsidP="001F4A85">
      <w:pPr>
        <w:pStyle w:val="Caption"/>
        <w:spacing w:after="0"/>
        <w:jc w:val="center"/>
        <w:rPr>
          <w:rFonts w:ascii="Arial" w:hAnsi="Arial" w:cs="Arial"/>
          <w:color w:val="auto"/>
        </w:rPr>
      </w:pPr>
    </w:p>
    <w:p w14:paraId="7B59614C" w14:textId="77777777" w:rsidR="00F6601F" w:rsidRDefault="00F6601F" w:rsidP="00F6601F"/>
    <w:p w14:paraId="2EF6A4A2" w14:textId="77777777" w:rsidR="00F6601F" w:rsidRDefault="00F6601F" w:rsidP="00F6601F"/>
    <w:p w14:paraId="4716B6CA" w14:textId="77777777" w:rsidR="00F6601F" w:rsidRDefault="00F6601F" w:rsidP="00F6601F"/>
    <w:p w14:paraId="4D6F385A" w14:textId="77777777" w:rsidR="00F6601F" w:rsidRDefault="00F6601F" w:rsidP="00F6601F"/>
    <w:p w14:paraId="3ED1ADC9" w14:textId="77777777" w:rsidR="00F6601F" w:rsidRDefault="00F6601F" w:rsidP="00F6601F"/>
    <w:p w14:paraId="0D04D0BD" w14:textId="77777777" w:rsidR="00F6601F" w:rsidRDefault="00F6601F" w:rsidP="00F6601F"/>
    <w:p w14:paraId="0CC89889" w14:textId="77777777" w:rsidR="006E5CDC" w:rsidRPr="00F6601F" w:rsidRDefault="006E5CDC" w:rsidP="00F6601F"/>
    <w:p w14:paraId="06908A41" w14:textId="77777777" w:rsidR="006E5CDC" w:rsidRPr="006E5CDC" w:rsidRDefault="001F4A85" w:rsidP="006E5CDC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9" w:name="_Toc522091200"/>
      <w:bookmarkStart w:id="30" w:name="_Toc527395000"/>
      <w:bookmarkStart w:id="31" w:name="_Toc4057643"/>
      <w:r w:rsidRPr="00A46A19">
        <w:rPr>
          <w:rFonts w:ascii="Arial" w:hAnsi="Arial" w:cs="Arial"/>
          <w:b/>
          <w:color w:val="auto"/>
          <w:sz w:val="48"/>
          <w:szCs w:val="48"/>
        </w:rPr>
        <w:lastRenderedPageBreak/>
        <w:t>System Description</w:t>
      </w:r>
      <w:bookmarkEnd w:id="29"/>
      <w:bookmarkEnd w:id="30"/>
      <w:bookmarkEnd w:id="31"/>
      <w:r w:rsidRPr="00A46A19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14:paraId="721481DA" w14:textId="2E508F30" w:rsidR="006E5CDC" w:rsidRPr="006E5CDC" w:rsidRDefault="001C0687" w:rsidP="001C0687">
      <w:pPr>
        <w:pStyle w:val="T-TableTitle"/>
        <w:ind w:left="0"/>
      </w:pPr>
      <w:bookmarkStart w:id="32" w:name="_Toc527456464"/>
      <w:r w:rsidRPr="00F6601F">
        <w:t xml:space="preserve">Table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Table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4</w:t>
      </w:r>
      <w:r w:rsidR="001365E2">
        <w:rPr>
          <w:noProof/>
        </w:rPr>
        <w:fldChar w:fldCharType="end"/>
      </w:r>
      <w:r w:rsidRPr="00F6601F">
        <w:t>-System Description</w:t>
      </w:r>
      <w:bookmarkEnd w:id="32"/>
    </w:p>
    <w:tbl>
      <w:tblPr>
        <w:tblStyle w:val="FormatA"/>
        <w:tblW w:w="9463" w:type="dxa"/>
        <w:jc w:val="center"/>
        <w:tblInd w:w="0" w:type="dxa"/>
        <w:tblLook w:val="04A0" w:firstRow="1" w:lastRow="0" w:firstColumn="1" w:lastColumn="0" w:noHBand="0" w:noVBand="1"/>
      </w:tblPr>
      <w:tblGrid>
        <w:gridCol w:w="2515"/>
        <w:gridCol w:w="6948"/>
      </w:tblGrid>
      <w:tr w:rsidR="001F4A85" w:rsidRPr="002D713F" w14:paraId="7CE30469" w14:textId="77777777" w:rsidTr="005C3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15" w:type="dxa"/>
          </w:tcPr>
          <w:p w14:paraId="17C688C6" w14:textId="77777777" w:rsidR="001F4A85" w:rsidRPr="002D713F" w:rsidRDefault="00921584" w:rsidP="005C37B9">
            <w:pPr>
              <w:pStyle w:val="TH-TableHeading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Feature/Sections</w:t>
            </w:r>
          </w:p>
        </w:tc>
        <w:tc>
          <w:tcPr>
            <w:tcW w:w="6948" w:type="dxa"/>
          </w:tcPr>
          <w:p w14:paraId="3679E215" w14:textId="77777777" w:rsidR="001F4A85" w:rsidRPr="002D2A2D" w:rsidRDefault="001F4A85" w:rsidP="005C37B9">
            <w:pPr>
              <w:pStyle w:val="TH-TableHeading"/>
              <w:ind w:firstLine="1364"/>
              <w:jc w:val="left"/>
              <w:rPr>
                <w:b w:val="0"/>
                <w:sz w:val="22"/>
                <w:szCs w:val="22"/>
              </w:rPr>
            </w:pPr>
            <w:r>
              <w:rPr>
                <w:rStyle w:val="Strong"/>
                <w:rFonts w:eastAsia="SimSun"/>
                <w:b/>
                <w:sz w:val="22"/>
                <w:szCs w:val="22"/>
              </w:rPr>
              <w:t xml:space="preserve">Explanation </w:t>
            </w:r>
          </w:p>
        </w:tc>
      </w:tr>
      <w:tr w:rsidR="001F4A85" w:rsidRPr="002D713F" w14:paraId="47B564DF" w14:textId="77777777" w:rsidTr="005C37B9">
        <w:trPr>
          <w:jc w:val="center"/>
        </w:trPr>
        <w:tc>
          <w:tcPr>
            <w:tcW w:w="2515" w:type="dxa"/>
          </w:tcPr>
          <w:p w14:paraId="2C2D269C" w14:textId="77777777" w:rsidR="001F4A85" w:rsidRPr="002D713F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>Login Screen</w:t>
            </w:r>
          </w:p>
        </w:tc>
        <w:tc>
          <w:tcPr>
            <w:tcW w:w="6948" w:type="dxa"/>
          </w:tcPr>
          <w:p w14:paraId="5B2EE8E4" w14:textId="77777777" w:rsidR="001F4A85" w:rsidRPr="002D713F" w:rsidRDefault="001F4A85" w:rsidP="005058CF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252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To access the system</w:t>
            </w:r>
            <w:r w:rsidR="00D75B76">
              <w:rPr>
                <w:rFonts w:ascii="Arial" w:hAnsi="Arial" w:cs="Arial"/>
                <w:sz w:val="22"/>
                <w:szCs w:val="22"/>
              </w:rPr>
              <w:t xml:space="preserve">, authorized user </w:t>
            </w:r>
            <w:r w:rsidR="00513627">
              <w:rPr>
                <w:rFonts w:ascii="Arial" w:hAnsi="Arial" w:cs="Arial"/>
                <w:sz w:val="22"/>
                <w:szCs w:val="22"/>
              </w:rPr>
              <w:t>first need</w:t>
            </w:r>
            <w:r w:rsidR="00D75B76">
              <w:rPr>
                <w:rFonts w:ascii="Arial" w:hAnsi="Arial" w:cs="Arial"/>
                <w:sz w:val="22"/>
                <w:szCs w:val="22"/>
              </w:rPr>
              <w:t xml:space="preserve">s </w:t>
            </w:r>
            <w:r w:rsidRPr="002D713F">
              <w:rPr>
                <w:rFonts w:ascii="Arial" w:hAnsi="Arial" w:cs="Arial"/>
                <w:sz w:val="22"/>
                <w:szCs w:val="22"/>
              </w:rPr>
              <w:t>to en</w:t>
            </w:r>
            <w:r w:rsidR="00C7358D">
              <w:rPr>
                <w:rFonts w:ascii="Arial" w:hAnsi="Arial" w:cs="Arial"/>
                <w:sz w:val="22"/>
                <w:szCs w:val="22"/>
              </w:rPr>
              <w:t xml:space="preserve">ter his/her </w:t>
            </w:r>
            <w:r w:rsidRPr="002D713F">
              <w:rPr>
                <w:rFonts w:ascii="Arial" w:hAnsi="Arial" w:cs="Arial"/>
                <w:sz w:val="22"/>
                <w:szCs w:val="22"/>
              </w:rPr>
              <w:t>credentials on login page, this login page authenticate user from the IAM and redirects user to DRS</w:t>
            </w:r>
          </w:p>
          <w:p w14:paraId="31A951D7" w14:textId="77777777" w:rsidR="001F4A85" w:rsidRPr="002D713F" w:rsidRDefault="001F4A85" w:rsidP="005C37B9">
            <w:pPr>
              <w:pStyle w:val="NormalWeb"/>
              <w:spacing w:before="0" w:beforeAutospacing="0" w:after="0" w:afterAutospacing="0"/>
              <w:ind w:left="284"/>
              <w:rPr>
                <w:rFonts w:ascii="Arial" w:hAnsi="Arial" w:cs="Arial"/>
                <w:color w:val="091E42"/>
                <w:sz w:val="22"/>
                <w:szCs w:val="22"/>
              </w:rPr>
            </w:pPr>
          </w:p>
        </w:tc>
      </w:tr>
      <w:tr w:rsidR="001F4A85" w:rsidRPr="002D713F" w14:paraId="2C9ACB96" w14:textId="77777777" w:rsidTr="005C37B9">
        <w:trPr>
          <w:jc w:val="center"/>
        </w:trPr>
        <w:tc>
          <w:tcPr>
            <w:tcW w:w="2515" w:type="dxa"/>
          </w:tcPr>
          <w:p w14:paraId="14EB8898" w14:textId="77777777" w:rsidR="001F4A85" w:rsidRPr="002D713F" w:rsidRDefault="003872D4" w:rsidP="005C37B9">
            <w:pPr>
              <w:pStyle w:val="TB-TableBody"/>
              <w:rPr>
                <w:color w:val="091E42"/>
                <w:sz w:val="22"/>
                <w:szCs w:val="22"/>
              </w:rPr>
            </w:pPr>
            <w:r>
              <w:rPr>
                <w:sz w:val="22"/>
                <w:szCs w:val="22"/>
              </w:rPr>
              <w:t>Portal Sections</w:t>
            </w:r>
          </w:p>
        </w:tc>
        <w:tc>
          <w:tcPr>
            <w:tcW w:w="6948" w:type="dxa"/>
          </w:tcPr>
          <w:p w14:paraId="2AE3F0EF" w14:textId="77777777" w:rsidR="001F4A85" w:rsidRDefault="003872D4" w:rsidP="005C37B9">
            <w:pPr>
              <w:pStyle w:val="NormalWeb"/>
              <w:spacing w:before="0" w:beforeAutospacing="0" w:after="0" w:afterAutospacing="0"/>
              <w:ind w:firstLine="19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The portal is divided into the following sections</w:t>
            </w:r>
            <w:r w:rsidR="000561C5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</w:p>
          <w:p w14:paraId="059EBFC5" w14:textId="77777777" w:rsidR="003872D4" w:rsidRPr="002D713F" w:rsidRDefault="003872D4" w:rsidP="005C37B9">
            <w:pPr>
              <w:pStyle w:val="NormalWeb"/>
              <w:spacing w:before="0" w:beforeAutospacing="0" w:after="0" w:afterAutospacing="0"/>
              <w:ind w:firstLine="19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14:paraId="362F8BDC" w14:textId="77777777" w:rsidR="001F4A85" w:rsidRPr="009C2002" w:rsidRDefault="001F4A85" w:rsidP="001F4A8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374" w:hanging="270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Header</w:t>
            </w:r>
          </w:p>
          <w:p w14:paraId="59153F9A" w14:textId="77777777" w:rsidR="009C2002" w:rsidRDefault="009C2002" w:rsidP="009C2002">
            <w:pPr>
              <w:pStyle w:val="NormalWeb"/>
              <w:spacing w:before="0" w:beforeAutospacing="0" w:after="0" w:afterAutospacing="0"/>
              <w:ind w:left="374"/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</w:pPr>
            <w:r w:rsidRPr="009C2002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Header section displays name of the system and it contains following features</w:t>
            </w:r>
            <w:r w:rsidR="000561C5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.</w:t>
            </w:r>
          </w:p>
          <w:p w14:paraId="1F35D821" w14:textId="77777777" w:rsidR="00307C47" w:rsidRPr="009C2002" w:rsidRDefault="00307C47" w:rsidP="009C2002">
            <w:pPr>
              <w:pStyle w:val="NormalWeb"/>
              <w:spacing w:before="0" w:beforeAutospacing="0" w:after="0" w:afterAutospacing="0"/>
              <w:ind w:left="37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  <w:highlight w:val="yellow"/>
              </w:rPr>
            </w:pPr>
          </w:p>
          <w:p w14:paraId="6FB13404" w14:textId="77777777" w:rsidR="009C2002" w:rsidRPr="009C2002" w:rsidRDefault="009C2002" w:rsidP="009C2002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526" w:hanging="18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9C2002">
              <w:rPr>
                <w:rStyle w:val="Strong"/>
                <w:rFonts w:ascii="Arial" w:hAnsi="Arial" w:cs="Arial"/>
                <w:sz w:val="22"/>
                <w:szCs w:val="22"/>
              </w:rPr>
              <w:t>Language selection Drop-Down</w:t>
            </w:r>
          </w:p>
          <w:p w14:paraId="7C2568F9" w14:textId="33B35B67" w:rsidR="009C2002" w:rsidRDefault="004228FD" w:rsidP="004228FD">
            <w:pPr>
              <w:pStyle w:val="NormalWeb"/>
              <w:spacing w:before="0" w:beforeAutospacing="0" w:after="0" w:afterAutospacing="0"/>
              <w:ind w:left="526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Allows user to</w:t>
            </w: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change the language of </w:t>
            </w:r>
            <w:r w:rsidRPr="00E143B1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system in English, Spanish and Indonesian</w:t>
            </w:r>
            <w:r w:rsidR="00411034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  <w:r w:rsidRPr="009C200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</w:p>
          <w:p w14:paraId="42390B79" w14:textId="77777777" w:rsidR="004228FD" w:rsidRPr="009C2002" w:rsidRDefault="004228FD" w:rsidP="004228FD">
            <w:pPr>
              <w:pStyle w:val="NormalWeb"/>
              <w:spacing w:before="0" w:beforeAutospacing="0" w:after="0" w:afterAutospacing="0"/>
              <w:ind w:left="52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14:paraId="2179F3E8" w14:textId="77777777" w:rsidR="009C2002" w:rsidRPr="009C2002" w:rsidRDefault="009C2002" w:rsidP="009C2002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526" w:hanging="18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9C2002">
              <w:rPr>
                <w:rStyle w:val="Strong"/>
                <w:rFonts w:ascii="Arial" w:hAnsi="Arial" w:cs="Arial"/>
                <w:sz w:val="22"/>
                <w:szCs w:val="22"/>
              </w:rPr>
              <w:t>User profile Drop-down</w:t>
            </w:r>
          </w:p>
          <w:p w14:paraId="5E8EC1AD" w14:textId="77777777" w:rsidR="009C2002" w:rsidRPr="009C2002" w:rsidRDefault="009C2002" w:rsidP="009C2002">
            <w:pPr>
              <w:pStyle w:val="NormalWeb"/>
              <w:spacing w:before="0" w:beforeAutospacing="0" w:after="0" w:afterAutospacing="0"/>
              <w:ind w:left="52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9C2002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Displays the user name with logout functionality</w:t>
            </w:r>
            <w:r w:rsidR="000561C5">
              <w:rPr>
                <w:rStyle w:val="Strong"/>
                <w:rFonts w:ascii="Arial" w:hAnsi="Arial" w:cs="Arial"/>
                <w:b w:val="0"/>
                <w:sz w:val="22"/>
                <w:szCs w:val="22"/>
              </w:rPr>
              <w:t>.</w:t>
            </w:r>
          </w:p>
          <w:p w14:paraId="25A9051B" w14:textId="77777777" w:rsidR="009C2002" w:rsidRPr="009C2002" w:rsidRDefault="009C2002" w:rsidP="009C2002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14:paraId="6035AEEE" w14:textId="77777777" w:rsidR="009C2002" w:rsidRPr="009C2002" w:rsidRDefault="009C2002" w:rsidP="009C2002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526" w:hanging="18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9C2002">
              <w:rPr>
                <w:rStyle w:val="Strong"/>
                <w:rFonts w:ascii="Arial" w:hAnsi="Arial" w:cs="Arial"/>
                <w:sz w:val="22"/>
                <w:szCs w:val="22"/>
              </w:rPr>
              <w:t>Notification Alert Icon</w:t>
            </w:r>
          </w:p>
          <w:p w14:paraId="0684BD4D" w14:textId="77777777" w:rsidR="00A31E61" w:rsidRDefault="00A31E61" w:rsidP="00A31E61">
            <w:pPr>
              <w:pStyle w:val="NormalWeb"/>
              <w:spacing w:before="0" w:beforeAutospacing="0" w:after="0" w:afterAutospacing="0"/>
              <w:ind w:left="52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Generates the notification whenever the user(reviewer) Update</w:t>
            </w:r>
            <w:r w:rsidR="009620E1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s</w:t>
            </w: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/modifie</w:t>
            </w:r>
            <w:r w:rsidR="009620E1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s</w:t>
            </w: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status of the request (i.e. Approved, Information Requested, </w:t>
            </w:r>
            <w:r w:rsidR="00EF6C4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Rejected</w:t>
            </w:r>
            <w:r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)</w:t>
            </w:r>
            <w:r w:rsidR="000561C5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</w:p>
          <w:p w14:paraId="2D5EE879" w14:textId="77777777" w:rsidR="001F4A85" w:rsidRPr="002D713F" w:rsidRDefault="001F4A85" w:rsidP="005C37B9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</w:p>
          <w:p w14:paraId="2D0937F5" w14:textId="77777777" w:rsidR="001F4A85" w:rsidRPr="002D713F" w:rsidRDefault="001F4A85" w:rsidP="001F4A85">
            <w:pPr>
              <w:pStyle w:val="NormalWeb"/>
              <w:numPr>
                <w:ilvl w:val="0"/>
                <w:numId w:val="5"/>
              </w:numPr>
              <w:tabs>
                <w:tab w:val="left" w:pos="464"/>
                <w:tab w:val="left" w:pos="630"/>
                <w:tab w:val="left" w:pos="794"/>
              </w:tabs>
              <w:spacing w:before="0" w:beforeAutospacing="0" w:after="0" w:afterAutospacing="0"/>
              <w:ind w:left="374" w:hanging="270"/>
              <w:rPr>
                <w:rFonts w:ascii="Arial" w:eastAsiaTheme="minorEastAsia" w:hAnsi="Arial" w:cs="Arial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Navigation Panel</w:t>
            </w:r>
          </w:p>
          <w:p w14:paraId="55B48F37" w14:textId="77777777" w:rsidR="001F4A85" w:rsidRPr="002D713F" w:rsidRDefault="001F4A85" w:rsidP="005C37B9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Navigation Panel contains main navigation menu through which user can navigate the whole system.</w:t>
            </w:r>
          </w:p>
          <w:p w14:paraId="0AE70953" w14:textId="77777777" w:rsidR="001F4A85" w:rsidRPr="002D713F" w:rsidRDefault="001F4A85" w:rsidP="005C37B9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</w:p>
          <w:p w14:paraId="5C5D6E8C" w14:textId="77777777" w:rsidR="001F4A85" w:rsidRDefault="001F4A85" w:rsidP="001F4A85">
            <w:pPr>
              <w:pStyle w:val="NormalWeb"/>
              <w:numPr>
                <w:ilvl w:val="0"/>
                <w:numId w:val="6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Main Content Area</w:t>
            </w:r>
          </w:p>
          <w:p w14:paraId="0766CFF2" w14:textId="77777777" w:rsidR="001F4A85" w:rsidRDefault="005058CF" w:rsidP="00DA7B34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436" w:hanging="9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ins w:id="33" w:author="Fozia Zafar" w:date="2018-10-04T17:41:00Z">
              <w:r w:rsidR="001F4A85" w:rsidRPr="0030148A">
                <w:rPr>
                  <w:rFonts w:ascii="Arial" w:hAnsi="Arial" w:cs="Arial"/>
                  <w:sz w:val="22"/>
                  <w:szCs w:val="22"/>
                </w:rPr>
                <w:t xml:space="preserve">Main Content Area contains all the content to be displayed </w:t>
              </w:r>
            </w:ins>
            <w:r w:rsidR="001802A3" w:rsidRPr="0030148A">
              <w:rPr>
                <w:rFonts w:ascii="Arial" w:hAnsi="Arial" w:cs="Arial"/>
                <w:sz w:val="22"/>
                <w:szCs w:val="22"/>
              </w:rPr>
              <w:t xml:space="preserve">and </w:t>
            </w:r>
            <w:r w:rsidR="001802A3">
              <w:rPr>
                <w:rFonts w:ascii="Arial" w:hAnsi="Arial" w:cs="Arial"/>
                <w:sz w:val="22"/>
                <w:szCs w:val="22"/>
              </w:rPr>
              <w:t>actions</w:t>
            </w:r>
            <w:ins w:id="34" w:author="Fozia Zafar" w:date="2018-10-04T17:41:00Z">
              <w:r w:rsidR="001F4A85" w:rsidRPr="0030148A">
                <w:rPr>
                  <w:rFonts w:ascii="Arial" w:hAnsi="Arial" w:cs="Arial"/>
                  <w:sz w:val="22"/>
                  <w:szCs w:val="22"/>
                </w:rPr>
                <w:t xml:space="preserve"> to be performed</w:t>
              </w:r>
            </w:ins>
            <w:r w:rsidR="001F4A85">
              <w:rPr>
                <w:rFonts w:ascii="Arial" w:hAnsi="Arial" w:cs="Arial"/>
                <w:sz w:val="22"/>
                <w:szCs w:val="22"/>
              </w:rPr>
              <w:t xml:space="preserve"> for respective feature</w:t>
            </w:r>
            <w:r w:rsidR="000561C5">
              <w:rPr>
                <w:rFonts w:ascii="Arial" w:hAnsi="Arial" w:cs="Arial"/>
                <w:sz w:val="22"/>
                <w:szCs w:val="22"/>
              </w:rPr>
              <w:t>.</w:t>
            </w:r>
            <w:r w:rsidR="001F4A85"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14:paraId="0E443DA6" w14:textId="77777777" w:rsidR="005058CF" w:rsidRDefault="005058CF" w:rsidP="005058CF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432" w:hanging="9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6AFDCEC3" w14:textId="77777777" w:rsidR="001F4A85" w:rsidRDefault="001F4A85" w:rsidP="005058CF">
            <w:pPr>
              <w:pStyle w:val="NormalWeb"/>
              <w:numPr>
                <w:ilvl w:val="0"/>
                <w:numId w:val="6"/>
              </w:numPr>
              <w:tabs>
                <w:tab w:val="left" w:pos="374"/>
              </w:tabs>
              <w:spacing w:before="0" w:beforeAutospacing="0" w:after="0" w:afterAutospacing="0"/>
              <w:ind w:left="702"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Breadcrumbs</w:t>
            </w:r>
          </w:p>
          <w:p w14:paraId="25F1F74B" w14:textId="77777777" w:rsidR="001F4A85" w:rsidRDefault="005058CF" w:rsidP="005058CF">
            <w:pPr>
              <w:pStyle w:val="NormalWeb"/>
              <w:spacing w:before="0" w:beforeAutospacing="0" w:after="0" w:afterAutospacing="0"/>
              <w:ind w:left="432" w:hanging="9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r w:rsidR="001F4A85" w:rsidRPr="00AC59AC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Breadcrumbs allows user to keep track of t</w:t>
            </w:r>
            <w:r w:rsidR="001F4A85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heir location within </w:t>
            </w:r>
            <w:r w:rsidR="001802A3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the system</w:t>
            </w:r>
            <w:r w:rsidR="000561C5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.</w:t>
            </w:r>
            <w:r w:rsidR="001F4A85"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14:paraId="4EA8B3D0" w14:textId="77777777" w:rsidR="005058CF" w:rsidRDefault="005058CF" w:rsidP="005058CF">
            <w:pPr>
              <w:pStyle w:val="NormalWeb"/>
              <w:spacing w:before="0" w:beforeAutospacing="0" w:after="0" w:afterAutospacing="0"/>
              <w:ind w:left="432" w:hanging="9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9071BEA" w14:textId="77777777" w:rsidR="001F4A85" w:rsidRPr="002D713F" w:rsidRDefault="001F4A85" w:rsidP="001F4A85">
            <w:pPr>
              <w:pStyle w:val="NormalWeb"/>
              <w:numPr>
                <w:ilvl w:val="0"/>
                <w:numId w:val="6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Footer </w:t>
            </w:r>
          </w:p>
          <w:p w14:paraId="60C6A251" w14:textId="77777777" w:rsidR="001F4A85" w:rsidRPr="002D713F" w:rsidRDefault="001F4A85" w:rsidP="005C37B9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Footer contains the software version and copyright text</w:t>
            </w:r>
            <w:r w:rsidR="000561C5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3F4DF41D" w14:textId="77777777" w:rsidR="001F4A85" w:rsidRPr="002D713F" w:rsidRDefault="001F4A85" w:rsidP="005C37B9">
            <w:pPr>
              <w:pStyle w:val="CommentText"/>
              <w:ind w:left="284"/>
              <w:rPr>
                <w:rFonts w:cs="Arial"/>
                <w:sz w:val="22"/>
                <w:szCs w:val="22"/>
              </w:rPr>
            </w:pPr>
          </w:p>
        </w:tc>
      </w:tr>
      <w:tr w:rsidR="003872D4" w:rsidRPr="002D713F" w14:paraId="1884CDF1" w14:textId="77777777" w:rsidTr="005C37B9">
        <w:trPr>
          <w:jc w:val="center"/>
        </w:trPr>
        <w:tc>
          <w:tcPr>
            <w:tcW w:w="2515" w:type="dxa"/>
          </w:tcPr>
          <w:p w14:paraId="4981052B" w14:textId="77777777" w:rsidR="003872D4" w:rsidRPr="003872D4" w:rsidRDefault="003872D4" w:rsidP="005C37B9">
            <w:pPr>
              <w:pStyle w:val="TB-TableBody"/>
              <w:rPr>
                <w:sz w:val="22"/>
                <w:szCs w:val="22"/>
              </w:rPr>
            </w:pPr>
            <w:r w:rsidRPr="003872D4">
              <w:rPr>
                <w:sz w:val="22"/>
                <w:szCs w:val="22"/>
              </w:rPr>
              <w:t>Dashboard</w:t>
            </w:r>
          </w:p>
        </w:tc>
        <w:tc>
          <w:tcPr>
            <w:tcW w:w="6948" w:type="dxa"/>
          </w:tcPr>
          <w:p w14:paraId="75B02DFE" w14:textId="77777777" w:rsidR="00AE1663" w:rsidRPr="00FC71D9" w:rsidRDefault="00AE1663" w:rsidP="00AE1663">
            <w:pPr>
              <w:pStyle w:val="ListParagraph"/>
              <w:numPr>
                <w:ilvl w:val="0"/>
                <w:numId w:val="6"/>
              </w:numPr>
              <w:tabs>
                <w:tab w:val="left" w:pos="2070"/>
              </w:tabs>
              <w:ind w:left="346" w:right="1197" w:hanging="270"/>
              <w:rPr>
                <w:rFonts w:cs="Arial"/>
                <w:sz w:val="22"/>
                <w:szCs w:val="22"/>
                <w:lang w:eastAsia="ja-JP"/>
              </w:rPr>
            </w:pPr>
            <w:r>
              <w:rPr>
                <w:rFonts w:cs="Arial"/>
                <w:sz w:val="22"/>
                <w:szCs w:val="22"/>
              </w:rPr>
              <w:t xml:space="preserve">The dashboard </w:t>
            </w:r>
            <w:r w:rsidRPr="00FC71D9">
              <w:rPr>
                <w:rFonts w:cs="Arial"/>
                <w:sz w:val="22"/>
                <w:szCs w:val="22"/>
              </w:rPr>
              <w:t xml:space="preserve">displays the total count of </w:t>
            </w:r>
            <w:r w:rsidR="00160BA0">
              <w:rPr>
                <w:rFonts w:cs="Arial"/>
                <w:sz w:val="22"/>
                <w:szCs w:val="22"/>
              </w:rPr>
              <w:t>p</w:t>
            </w:r>
            <w:r w:rsidRPr="00FC71D9">
              <w:rPr>
                <w:rFonts w:cs="Arial"/>
                <w:sz w:val="22"/>
                <w:szCs w:val="22"/>
              </w:rPr>
              <w:t xml:space="preserve">ending </w:t>
            </w:r>
            <w:r w:rsidR="00160BA0">
              <w:rPr>
                <w:rFonts w:cs="Arial"/>
                <w:sz w:val="22"/>
                <w:szCs w:val="22"/>
              </w:rPr>
              <w:t>r</w:t>
            </w:r>
            <w:r w:rsidRPr="00FC71D9">
              <w:rPr>
                <w:rFonts w:cs="Arial"/>
                <w:sz w:val="22"/>
                <w:szCs w:val="22"/>
              </w:rPr>
              <w:t xml:space="preserve">eviews, </w:t>
            </w:r>
            <w:r w:rsidR="00160BA0">
              <w:rPr>
                <w:rFonts w:cs="Arial"/>
                <w:sz w:val="22"/>
                <w:szCs w:val="22"/>
              </w:rPr>
              <w:t>a</w:t>
            </w:r>
            <w:r w:rsidRPr="00FC71D9">
              <w:rPr>
                <w:rFonts w:cs="Arial"/>
                <w:sz w:val="22"/>
                <w:szCs w:val="22"/>
              </w:rPr>
              <w:t xml:space="preserve">waited </w:t>
            </w:r>
            <w:r w:rsidR="00160BA0">
              <w:rPr>
                <w:rFonts w:cs="Arial"/>
                <w:sz w:val="22"/>
                <w:szCs w:val="22"/>
              </w:rPr>
              <w:t>d</w:t>
            </w:r>
            <w:r w:rsidRPr="00FC71D9">
              <w:rPr>
                <w:rFonts w:cs="Arial"/>
                <w:sz w:val="22"/>
                <w:szCs w:val="22"/>
              </w:rPr>
              <w:t xml:space="preserve">ocuments, </w:t>
            </w:r>
            <w:r w:rsidR="00160BA0">
              <w:rPr>
                <w:rFonts w:cs="Arial"/>
                <w:sz w:val="22"/>
                <w:szCs w:val="22"/>
              </w:rPr>
              <w:t>i</w:t>
            </w:r>
            <w:r w:rsidRPr="00FC71D9">
              <w:rPr>
                <w:rFonts w:cs="Arial"/>
                <w:sz w:val="22"/>
                <w:szCs w:val="22"/>
              </w:rPr>
              <w:t>n-</w:t>
            </w:r>
            <w:r w:rsidR="00160BA0">
              <w:rPr>
                <w:rFonts w:cs="Arial"/>
                <w:sz w:val="22"/>
                <w:szCs w:val="22"/>
              </w:rPr>
              <w:t>r</w:t>
            </w:r>
            <w:r w:rsidRPr="00FC71D9">
              <w:rPr>
                <w:rFonts w:cs="Arial"/>
                <w:sz w:val="22"/>
                <w:szCs w:val="22"/>
              </w:rPr>
              <w:t xml:space="preserve">eview </w:t>
            </w:r>
            <w:r w:rsidR="00160BA0">
              <w:rPr>
                <w:rFonts w:cs="Arial"/>
                <w:sz w:val="22"/>
                <w:szCs w:val="22"/>
              </w:rPr>
              <w:t>r</w:t>
            </w:r>
            <w:r w:rsidRPr="00FC71D9">
              <w:rPr>
                <w:rFonts w:cs="Arial"/>
                <w:sz w:val="22"/>
                <w:szCs w:val="22"/>
              </w:rPr>
              <w:t xml:space="preserve">equests and </w:t>
            </w:r>
            <w:r w:rsidR="00160BA0">
              <w:rPr>
                <w:rFonts w:cs="Arial"/>
                <w:sz w:val="22"/>
                <w:szCs w:val="22"/>
              </w:rPr>
              <w:t>i</w:t>
            </w:r>
            <w:r w:rsidRPr="00FC71D9">
              <w:rPr>
                <w:rFonts w:cs="Arial"/>
                <w:sz w:val="22"/>
                <w:szCs w:val="22"/>
              </w:rPr>
              <w:t xml:space="preserve">nformation </w:t>
            </w:r>
            <w:r w:rsidR="00160BA0">
              <w:rPr>
                <w:rFonts w:cs="Arial"/>
                <w:sz w:val="22"/>
                <w:szCs w:val="22"/>
              </w:rPr>
              <w:t>r</w:t>
            </w:r>
            <w:r w:rsidRPr="00FC71D9">
              <w:rPr>
                <w:rFonts w:cs="Arial"/>
                <w:sz w:val="22"/>
                <w:szCs w:val="22"/>
              </w:rPr>
              <w:t>equested</w:t>
            </w:r>
            <w:r>
              <w:rPr>
                <w:rFonts w:cs="Arial"/>
                <w:sz w:val="22"/>
              </w:rPr>
              <w:t xml:space="preserve"> requests</w:t>
            </w:r>
            <w:r w:rsidRPr="00FC71D9">
              <w:rPr>
                <w:rFonts w:cs="Arial"/>
                <w:sz w:val="22"/>
                <w:szCs w:val="22"/>
              </w:rPr>
              <w:t xml:space="preserve">. </w:t>
            </w:r>
            <w:r w:rsidRPr="00FC71D9">
              <w:rPr>
                <w:rFonts w:cs="Arial"/>
                <w:sz w:val="22"/>
                <w:szCs w:val="22"/>
                <w:lang w:eastAsia="ja-JP"/>
              </w:rPr>
              <w:t>Also, it displays the recent pending requests along with their details</w:t>
            </w:r>
          </w:p>
          <w:p w14:paraId="02E14E48" w14:textId="77777777" w:rsidR="003872D4" w:rsidRDefault="003872D4" w:rsidP="005C37B9">
            <w:pPr>
              <w:pStyle w:val="NormalWeb"/>
              <w:spacing w:before="0" w:beforeAutospacing="0" w:after="0" w:afterAutospacing="0"/>
              <w:ind w:firstLine="19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</w:tc>
      </w:tr>
      <w:tr w:rsidR="001F4A85" w:rsidRPr="002D713F" w14:paraId="5EE8F77F" w14:textId="77777777" w:rsidTr="005C37B9">
        <w:trPr>
          <w:jc w:val="center"/>
        </w:trPr>
        <w:tc>
          <w:tcPr>
            <w:tcW w:w="2515" w:type="dxa"/>
          </w:tcPr>
          <w:p w14:paraId="39DD495B" w14:textId="77777777" w:rsidR="001F4A85" w:rsidRPr="002D713F" w:rsidRDefault="00484DB6" w:rsidP="005C37B9">
            <w:pPr>
              <w:pStyle w:val="TB-TableBody"/>
              <w:rPr>
                <w:color w:val="091E42"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Der</w:t>
            </w:r>
            <w:r w:rsidR="005F350A">
              <w:rPr>
                <w:sz w:val="22"/>
                <w:szCs w:val="22"/>
              </w:rPr>
              <w:t xml:space="preserve">egistration </w:t>
            </w:r>
          </w:p>
        </w:tc>
        <w:tc>
          <w:tcPr>
            <w:tcW w:w="6948" w:type="dxa"/>
          </w:tcPr>
          <w:p w14:paraId="7953F861" w14:textId="77777777" w:rsidR="001F4A85" w:rsidRPr="002D713F" w:rsidRDefault="001F4A85" w:rsidP="005058CF">
            <w:pPr>
              <w:pStyle w:val="CommentText"/>
              <w:numPr>
                <w:ilvl w:val="0"/>
                <w:numId w:val="6"/>
              </w:numPr>
              <w:ind w:left="342" w:hanging="27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Facilitate user to </w:t>
            </w:r>
            <w:r w:rsidR="005F350A">
              <w:rPr>
                <w:rFonts w:cs="Arial"/>
                <w:sz w:val="22"/>
                <w:szCs w:val="22"/>
              </w:rPr>
              <w:t>de</w:t>
            </w:r>
            <w:r w:rsidRPr="002D713F">
              <w:rPr>
                <w:rFonts w:cs="Arial"/>
                <w:sz w:val="22"/>
                <w:szCs w:val="22"/>
              </w:rPr>
              <w:t>register their device</w:t>
            </w:r>
            <w:r w:rsidR="00C62137">
              <w:rPr>
                <w:rFonts w:cs="Arial"/>
                <w:sz w:val="22"/>
                <w:szCs w:val="22"/>
              </w:rPr>
              <w:t xml:space="preserve"> IMEIs by </w:t>
            </w:r>
            <w:r w:rsidR="005F350A">
              <w:rPr>
                <w:rFonts w:cs="Arial"/>
                <w:sz w:val="22"/>
                <w:szCs w:val="22"/>
              </w:rPr>
              <w:t>completing following two</w:t>
            </w:r>
            <w:r w:rsidRPr="002D713F">
              <w:rPr>
                <w:rFonts w:cs="Arial"/>
                <w:sz w:val="22"/>
                <w:szCs w:val="22"/>
              </w:rPr>
              <w:t xml:space="preserve"> steps </w:t>
            </w:r>
          </w:p>
          <w:p w14:paraId="256C96A7" w14:textId="77777777" w:rsidR="001F4A85" w:rsidRPr="005F350A" w:rsidRDefault="001F4A85" w:rsidP="005F350A">
            <w:pPr>
              <w:pStyle w:val="CommentText"/>
              <w:numPr>
                <w:ilvl w:val="0"/>
                <w:numId w:val="6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Basic</w:t>
            </w:r>
            <w:r w:rsidR="00484DB6">
              <w:rPr>
                <w:rFonts w:cs="Arial"/>
                <w:sz w:val="22"/>
                <w:szCs w:val="22"/>
              </w:rPr>
              <w:t xml:space="preserve"> Der</w:t>
            </w:r>
            <w:r w:rsidRPr="002D713F">
              <w:rPr>
                <w:rFonts w:cs="Arial"/>
                <w:sz w:val="22"/>
                <w:szCs w:val="22"/>
              </w:rPr>
              <w:t xml:space="preserve">egistration Details </w:t>
            </w:r>
          </w:p>
          <w:p w14:paraId="51DC506B" w14:textId="77777777" w:rsidR="001F4A85" w:rsidRDefault="001802A3" w:rsidP="001F4A85">
            <w:pPr>
              <w:pStyle w:val="CommentText"/>
              <w:numPr>
                <w:ilvl w:val="0"/>
                <w:numId w:val="6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Approval Documents</w:t>
            </w:r>
            <w:r w:rsidR="001F4A85"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0C060B37" w14:textId="77777777" w:rsidR="005058CF" w:rsidRPr="002D713F" w:rsidRDefault="005058CF" w:rsidP="005058CF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</w:p>
        </w:tc>
      </w:tr>
      <w:tr w:rsidR="001F4A85" w:rsidRPr="002D713F" w14:paraId="2BFF90C7" w14:textId="77777777" w:rsidTr="005C37B9">
        <w:trPr>
          <w:jc w:val="center"/>
        </w:trPr>
        <w:tc>
          <w:tcPr>
            <w:tcW w:w="2515" w:type="dxa"/>
          </w:tcPr>
          <w:p w14:paraId="2A6BBE05" w14:textId="77777777" w:rsidR="001F4A85" w:rsidRPr="002D713F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Required Input(s) for Basic </w:t>
            </w:r>
            <w:r w:rsidR="005F350A">
              <w:rPr>
                <w:sz w:val="22"/>
                <w:szCs w:val="22"/>
              </w:rPr>
              <w:t>De-</w:t>
            </w:r>
            <w:r w:rsidRPr="002D713F">
              <w:rPr>
                <w:sz w:val="22"/>
                <w:szCs w:val="22"/>
              </w:rPr>
              <w:t xml:space="preserve">Registration </w:t>
            </w:r>
          </w:p>
        </w:tc>
        <w:tc>
          <w:tcPr>
            <w:tcW w:w="6948" w:type="dxa"/>
          </w:tcPr>
          <w:p w14:paraId="02659B77" w14:textId="77777777" w:rsidR="001F4A85" w:rsidRPr="002D713F" w:rsidRDefault="001F4A85" w:rsidP="00F71434">
            <w:pPr>
              <w:pStyle w:val="CommentText"/>
              <w:numPr>
                <w:ilvl w:val="0"/>
                <w:numId w:val="6"/>
              </w:numPr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Count </w:t>
            </w:r>
          </w:p>
          <w:p w14:paraId="0F09C8F3" w14:textId="77777777" w:rsidR="001F4A85" w:rsidRDefault="001F4A85" w:rsidP="00F7143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Takes the total number </w:t>
            </w:r>
            <w:r>
              <w:rPr>
                <w:rFonts w:cs="Arial"/>
                <w:sz w:val="22"/>
                <w:szCs w:val="22"/>
              </w:rPr>
              <w:t>of devices as input</w:t>
            </w:r>
            <w:r w:rsidR="004D09D8">
              <w:rPr>
                <w:rFonts w:cs="Arial"/>
                <w:sz w:val="22"/>
                <w:szCs w:val="22"/>
              </w:rPr>
              <w:t>.</w:t>
            </w:r>
            <w:r>
              <w:rPr>
                <w:rFonts w:cs="Arial"/>
                <w:sz w:val="22"/>
                <w:szCs w:val="22"/>
              </w:rPr>
              <w:t xml:space="preserve"> 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056EC5E9" w14:textId="77777777" w:rsidR="00A71CA6" w:rsidRPr="002D713F" w:rsidRDefault="00A71CA6" w:rsidP="00F71434">
            <w:pPr>
              <w:pStyle w:val="CommentText"/>
              <w:ind w:left="342" w:hanging="270"/>
              <w:rPr>
                <w:rFonts w:cs="Arial"/>
                <w:sz w:val="22"/>
                <w:szCs w:val="22"/>
              </w:rPr>
            </w:pPr>
          </w:p>
          <w:p w14:paraId="05AB2589" w14:textId="77777777" w:rsidR="001F4A85" w:rsidRDefault="001F4A85" w:rsidP="00F71434">
            <w:pPr>
              <w:pStyle w:val="CommentText"/>
              <w:numPr>
                <w:ilvl w:val="0"/>
                <w:numId w:val="6"/>
              </w:numPr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>Device IMEIs</w:t>
            </w:r>
          </w:p>
          <w:p w14:paraId="11CB9A7E" w14:textId="77777777" w:rsidR="001F4A85" w:rsidRDefault="005F350A" w:rsidP="00F7143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5F350A">
              <w:rPr>
                <w:rFonts w:cs="Arial"/>
                <w:sz w:val="22"/>
                <w:szCs w:val="22"/>
              </w:rPr>
              <w:t>Takes the fil</w:t>
            </w:r>
            <w:r w:rsidR="00765B24">
              <w:rPr>
                <w:rFonts w:cs="Arial"/>
                <w:sz w:val="22"/>
                <w:szCs w:val="22"/>
              </w:rPr>
              <w:t xml:space="preserve">e that contains valid IMEI </w:t>
            </w:r>
            <w:r w:rsidRPr="005F350A">
              <w:rPr>
                <w:rFonts w:cs="Arial"/>
                <w:sz w:val="22"/>
                <w:szCs w:val="22"/>
              </w:rPr>
              <w:t>as input</w:t>
            </w:r>
            <w:r w:rsidR="004D09D8">
              <w:rPr>
                <w:rFonts w:cs="Arial"/>
                <w:sz w:val="22"/>
                <w:szCs w:val="22"/>
              </w:rPr>
              <w:t>.</w:t>
            </w:r>
          </w:p>
          <w:p w14:paraId="4AF27D35" w14:textId="77777777" w:rsidR="005F350A" w:rsidRPr="00AB1D99" w:rsidRDefault="005F350A" w:rsidP="00086185">
            <w:pPr>
              <w:pStyle w:val="CommentText"/>
              <w:rPr>
                <w:rFonts w:cs="Arial"/>
                <w:b/>
                <w:sz w:val="22"/>
                <w:szCs w:val="22"/>
              </w:rPr>
            </w:pPr>
          </w:p>
          <w:p w14:paraId="53BA4540" w14:textId="77777777" w:rsidR="001F4A85" w:rsidRPr="002D713F" w:rsidRDefault="001F4A85" w:rsidP="005C37B9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</w:tc>
      </w:tr>
      <w:tr w:rsidR="001F4A85" w:rsidRPr="002D713F" w14:paraId="0826CC3E" w14:textId="77777777" w:rsidTr="005C37B9">
        <w:trPr>
          <w:jc w:val="center"/>
        </w:trPr>
        <w:tc>
          <w:tcPr>
            <w:tcW w:w="2515" w:type="dxa"/>
          </w:tcPr>
          <w:p w14:paraId="0661E4AF" w14:textId="77777777" w:rsidR="001F4A85" w:rsidRPr="002D713F" w:rsidRDefault="00AF7EFD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Device </w:t>
            </w:r>
            <w:r w:rsidR="001802A3">
              <w:rPr>
                <w:sz w:val="22"/>
                <w:szCs w:val="22"/>
              </w:rPr>
              <w:t>Model Information</w:t>
            </w:r>
          </w:p>
        </w:tc>
        <w:tc>
          <w:tcPr>
            <w:tcW w:w="6948" w:type="dxa"/>
          </w:tcPr>
          <w:p w14:paraId="748EBE80" w14:textId="77777777" w:rsidR="00AF7EFD" w:rsidRDefault="00AF7EFD">
            <w:pPr>
              <w:pStyle w:val="CommentText"/>
              <w:ind w:left="162"/>
              <w:rPr>
                <w:rFonts w:cs="Arial"/>
                <w:sz w:val="22"/>
                <w:szCs w:val="22"/>
              </w:rPr>
              <w:pPrChange w:id="35" w:author="Fozia Zafar" w:date="2018-10-04T21:42:00Z">
                <w:pPr>
                  <w:pStyle w:val="CommentText"/>
                  <w:ind w:left="194"/>
                </w:pPr>
              </w:pPrChange>
            </w:pPr>
            <w:ins w:id="36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Displays </w:t>
              </w:r>
              <w:r w:rsidRPr="00ED31BD">
                <w:rPr>
                  <w:rFonts w:cs="Arial"/>
                  <w:sz w:val="22"/>
                  <w:szCs w:val="22"/>
                </w:rPr>
                <w:t>com</w:t>
              </w:r>
              <w:r>
                <w:rPr>
                  <w:rFonts w:cs="Arial"/>
                  <w:sz w:val="22"/>
                  <w:szCs w:val="22"/>
                </w:rPr>
                <w:t>plete</w:t>
              </w:r>
            </w:ins>
            <w:r>
              <w:rPr>
                <w:rFonts w:cs="Arial"/>
                <w:sz w:val="22"/>
                <w:szCs w:val="22"/>
              </w:rPr>
              <w:t xml:space="preserve"> information</w:t>
            </w:r>
            <w:ins w:id="37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 of device</w:t>
              </w:r>
            </w:ins>
            <w:r>
              <w:rPr>
                <w:rFonts w:cs="Arial"/>
                <w:sz w:val="22"/>
                <w:szCs w:val="22"/>
              </w:rPr>
              <w:t xml:space="preserve"> model in a table.</w:t>
            </w:r>
          </w:p>
          <w:p w14:paraId="232F25CB" w14:textId="77777777" w:rsidR="00AF7EFD" w:rsidRDefault="00AF7EFD" w:rsidP="00AF7EFD">
            <w:pPr>
              <w:pStyle w:val="CommentText"/>
              <w:ind w:firstLine="162"/>
              <w:rPr>
                <w:rFonts w:cs="Arial"/>
                <w:b/>
                <w:sz w:val="22"/>
                <w:szCs w:val="22"/>
              </w:rPr>
            </w:pPr>
          </w:p>
          <w:p w14:paraId="62C9A8CC" w14:textId="77777777" w:rsidR="00AF7EFD" w:rsidRPr="008D6E01" w:rsidRDefault="00AF7EFD" w:rsidP="00AF7EFD">
            <w:pPr>
              <w:pStyle w:val="CommentText"/>
              <w:rPr>
                <w:rFonts w:cs="Arial"/>
                <w:b/>
                <w:sz w:val="24"/>
                <w:szCs w:val="24"/>
              </w:rPr>
            </w:pPr>
          </w:p>
          <w:p w14:paraId="6D5D81F5" w14:textId="77777777" w:rsidR="00AF7EFD" w:rsidRPr="008D6E01" w:rsidRDefault="001802A3" w:rsidP="00AF7EFD">
            <w:pPr>
              <w:pStyle w:val="CommentText"/>
              <w:ind w:left="342"/>
              <w:rPr>
                <w:ins w:id="38" w:author="Fozia Zafar" w:date="2018-10-05T00:30:00Z"/>
                <w:rFonts w:cs="Arial"/>
                <w:b/>
                <w:sz w:val="24"/>
                <w:szCs w:val="24"/>
              </w:rPr>
            </w:pPr>
            <w:r w:rsidRPr="008D6E01">
              <w:rPr>
                <w:rFonts w:cs="Arial"/>
                <w:b/>
                <w:sz w:val="24"/>
                <w:szCs w:val="24"/>
              </w:rPr>
              <w:t xml:space="preserve">Device </w:t>
            </w:r>
            <w:r>
              <w:rPr>
                <w:rFonts w:cs="Arial"/>
                <w:b/>
                <w:sz w:val="24"/>
                <w:szCs w:val="24"/>
              </w:rPr>
              <w:t>Model</w:t>
            </w:r>
            <w:r w:rsidR="00AF7EFD">
              <w:rPr>
                <w:rFonts w:cs="Arial"/>
                <w:b/>
                <w:sz w:val="24"/>
                <w:szCs w:val="24"/>
              </w:rPr>
              <w:t xml:space="preserve"> </w:t>
            </w:r>
            <w:r w:rsidR="00AF7EFD" w:rsidRPr="008D6E01">
              <w:rPr>
                <w:rFonts w:cs="Arial"/>
                <w:b/>
                <w:sz w:val="24"/>
                <w:szCs w:val="24"/>
              </w:rPr>
              <w:t xml:space="preserve">Information </w:t>
            </w:r>
          </w:p>
          <w:p w14:paraId="374F8AC4" w14:textId="77777777" w:rsidR="00AF7EFD" w:rsidRPr="00ED31BD" w:rsidRDefault="00AF7EFD" w:rsidP="00AF7EFD">
            <w:pPr>
              <w:pStyle w:val="CommentText"/>
              <w:rPr>
                <w:ins w:id="39" w:author="Fozia Zafar" w:date="2018-10-04T18:11:00Z"/>
                <w:rFonts w:cs="Arial"/>
                <w:sz w:val="22"/>
                <w:szCs w:val="22"/>
              </w:rPr>
            </w:pPr>
          </w:p>
          <w:p w14:paraId="018B574D" w14:textId="77777777" w:rsidR="00AF7EFD" w:rsidRPr="00D57B68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40" w:author="Fozia Zafar" w:date="2018-10-04T18:11:00Z"/>
                <w:rFonts w:cs="Arial"/>
                <w:b/>
                <w:sz w:val="22"/>
                <w:szCs w:val="22"/>
                <w:rPrChange w:id="41" w:author="Fozia Zafar" w:date="2018-10-05T00:58:00Z">
                  <w:rPr>
                    <w:ins w:id="42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43" w:author="Fozia Zafar" w:date="2018-10-05T00:58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44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Brand</w:t>
              </w:r>
            </w:ins>
          </w:p>
          <w:p w14:paraId="59A0CD22" w14:textId="77777777" w:rsidR="00AF7EFD" w:rsidRDefault="00AF7EFD">
            <w:pPr>
              <w:pStyle w:val="CommentText"/>
              <w:ind w:left="162" w:firstLine="162"/>
              <w:rPr>
                <w:ins w:id="45" w:author="Fozia Zafar" w:date="2018-10-04T23:34:00Z"/>
                <w:rFonts w:cs="Arial"/>
                <w:sz w:val="22"/>
                <w:szCs w:val="22"/>
              </w:rPr>
              <w:pPrChange w:id="46" w:author="Fozia Zafar" w:date="2018-10-05T00:58:00Z">
                <w:pPr>
                  <w:pStyle w:val="CommentText"/>
                  <w:ind w:firstLine="162"/>
                </w:pPr>
              </w:pPrChange>
            </w:pPr>
            <w:ins w:id="47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Displays the brand </w:t>
              </w:r>
            </w:ins>
            <w:ins w:id="48" w:author="Fozia Zafar" w:date="2018-10-04T23:34:00Z">
              <w:r>
                <w:rPr>
                  <w:rFonts w:cs="Arial"/>
                  <w:sz w:val="22"/>
                  <w:szCs w:val="22"/>
                </w:rPr>
                <w:t xml:space="preserve">name </w:t>
              </w:r>
            </w:ins>
            <w:ins w:id="49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of device</w:t>
              </w:r>
            </w:ins>
            <w:r w:rsidR="004D09D8">
              <w:rPr>
                <w:rFonts w:cs="Arial"/>
                <w:sz w:val="22"/>
                <w:szCs w:val="22"/>
              </w:rPr>
              <w:t>.</w:t>
            </w:r>
          </w:p>
          <w:p w14:paraId="08EA78FB" w14:textId="77777777" w:rsidR="00AF7EFD" w:rsidRPr="00ED31BD" w:rsidRDefault="00AF7EFD" w:rsidP="00AF7EFD">
            <w:pPr>
              <w:pStyle w:val="CommentText"/>
              <w:ind w:firstLine="162"/>
              <w:rPr>
                <w:ins w:id="50" w:author="Fozia Zafar" w:date="2018-10-04T18:11:00Z"/>
                <w:rFonts w:cs="Arial"/>
                <w:sz w:val="22"/>
                <w:szCs w:val="22"/>
              </w:rPr>
            </w:pPr>
          </w:p>
          <w:p w14:paraId="262FFC25" w14:textId="77777777" w:rsidR="00AF7EFD" w:rsidRPr="00D57B68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51" w:author="Fozia Zafar" w:date="2018-10-04T18:11:00Z"/>
                <w:rFonts w:cs="Arial"/>
                <w:b/>
                <w:sz w:val="22"/>
                <w:szCs w:val="22"/>
                <w:rPrChange w:id="52" w:author="Fozia Zafar" w:date="2018-10-05T00:58:00Z">
                  <w:rPr>
                    <w:ins w:id="53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54" w:author="Fozia Zafar" w:date="2018-10-05T00:58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55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Model Name</w:t>
              </w:r>
            </w:ins>
          </w:p>
          <w:p w14:paraId="19E8CB72" w14:textId="77777777" w:rsidR="00AF7EFD" w:rsidRDefault="00AF7EFD">
            <w:pPr>
              <w:pStyle w:val="CommentText"/>
              <w:ind w:left="162" w:firstLine="162"/>
              <w:rPr>
                <w:ins w:id="56" w:author="Fozia Zafar" w:date="2018-10-04T23:34:00Z"/>
                <w:rFonts w:cs="Arial"/>
                <w:sz w:val="22"/>
                <w:szCs w:val="22"/>
              </w:rPr>
              <w:pPrChange w:id="57" w:author="Fozia Zafar" w:date="2018-10-05T00:59:00Z">
                <w:pPr>
                  <w:pStyle w:val="CommentText"/>
                  <w:ind w:firstLine="162"/>
                </w:pPr>
              </w:pPrChange>
            </w:pPr>
            <w:ins w:id="58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model name of device</w:t>
              </w:r>
            </w:ins>
            <w:r w:rsidR="004D09D8">
              <w:rPr>
                <w:rFonts w:cs="Arial"/>
                <w:sz w:val="22"/>
                <w:szCs w:val="22"/>
              </w:rPr>
              <w:t>.</w:t>
            </w:r>
          </w:p>
          <w:p w14:paraId="12D18A24" w14:textId="77777777" w:rsidR="00AF7EFD" w:rsidRPr="00ED31BD" w:rsidRDefault="00AF7EFD" w:rsidP="00AF7EFD">
            <w:pPr>
              <w:pStyle w:val="CommentText"/>
              <w:ind w:firstLine="162"/>
              <w:rPr>
                <w:ins w:id="59" w:author="Fozia Zafar" w:date="2018-10-04T18:11:00Z"/>
                <w:rFonts w:cs="Arial"/>
                <w:sz w:val="22"/>
                <w:szCs w:val="22"/>
              </w:rPr>
            </w:pPr>
          </w:p>
          <w:p w14:paraId="0BAD43A0" w14:textId="77777777" w:rsidR="00AF7EFD" w:rsidRPr="00ED31BD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60" w:author="Fozia Zafar" w:date="2018-10-04T18:11:00Z"/>
                <w:rFonts w:cs="Arial"/>
                <w:b/>
                <w:sz w:val="22"/>
                <w:szCs w:val="22"/>
              </w:rPr>
              <w:pPrChange w:id="61" w:author="Fozia Zafar" w:date="2018-10-05T00:58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62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Model Number</w:t>
              </w:r>
            </w:ins>
          </w:p>
          <w:p w14:paraId="1107FB9D" w14:textId="77777777" w:rsidR="00AF7EFD" w:rsidRDefault="00AF7EFD">
            <w:pPr>
              <w:pStyle w:val="CommentText"/>
              <w:ind w:left="162" w:firstLine="162"/>
              <w:rPr>
                <w:ins w:id="63" w:author="Fozia Zafar" w:date="2018-10-04T23:34:00Z"/>
                <w:rFonts w:cs="Arial"/>
                <w:sz w:val="22"/>
                <w:szCs w:val="22"/>
              </w:rPr>
              <w:pPrChange w:id="64" w:author="Fozia Zafar" w:date="2018-10-05T00:59:00Z">
                <w:pPr>
                  <w:pStyle w:val="CommentText"/>
                  <w:ind w:firstLine="162"/>
                </w:pPr>
              </w:pPrChange>
            </w:pPr>
            <w:ins w:id="65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 Displays the model number of </w:t>
              </w:r>
            </w:ins>
            <w:proofErr w:type="gramStart"/>
            <w:r w:rsidR="001A73FD" w:rsidRPr="00ED31BD">
              <w:rPr>
                <w:rFonts w:cs="Arial"/>
                <w:sz w:val="22"/>
                <w:szCs w:val="22"/>
              </w:rPr>
              <w:t>device</w:t>
            </w:r>
            <w:proofErr w:type="gramEnd"/>
            <w:r w:rsidR="004D09D8">
              <w:rPr>
                <w:rFonts w:cs="Arial"/>
                <w:sz w:val="22"/>
                <w:szCs w:val="22"/>
              </w:rPr>
              <w:t>.</w:t>
            </w:r>
          </w:p>
          <w:p w14:paraId="7A4C6922" w14:textId="77777777" w:rsidR="00AF7EFD" w:rsidRPr="00ED31BD" w:rsidRDefault="00AF7EFD" w:rsidP="00AF7EFD">
            <w:pPr>
              <w:pStyle w:val="CommentText"/>
              <w:rPr>
                <w:ins w:id="66" w:author="Fozia Zafar" w:date="2018-10-04T18:11:00Z"/>
                <w:rFonts w:cs="Arial"/>
                <w:b/>
                <w:bCs/>
                <w:sz w:val="22"/>
                <w:szCs w:val="22"/>
                <w:shd w:val="clear" w:color="auto" w:fill="FFFFFF"/>
              </w:rPr>
            </w:pPr>
          </w:p>
          <w:p w14:paraId="606A38E8" w14:textId="77777777" w:rsidR="00AF7EFD" w:rsidRPr="00D57B68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67" w:author="Fozia Zafar" w:date="2018-10-04T18:11:00Z"/>
                <w:rFonts w:cs="Arial"/>
                <w:b/>
                <w:sz w:val="22"/>
                <w:szCs w:val="22"/>
                <w:rPrChange w:id="68" w:author="Fozia Zafar" w:date="2018-10-05T00:58:00Z">
                  <w:rPr>
                    <w:ins w:id="69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70" w:author="Fozia Zafar" w:date="2018-10-05T00:58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71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72" w:author="Fozia Zafar" w:date="2018-10-05T00:58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Device Type</w:t>
              </w:r>
            </w:ins>
          </w:p>
          <w:p w14:paraId="66160A59" w14:textId="77777777" w:rsidR="00AF7EFD" w:rsidRDefault="00AF7EFD">
            <w:pPr>
              <w:pStyle w:val="CommentText"/>
              <w:ind w:left="342"/>
              <w:rPr>
                <w:ins w:id="73" w:author="Fozia Zafar" w:date="2018-10-04T23:36:00Z"/>
                <w:rFonts w:cs="Arial"/>
                <w:sz w:val="22"/>
                <w:szCs w:val="22"/>
              </w:rPr>
              <w:pPrChange w:id="74" w:author="Fozia Zafar" w:date="2018-10-05T00:59:00Z">
                <w:pPr>
                  <w:pStyle w:val="CommentText"/>
                  <w:ind w:firstLine="162"/>
                </w:pPr>
              </w:pPrChange>
            </w:pPr>
            <w:ins w:id="75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device type i.e. smartphone, tablet etc.</w:t>
              </w:r>
            </w:ins>
          </w:p>
          <w:p w14:paraId="7697F203" w14:textId="77777777" w:rsidR="00AF7EFD" w:rsidRPr="00ED31BD" w:rsidRDefault="00AF7EFD" w:rsidP="00AF7EFD">
            <w:pPr>
              <w:pStyle w:val="CommentText"/>
              <w:ind w:firstLine="162"/>
              <w:rPr>
                <w:ins w:id="76" w:author="Fozia Zafar" w:date="2018-10-04T18:11:00Z"/>
                <w:rFonts w:cs="Arial"/>
                <w:sz w:val="22"/>
                <w:szCs w:val="22"/>
              </w:rPr>
            </w:pPr>
          </w:p>
          <w:p w14:paraId="3E2C5CB1" w14:textId="77777777" w:rsidR="00AF7EFD" w:rsidRPr="00D57B68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77" w:author="Fozia Zafar" w:date="2018-10-04T18:11:00Z"/>
                <w:rFonts w:cs="Arial"/>
                <w:b/>
                <w:sz w:val="22"/>
                <w:szCs w:val="22"/>
                <w:rPrChange w:id="78" w:author="Fozia Zafar" w:date="2018-10-05T00:59:00Z">
                  <w:rPr>
                    <w:ins w:id="79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80" w:author="Fozia Zafar" w:date="2018-10-05T00:59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81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82" w:author="Fozia Zafar" w:date="2018-10-05T00:59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Operating System</w:t>
              </w:r>
            </w:ins>
          </w:p>
          <w:p w14:paraId="46ECD907" w14:textId="77777777" w:rsidR="00AF7EFD" w:rsidRDefault="00AF7EFD">
            <w:pPr>
              <w:pStyle w:val="CommentText"/>
              <w:ind w:left="342"/>
              <w:rPr>
                <w:ins w:id="83" w:author="Fozia Zafar" w:date="2018-10-04T23:37:00Z"/>
                <w:rFonts w:cs="Arial"/>
                <w:sz w:val="22"/>
                <w:szCs w:val="22"/>
              </w:rPr>
              <w:pPrChange w:id="84" w:author="Fozia Zafar" w:date="2018-10-05T00:59:00Z">
                <w:pPr>
                  <w:pStyle w:val="CommentText"/>
                  <w:ind w:left="630"/>
                </w:pPr>
              </w:pPrChange>
            </w:pPr>
            <w:ins w:id="85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operating system</w:t>
              </w:r>
            </w:ins>
            <w:ins w:id="86" w:author="Fozia Zafar" w:date="2018-10-04T23:37:00Z">
              <w:r>
                <w:rPr>
                  <w:rFonts w:cs="Arial"/>
                  <w:sz w:val="22"/>
                  <w:szCs w:val="22"/>
                </w:rPr>
                <w:t xml:space="preserve"> of device </w:t>
              </w:r>
            </w:ins>
            <w:ins w:id="87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i.e. An</w:t>
              </w:r>
              <w:r>
                <w:rPr>
                  <w:rFonts w:cs="Arial"/>
                  <w:sz w:val="22"/>
                  <w:szCs w:val="22"/>
                </w:rPr>
                <w:t xml:space="preserve">droid or </w:t>
              </w:r>
            </w:ins>
            <w:ins w:id="88" w:author="Fozia Zafar" w:date="2018-10-04T23:37:00Z">
              <w:r>
                <w:rPr>
                  <w:rFonts w:cs="Arial"/>
                  <w:sz w:val="22"/>
                  <w:szCs w:val="22"/>
                </w:rPr>
                <w:t>i</w:t>
              </w:r>
            </w:ins>
            <w:ins w:id="89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OS</w:t>
              </w:r>
            </w:ins>
            <w:r w:rsidR="004D09D8">
              <w:rPr>
                <w:rFonts w:cs="Arial"/>
                <w:sz w:val="22"/>
                <w:szCs w:val="22"/>
              </w:rPr>
              <w:t>.</w:t>
            </w:r>
          </w:p>
          <w:p w14:paraId="074EBC82" w14:textId="77777777" w:rsidR="00AF7EFD" w:rsidRPr="00ED31BD" w:rsidRDefault="00AF7EFD">
            <w:pPr>
              <w:pStyle w:val="CommentText"/>
              <w:ind w:firstLine="162"/>
              <w:rPr>
                <w:ins w:id="90" w:author="Fozia Zafar" w:date="2018-10-04T18:11:00Z"/>
                <w:rFonts w:cs="Arial"/>
                <w:sz w:val="22"/>
                <w:szCs w:val="22"/>
              </w:rPr>
              <w:pPrChange w:id="91" w:author="Fozia Zafar" w:date="2018-10-04T23:37:00Z">
                <w:pPr>
                  <w:pStyle w:val="CommentText"/>
                  <w:ind w:left="630"/>
                </w:pPr>
              </w:pPrChange>
            </w:pPr>
          </w:p>
          <w:p w14:paraId="72A28E55" w14:textId="77777777" w:rsidR="00AF7EFD" w:rsidRPr="00D57B68" w:rsidRDefault="001802A3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92" w:author="Fozia Zafar" w:date="2018-10-04T18:11:00Z"/>
                <w:rFonts w:cs="Arial"/>
                <w:b/>
                <w:sz w:val="22"/>
                <w:szCs w:val="22"/>
                <w:rPrChange w:id="93" w:author="Fozia Zafar" w:date="2018-10-05T01:00:00Z">
                  <w:rPr>
                    <w:ins w:id="94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95" w:author="Fozia Zafar" w:date="2018-10-05T01:00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r w:rsidRPr="00D57B68">
              <w:rPr>
                <w:rFonts w:cs="Arial"/>
                <w:b/>
                <w:sz w:val="22"/>
                <w:szCs w:val="22"/>
              </w:rPr>
              <w:t>Radio access</w:t>
            </w:r>
            <w:ins w:id="96" w:author="Fozia Zafar" w:date="2018-10-04T18:11:00Z">
              <w:r w:rsidR="00AF7EFD" w:rsidRPr="00D57B68">
                <w:rPr>
                  <w:rFonts w:cs="Arial"/>
                  <w:b/>
                  <w:sz w:val="22"/>
                  <w:szCs w:val="22"/>
                  <w:rPrChange w:id="97" w:author="Fozia Zafar" w:date="2018-10-05T01:00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 xml:space="preserve"> technology</w:t>
              </w:r>
            </w:ins>
          </w:p>
          <w:p w14:paraId="613B3B2D" w14:textId="77777777" w:rsidR="00AF7EFD" w:rsidRDefault="00AF7EFD" w:rsidP="00AF7EFD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ins w:id="98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</w:t>
              </w:r>
              <w:r>
                <w:rPr>
                  <w:rFonts w:cs="Arial"/>
                  <w:sz w:val="22"/>
                  <w:szCs w:val="22"/>
                </w:rPr>
                <w:t xml:space="preserve"> the radio </w:t>
              </w:r>
            </w:ins>
            <w:ins w:id="99" w:author="Fozia Zafar" w:date="2018-10-04T23:55:00Z">
              <w:r>
                <w:rPr>
                  <w:rFonts w:cs="Arial"/>
                  <w:sz w:val="22"/>
                  <w:szCs w:val="22"/>
                </w:rPr>
                <w:t>access</w:t>
              </w:r>
            </w:ins>
            <w:ins w:id="100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 technolog</w:t>
              </w:r>
            </w:ins>
            <w:r w:rsidR="00CE283B">
              <w:rPr>
                <w:rFonts w:cs="Arial"/>
                <w:sz w:val="22"/>
                <w:szCs w:val="22"/>
              </w:rPr>
              <w:t>ies</w:t>
            </w:r>
            <w:ins w:id="101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 </w:t>
              </w:r>
            </w:ins>
            <w:ins w:id="102" w:author="Fozia Zafar" w:date="2018-10-04T23:55:00Z">
              <w:r>
                <w:rPr>
                  <w:rFonts w:cs="Arial"/>
                  <w:sz w:val="22"/>
                  <w:szCs w:val="22"/>
                </w:rPr>
                <w:t>of that devic</w:t>
              </w:r>
            </w:ins>
            <w:r>
              <w:rPr>
                <w:rFonts w:cs="Arial"/>
                <w:sz w:val="22"/>
                <w:szCs w:val="22"/>
              </w:rPr>
              <w:t>e i.e. 2G, 3G, 4G, 5G etc.</w:t>
            </w:r>
          </w:p>
          <w:p w14:paraId="385A278E" w14:textId="77777777" w:rsidR="00C50694" w:rsidRDefault="00C50694" w:rsidP="00AF7EFD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</w:p>
          <w:p w14:paraId="75AC563D" w14:textId="77777777" w:rsidR="00AF7EFD" w:rsidRPr="002D713F" w:rsidRDefault="00AF7EFD" w:rsidP="00A71CA6">
            <w:pPr>
              <w:pStyle w:val="CommentText"/>
              <w:numPr>
                <w:ilvl w:val="0"/>
                <w:numId w:val="6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Count </w:t>
            </w:r>
          </w:p>
          <w:p w14:paraId="6F755253" w14:textId="77777777" w:rsidR="00AF7EFD" w:rsidRPr="002D713F" w:rsidRDefault="00AF7EFD" w:rsidP="00A71CA6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Takes the total number </w:t>
            </w:r>
            <w:r>
              <w:rPr>
                <w:rFonts w:cs="Arial"/>
                <w:sz w:val="22"/>
                <w:szCs w:val="22"/>
              </w:rPr>
              <w:t>of devices as input</w:t>
            </w:r>
            <w:r w:rsidR="004D09D8">
              <w:rPr>
                <w:rFonts w:cs="Arial"/>
                <w:sz w:val="22"/>
                <w:szCs w:val="22"/>
              </w:rPr>
              <w:t>.</w:t>
            </w:r>
            <w:r>
              <w:rPr>
                <w:rFonts w:cs="Arial"/>
                <w:sz w:val="22"/>
                <w:szCs w:val="22"/>
              </w:rPr>
              <w:t xml:space="preserve"> 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02E43736" w14:textId="77777777" w:rsidR="001F4A85" w:rsidRPr="002D713F" w:rsidRDefault="00AF7EFD" w:rsidP="005058CF">
            <w:pPr>
              <w:pStyle w:val="CommentTex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 </w:t>
            </w:r>
          </w:p>
        </w:tc>
      </w:tr>
      <w:tr w:rsidR="001F4A85" w:rsidRPr="002D713F" w14:paraId="75AAAC6B" w14:textId="77777777" w:rsidTr="005C37B9">
        <w:trPr>
          <w:jc w:val="center"/>
        </w:trPr>
        <w:tc>
          <w:tcPr>
            <w:tcW w:w="2515" w:type="dxa"/>
          </w:tcPr>
          <w:p w14:paraId="53760DCA" w14:textId="77777777" w:rsidR="001F4A85" w:rsidRPr="002D713F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Approval Documents </w:t>
            </w:r>
          </w:p>
        </w:tc>
        <w:tc>
          <w:tcPr>
            <w:tcW w:w="6948" w:type="dxa"/>
          </w:tcPr>
          <w:p w14:paraId="72FBCFBE" w14:textId="77777777" w:rsidR="001F4A85" w:rsidRDefault="001F4A85" w:rsidP="005058CF">
            <w:pPr>
              <w:pStyle w:val="CommentText"/>
              <w:numPr>
                <w:ilvl w:val="0"/>
                <w:numId w:val="6"/>
              </w:numPr>
              <w:ind w:left="342" w:hanging="18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 </w:t>
            </w:r>
            <w:r w:rsidR="004D09D8">
              <w:rPr>
                <w:rFonts w:cs="Arial"/>
                <w:sz w:val="22"/>
                <w:szCs w:val="22"/>
              </w:rPr>
              <w:t>T</w:t>
            </w:r>
            <w:r>
              <w:rPr>
                <w:rFonts w:cs="Arial"/>
                <w:sz w:val="22"/>
                <w:szCs w:val="22"/>
              </w:rPr>
              <w:t xml:space="preserve">hree types of </w:t>
            </w:r>
            <w:r w:rsidR="004D09D8">
              <w:rPr>
                <w:rFonts w:cs="Arial"/>
                <w:sz w:val="22"/>
                <w:szCs w:val="22"/>
              </w:rPr>
              <w:t xml:space="preserve">approval </w:t>
            </w:r>
            <w:r>
              <w:rPr>
                <w:rFonts w:cs="Arial"/>
                <w:sz w:val="22"/>
                <w:szCs w:val="22"/>
              </w:rPr>
              <w:t>document</w:t>
            </w:r>
            <w:r w:rsidR="004D09D8">
              <w:rPr>
                <w:rFonts w:cs="Arial"/>
                <w:sz w:val="22"/>
                <w:szCs w:val="22"/>
              </w:rPr>
              <w:t>s are required for</w:t>
            </w:r>
            <w:r w:rsidR="00866D31">
              <w:rPr>
                <w:rFonts w:cs="Arial"/>
                <w:sz w:val="22"/>
                <w:szCs w:val="22"/>
              </w:rPr>
              <w:t xml:space="preserve"> de</w:t>
            </w:r>
            <w:r w:rsidR="004D09D8">
              <w:rPr>
                <w:rFonts w:cs="Arial"/>
                <w:sz w:val="22"/>
                <w:szCs w:val="22"/>
              </w:rPr>
              <w:t xml:space="preserve">registration </w:t>
            </w:r>
            <w:r>
              <w:rPr>
                <w:rFonts w:cs="Arial"/>
                <w:sz w:val="22"/>
                <w:szCs w:val="22"/>
              </w:rPr>
              <w:t xml:space="preserve">of the device </w:t>
            </w:r>
          </w:p>
          <w:p w14:paraId="415DA6FB" w14:textId="77777777" w:rsidR="001F4A85" w:rsidRPr="002D713F" w:rsidRDefault="001F4A85" w:rsidP="00D75B76">
            <w:pPr>
              <w:pStyle w:val="CommentText"/>
              <w:numPr>
                <w:ilvl w:val="0"/>
                <w:numId w:val="6"/>
              </w:numPr>
              <w:ind w:left="522" w:hanging="198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Shipment Document </w:t>
            </w:r>
          </w:p>
          <w:p w14:paraId="40DBC7DF" w14:textId="77777777" w:rsidR="001F4A85" w:rsidRPr="002D713F" w:rsidRDefault="001F4A85" w:rsidP="00D75B76">
            <w:pPr>
              <w:pStyle w:val="CommentText"/>
              <w:numPr>
                <w:ilvl w:val="0"/>
                <w:numId w:val="6"/>
              </w:numPr>
              <w:ind w:left="522" w:hanging="198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Authorization Document </w:t>
            </w:r>
          </w:p>
          <w:p w14:paraId="4A8F83F0" w14:textId="77777777" w:rsidR="001F4A85" w:rsidRPr="002D713F" w:rsidRDefault="001F4A85" w:rsidP="00D75B76">
            <w:pPr>
              <w:pStyle w:val="CommentText"/>
              <w:numPr>
                <w:ilvl w:val="0"/>
                <w:numId w:val="6"/>
              </w:numPr>
              <w:ind w:left="522" w:hanging="198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Certificate Document</w:t>
            </w:r>
          </w:p>
          <w:p w14:paraId="7EC5646D" w14:textId="77777777" w:rsidR="001F4A85" w:rsidRPr="002D713F" w:rsidRDefault="001F4A85" w:rsidP="005C37B9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</w:tc>
      </w:tr>
      <w:tr w:rsidR="001F4A85" w:rsidRPr="002D713F" w14:paraId="0FF6E66D" w14:textId="77777777" w:rsidTr="005C37B9">
        <w:trPr>
          <w:jc w:val="center"/>
        </w:trPr>
        <w:tc>
          <w:tcPr>
            <w:tcW w:w="2515" w:type="dxa"/>
          </w:tcPr>
          <w:p w14:paraId="2FA58AC5" w14:textId="77777777" w:rsidR="001F4A85" w:rsidRPr="002D713F" w:rsidRDefault="001F4A85" w:rsidP="00F6601F">
            <w:pPr>
              <w:pStyle w:val="TB-TableBody"/>
              <w:spacing w:after="0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lastRenderedPageBreak/>
              <w:t xml:space="preserve">Search Requests </w:t>
            </w:r>
          </w:p>
        </w:tc>
        <w:tc>
          <w:tcPr>
            <w:tcW w:w="6948" w:type="dxa"/>
          </w:tcPr>
          <w:p w14:paraId="7CC971D1" w14:textId="77777777" w:rsidR="001F4A85" w:rsidRPr="00C56AD6" w:rsidRDefault="001F4A85" w:rsidP="00C56AD6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 xml:space="preserve">Allows user to search a particular request by applying different filters i.e. </w:t>
            </w:r>
            <w:r>
              <w:rPr>
                <w:rFonts w:ascii="Arial" w:hAnsi="Arial" w:cs="Arial"/>
                <w:sz w:val="22"/>
                <w:szCs w:val="22"/>
              </w:rPr>
              <w:t>request ID</w:t>
            </w:r>
            <w:r w:rsidRPr="002D713F">
              <w:rPr>
                <w:rFonts w:ascii="Arial" w:hAnsi="Arial" w:cs="Arial"/>
                <w:sz w:val="22"/>
                <w:szCs w:val="22"/>
              </w:rPr>
              <w:t>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2D713F">
              <w:rPr>
                <w:rFonts w:ascii="Arial" w:hAnsi="Arial" w:cs="Arial"/>
                <w:sz w:val="22"/>
                <w:szCs w:val="22"/>
              </w:rPr>
              <w:t>request s</w:t>
            </w:r>
            <w:r>
              <w:rPr>
                <w:rFonts w:ascii="Arial" w:hAnsi="Arial" w:cs="Arial"/>
                <w:sz w:val="22"/>
                <w:szCs w:val="22"/>
              </w:rPr>
              <w:t>tatus</w:t>
            </w:r>
            <w:r w:rsidRPr="002D713F">
              <w:rPr>
                <w:rFonts w:ascii="Arial" w:hAnsi="Arial" w:cs="Arial"/>
                <w:sz w:val="22"/>
                <w:szCs w:val="22"/>
              </w:rPr>
              <w:t>,</w:t>
            </w:r>
            <w:r>
              <w:rPr>
                <w:rFonts w:ascii="Arial" w:hAnsi="Arial" w:cs="Arial"/>
                <w:sz w:val="22"/>
                <w:szCs w:val="22"/>
              </w:rPr>
              <w:t xml:space="preserve"> device IMEI, </w:t>
            </w:r>
            <w:r w:rsidRPr="002D713F">
              <w:rPr>
                <w:rFonts w:ascii="Arial" w:hAnsi="Arial" w:cs="Arial"/>
                <w:sz w:val="22"/>
                <w:szCs w:val="22"/>
              </w:rPr>
              <w:t>create date, last updated, brand, model name, model number, device type, operating system, technologies, device cou</w:t>
            </w:r>
            <w:r>
              <w:rPr>
                <w:rFonts w:ascii="Arial" w:hAnsi="Arial" w:cs="Arial"/>
                <w:sz w:val="22"/>
                <w:szCs w:val="22"/>
              </w:rPr>
              <w:t>nt</w:t>
            </w:r>
          </w:p>
          <w:p w14:paraId="57205F5A" w14:textId="77777777" w:rsidR="00C56AD6" w:rsidRPr="002D713F" w:rsidRDefault="00C56AD6" w:rsidP="00C56AD6">
            <w:pPr>
              <w:pStyle w:val="NormalWeb"/>
              <w:spacing w:before="0" w:beforeAutospacing="0" w:after="0" w:afterAutospacing="0"/>
              <w:ind w:left="342"/>
              <w:rPr>
                <w:rFonts w:cs="Arial"/>
                <w:sz w:val="22"/>
                <w:szCs w:val="22"/>
              </w:rPr>
            </w:pPr>
          </w:p>
        </w:tc>
      </w:tr>
      <w:tr w:rsidR="00BC1165" w:rsidRPr="002D713F" w14:paraId="63D5CE4E" w14:textId="77777777" w:rsidTr="005C37B9">
        <w:trPr>
          <w:jc w:val="center"/>
        </w:trPr>
        <w:tc>
          <w:tcPr>
            <w:tcW w:w="2515" w:type="dxa"/>
          </w:tcPr>
          <w:p w14:paraId="0DF29833" w14:textId="77777777" w:rsidR="00BC1165" w:rsidRPr="002D713F" w:rsidRDefault="00BC1165" w:rsidP="00F6601F">
            <w:pPr>
              <w:pStyle w:val="TB-TableBody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Request Status </w:t>
            </w:r>
          </w:p>
        </w:tc>
        <w:tc>
          <w:tcPr>
            <w:tcW w:w="6948" w:type="dxa"/>
          </w:tcPr>
          <w:p w14:paraId="2EC5A3A3" w14:textId="77777777" w:rsidR="00BC1165" w:rsidRDefault="00BC1165" w:rsidP="00C56AD6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New Request</w:t>
            </w:r>
          </w:p>
          <w:p w14:paraId="6F236626" w14:textId="77777777" w:rsidR="006B312C" w:rsidRPr="00EA31B4" w:rsidRDefault="00CD79D3" w:rsidP="00F825AE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Verify details of the device model</w:t>
            </w:r>
            <w:r w:rsidR="004D09D8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3C12BA03" w14:textId="77777777" w:rsidR="006B312C" w:rsidRDefault="00D54C00" w:rsidP="00EA31B4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Awaiting Documents</w:t>
            </w:r>
          </w:p>
          <w:p w14:paraId="3576E8D2" w14:textId="77777777" w:rsidR="00D54C00" w:rsidRPr="006B312C" w:rsidRDefault="00866D31" w:rsidP="00F825AE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</w:t>
            </w:r>
            <w:r w:rsidR="00EA31B4" w:rsidRPr="006B312C">
              <w:rPr>
                <w:rFonts w:ascii="Arial" w:hAnsi="Arial" w:cs="Arial"/>
                <w:sz w:val="22"/>
                <w:szCs w:val="22"/>
              </w:rPr>
              <w:t xml:space="preserve">pproval documents </w:t>
            </w:r>
            <w:r>
              <w:rPr>
                <w:rFonts w:ascii="Arial" w:hAnsi="Arial" w:cs="Arial"/>
                <w:sz w:val="22"/>
                <w:szCs w:val="22"/>
              </w:rPr>
              <w:t>are required to be uploaded.</w:t>
            </w:r>
          </w:p>
          <w:p w14:paraId="2DCE9110" w14:textId="77777777" w:rsidR="00D54C00" w:rsidRPr="000F292B" w:rsidRDefault="00D54C00" w:rsidP="00EA31B4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Pending Review </w:t>
            </w:r>
          </w:p>
          <w:p w14:paraId="689FE54E" w14:textId="77777777" w:rsidR="00D54C00" w:rsidRDefault="0076773D" w:rsidP="00F825AE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is not yet assigned to any authorized entity</w:t>
            </w:r>
            <w:r w:rsidR="004D09D8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92CE103" w14:textId="77777777" w:rsidR="000F292B" w:rsidRDefault="000F292B" w:rsidP="0065520B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 Review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29C11DB6" w14:textId="77777777" w:rsidR="000F292B" w:rsidRDefault="0076773D" w:rsidP="00F825AE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Request has assigned to </w:t>
            </w:r>
            <w:r w:rsidR="000F292B">
              <w:rPr>
                <w:rFonts w:ascii="Arial" w:hAnsi="Arial" w:cs="Arial"/>
                <w:sz w:val="22"/>
                <w:szCs w:val="22"/>
              </w:rPr>
              <w:t>authorized entity</w:t>
            </w:r>
            <w:r w:rsidR="004D09D8">
              <w:rPr>
                <w:rFonts w:ascii="Arial" w:hAnsi="Arial" w:cs="Arial"/>
                <w:sz w:val="22"/>
                <w:szCs w:val="22"/>
              </w:rPr>
              <w:t>.</w:t>
            </w:r>
            <w:r w:rsidR="000F292B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709D9EFD" w14:textId="77777777" w:rsidR="000F292B" w:rsidRPr="000F292B" w:rsidRDefault="000F292B" w:rsidP="008E76A3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Information Requested</w:t>
            </w:r>
          </w:p>
          <w:p w14:paraId="69E941E0" w14:textId="77777777" w:rsidR="00EA31B4" w:rsidRPr="001C0687" w:rsidRDefault="00EA31B4" w:rsidP="008A74F4">
            <w:pPr>
              <w:pStyle w:val="NormalWeb"/>
              <w:spacing w:before="0" w:beforeAutospacing="0" w:after="0" w:afterAutospacing="0" w:line="480" w:lineRule="auto"/>
              <w:ind w:left="346"/>
              <w:rPr>
                <w:rFonts w:ascii="Arial" w:hAnsi="Arial" w:cs="Arial"/>
                <w:sz w:val="22"/>
                <w:szCs w:val="22"/>
              </w:rPr>
            </w:pPr>
            <w:r w:rsidRPr="001C0687">
              <w:rPr>
                <w:rFonts w:ascii="Arial" w:hAnsi="Arial" w:cs="Arial"/>
                <w:sz w:val="22"/>
                <w:szCs w:val="22"/>
              </w:rPr>
              <w:t xml:space="preserve">Request </w:t>
            </w:r>
            <w:r w:rsidR="00CD79D3" w:rsidRPr="001C0687">
              <w:rPr>
                <w:rFonts w:ascii="Arial" w:hAnsi="Arial" w:cs="Arial"/>
                <w:sz w:val="22"/>
                <w:szCs w:val="22"/>
              </w:rPr>
              <w:t>has some missing information</w:t>
            </w:r>
            <w:r w:rsidR="004D09D8">
              <w:rPr>
                <w:rFonts w:ascii="Arial" w:hAnsi="Arial" w:cs="Arial"/>
                <w:sz w:val="22"/>
                <w:szCs w:val="22"/>
              </w:rPr>
              <w:t>.</w:t>
            </w:r>
            <w:r w:rsidR="000F292B" w:rsidRPr="001C068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349112DB" w14:textId="77777777" w:rsidR="000F292B" w:rsidRPr="001C0687" w:rsidRDefault="000F292B" w:rsidP="008E76A3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1C0687">
              <w:rPr>
                <w:rFonts w:ascii="Arial" w:hAnsi="Arial" w:cs="Arial"/>
                <w:b/>
                <w:sz w:val="22"/>
                <w:szCs w:val="22"/>
              </w:rPr>
              <w:t xml:space="preserve">Approved </w:t>
            </w:r>
          </w:p>
          <w:p w14:paraId="3C8D254A" w14:textId="77777777" w:rsidR="000F292B" w:rsidRPr="001C0687" w:rsidRDefault="00EA31B4" w:rsidP="008A74F4">
            <w:pPr>
              <w:pStyle w:val="NormalWeb"/>
              <w:spacing w:before="0" w:beforeAutospacing="0" w:after="0" w:afterAutospacing="0" w:line="480" w:lineRule="auto"/>
              <w:ind w:left="346"/>
              <w:rPr>
                <w:rFonts w:ascii="Arial" w:hAnsi="Arial" w:cs="Arial"/>
                <w:sz w:val="22"/>
                <w:szCs w:val="22"/>
              </w:rPr>
            </w:pPr>
            <w:r w:rsidRPr="001C0687">
              <w:rPr>
                <w:rFonts w:ascii="Arial" w:hAnsi="Arial" w:cs="Arial"/>
                <w:sz w:val="22"/>
                <w:szCs w:val="22"/>
              </w:rPr>
              <w:t xml:space="preserve">Request has </w:t>
            </w:r>
            <w:r w:rsidR="004B610E" w:rsidRPr="001C0687">
              <w:rPr>
                <w:rFonts w:ascii="Arial" w:hAnsi="Arial" w:cs="Arial"/>
                <w:sz w:val="22"/>
                <w:szCs w:val="22"/>
              </w:rPr>
              <w:t xml:space="preserve">been </w:t>
            </w:r>
            <w:r w:rsidRPr="001C0687">
              <w:rPr>
                <w:rFonts w:ascii="Arial" w:hAnsi="Arial" w:cs="Arial"/>
                <w:sz w:val="22"/>
                <w:szCs w:val="22"/>
              </w:rPr>
              <w:t xml:space="preserve">approved by </w:t>
            </w:r>
            <w:r w:rsidR="000F292B" w:rsidRPr="001C0687">
              <w:rPr>
                <w:rFonts w:ascii="Arial" w:hAnsi="Arial" w:cs="Arial"/>
                <w:sz w:val="22"/>
                <w:szCs w:val="22"/>
              </w:rPr>
              <w:t>authorized entity</w:t>
            </w:r>
            <w:r w:rsidR="004D09D8">
              <w:rPr>
                <w:rFonts w:ascii="Arial" w:hAnsi="Arial" w:cs="Arial"/>
                <w:sz w:val="22"/>
                <w:szCs w:val="22"/>
              </w:rPr>
              <w:t>.</w:t>
            </w:r>
            <w:r w:rsidR="000F292B" w:rsidRPr="001C068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0DDC5789" w14:textId="77777777" w:rsidR="000F292B" w:rsidRPr="001C0687" w:rsidRDefault="000F292B" w:rsidP="008E76A3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1C0687">
              <w:rPr>
                <w:rFonts w:ascii="Arial" w:hAnsi="Arial" w:cs="Arial"/>
                <w:b/>
                <w:sz w:val="22"/>
                <w:szCs w:val="22"/>
              </w:rPr>
              <w:t xml:space="preserve">Rejected </w:t>
            </w:r>
          </w:p>
          <w:p w14:paraId="5916D977" w14:textId="77777777" w:rsidR="000F292B" w:rsidRPr="001C0687" w:rsidRDefault="00EA31B4" w:rsidP="008E76A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 w:rsidRPr="001C0687">
              <w:rPr>
                <w:rFonts w:ascii="Arial" w:hAnsi="Arial" w:cs="Arial"/>
                <w:sz w:val="22"/>
                <w:szCs w:val="22"/>
              </w:rPr>
              <w:t xml:space="preserve">Request has </w:t>
            </w:r>
            <w:r w:rsidR="004B610E" w:rsidRPr="001C0687">
              <w:rPr>
                <w:rFonts w:ascii="Arial" w:hAnsi="Arial" w:cs="Arial"/>
                <w:sz w:val="22"/>
                <w:szCs w:val="22"/>
              </w:rPr>
              <w:t xml:space="preserve">been </w:t>
            </w:r>
            <w:r w:rsidRPr="001C0687">
              <w:rPr>
                <w:rFonts w:ascii="Arial" w:hAnsi="Arial" w:cs="Arial"/>
                <w:sz w:val="22"/>
                <w:szCs w:val="22"/>
              </w:rPr>
              <w:t xml:space="preserve">rejected by </w:t>
            </w:r>
            <w:r w:rsidR="000F292B" w:rsidRPr="001C0687">
              <w:rPr>
                <w:rFonts w:ascii="Arial" w:hAnsi="Arial" w:cs="Arial"/>
                <w:sz w:val="22"/>
                <w:szCs w:val="22"/>
              </w:rPr>
              <w:t>autho</w:t>
            </w:r>
            <w:r w:rsidRPr="001C0687">
              <w:rPr>
                <w:rFonts w:ascii="Arial" w:hAnsi="Arial" w:cs="Arial"/>
                <w:sz w:val="22"/>
                <w:szCs w:val="22"/>
              </w:rPr>
              <w:t>rized entity due to invalid information</w:t>
            </w:r>
            <w:r w:rsidR="004D09D8">
              <w:rPr>
                <w:rFonts w:ascii="Arial" w:hAnsi="Arial" w:cs="Arial"/>
                <w:sz w:val="22"/>
                <w:szCs w:val="22"/>
              </w:rPr>
              <w:t>.</w:t>
            </w:r>
            <w:r w:rsidRPr="001C0687">
              <w:rPr>
                <w:rFonts w:ascii="Arial" w:hAnsi="Arial" w:cs="Arial"/>
                <w:sz w:val="22"/>
                <w:szCs w:val="22"/>
              </w:rPr>
              <w:t xml:space="preserve">  </w:t>
            </w:r>
          </w:p>
          <w:p w14:paraId="5CA19AFF" w14:textId="77777777" w:rsidR="00F825AE" w:rsidRPr="001C0687" w:rsidRDefault="00F825AE" w:rsidP="008E76A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14:paraId="3EC410A3" w14:textId="77777777" w:rsidR="000F292B" w:rsidRPr="001C0687" w:rsidRDefault="000F292B" w:rsidP="008E76A3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1C0687">
              <w:rPr>
                <w:rFonts w:ascii="Arial" w:hAnsi="Arial" w:cs="Arial"/>
                <w:b/>
                <w:sz w:val="22"/>
                <w:szCs w:val="22"/>
              </w:rPr>
              <w:t>Closed</w:t>
            </w:r>
          </w:p>
          <w:p w14:paraId="02BF1B8E" w14:textId="77777777" w:rsidR="000F292B" w:rsidRDefault="001C0687" w:rsidP="008E76A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</w:t>
            </w:r>
            <w:r w:rsidR="004B610E" w:rsidRPr="001C0687">
              <w:rPr>
                <w:rFonts w:ascii="Arial" w:hAnsi="Arial" w:cs="Arial"/>
                <w:sz w:val="22"/>
                <w:szCs w:val="22"/>
              </w:rPr>
              <w:t xml:space="preserve"> been </w:t>
            </w:r>
            <w:r w:rsidR="00EA31B4" w:rsidRPr="001C0687">
              <w:rPr>
                <w:rFonts w:ascii="Arial" w:hAnsi="Arial" w:cs="Arial"/>
                <w:sz w:val="22"/>
                <w:szCs w:val="22"/>
              </w:rPr>
              <w:t>closed by the user</w:t>
            </w:r>
            <w:r w:rsidR="004D09D8">
              <w:rPr>
                <w:rFonts w:ascii="Arial" w:hAnsi="Arial" w:cs="Arial"/>
                <w:sz w:val="22"/>
                <w:szCs w:val="22"/>
              </w:rPr>
              <w:t>.</w:t>
            </w:r>
            <w:r w:rsidR="00EA31B4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7890BDFF" w14:textId="77777777" w:rsidR="0065520B" w:rsidRPr="002D713F" w:rsidRDefault="0065520B" w:rsidP="00CD79D3">
            <w:pPr>
              <w:pStyle w:val="NormalWeb"/>
              <w:spacing w:before="0" w:beforeAutospacing="0" w:after="0" w:afterAutospacing="0"/>
              <w:ind w:left="432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1C58820C" w14:textId="77777777" w:rsidR="001F4A85" w:rsidRDefault="000F292B" w:rsidP="00F6601F">
      <w:pPr>
        <w:spacing w:after="0"/>
      </w:pPr>
      <w:r>
        <w:t xml:space="preserve"> </w:t>
      </w:r>
    </w:p>
    <w:p w14:paraId="0A81B591" w14:textId="77777777" w:rsidR="00AF7EFD" w:rsidRPr="00F6601F" w:rsidRDefault="00AF7EFD" w:rsidP="00F6601F">
      <w:pPr>
        <w:pStyle w:val="Caption"/>
        <w:spacing w:after="0"/>
        <w:jc w:val="center"/>
        <w:rPr>
          <w:rFonts w:ascii="Arial" w:hAnsi="Arial" w:cs="Arial"/>
          <w:color w:val="auto"/>
        </w:rPr>
      </w:pPr>
    </w:p>
    <w:p w14:paraId="2D1F3FC9" w14:textId="77777777" w:rsidR="00AF7EFD" w:rsidRDefault="00AF7EFD" w:rsidP="001F4A85"/>
    <w:p w14:paraId="22DEE022" w14:textId="77777777" w:rsidR="00AF7EFD" w:rsidRDefault="00AF7EFD" w:rsidP="001F4A85"/>
    <w:p w14:paraId="5B493139" w14:textId="77777777" w:rsidR="0065520B" w:rsidRDefault="0065520B" w:rsidP="001F4A85"/>
    <w:p w14:paraId="21F22C61" w14:textId="77777777" w:rsidR="0065520B" w:rsidRDefault="0065520B" w:rsidP="001F4A85"/>
    <w:p w14:paraId="629D4274" w14:textId="77777777" w:rsidR="0065520B" w:rsidRDefault="0065520B" w:rsidP="001F4A85"/>
    <w:p w14:paraId="460B4557" w14:textId="77777777" w:rsidR="0065520B" w:rsidRDefault="0065520B" w:rsidP="008D71AE">
      <w:pPr>
        <w:ind w:left="2700"/>
      </w:pPr>
    </w:p>
    <w:p w14:paraId="396FF558" w14:textId="77777777" w:rsidR="0065520B" w:rsidRDefault="0065520B" w:rsidP="001F4A85"/>
    <w:p w14:paraId="17240989" w14:textId="77777777" w:rsidR="0065520B" w:rsidRDefault="0065520B" w:rsidP="001F4A85"/>
    <w:p w14:paraId="5C8E9B11" w14:textId="77777777" w:rsidR="00AF7EFD" w:rsidRDefault="00AF7EFD" w:rsidP="001F4A85"/>
    <w:p w14:paraId="65DFD442" w14:textId="77777777" w:rsidR="00D406D2" w:rsidRPr="00D406D2" w:rsidRDefault="00D406D2" w:rsidP="00D406D2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03" w:name="_Toc4057644"/>
      <w:bookmarkStart w:id="104" w:name="_Toc527395001"/>
      <w:r w:rsidRPr="00D406D2">
        <w:rPr>
          <w:rFonts w:ascii="Arial" w:hAnsi="Arial" w:cs="Arial"/>
          <w:b/>
          <w:color w:val="auto"/>
          <w:sz w:val="48"/>
          <w:szCs w:val="48"/>
        </w:rPr>
        <w:lastRenderedPageBreak/>
        <w:t>System Navigation</w:t>
      </w:r>
      <w:bookmarkEnd w:id="103"/>
    </w:p>
    <w:p w14:paraId="56DED632" w14:textId="77777777" w:rsidR="00AF7EFD" w:rsidRDefault="00AF7EFD" w:rsidP="005324DA">
      <w:pPr>
        <w:pStyle w:val="Heading1"/>
        <w:numPr>
          <w:ilvl w:val="1"/>
          <w:numId w:val="1"/>
        </w:numPr>
        <w:spacing w:before="0"/>
        <w:ind w:left="-180"/>
        <w:rPr>
          <w:rFonts w:ascii="Arial" w:hAnsi="Arial" w:cs="Arial"/>
          <w:b/>
          <w:color w:val="auto"/>
        </w:rPr>
      </w:pPr>
      <w:bookmarkStart w:id="105" w:name="_Toc4057645"/>
      <w:r w:rsidRPr="00A77C77">
        <w:rPr>
          <w:rFonts w:ascii="Arial" w:hAnsi="Arial" w:cs="Arial"/>
          <w:b/>
          <w:color w:val="auto"/>
        </w:rPr>
        <w:t>Login Screen</w:t>
      </w:r>
      <w:bookmarkEnd w:id="104"/>
      <w:bookmarkEnd w:id="105"/>
      <w:r w:rsidRPr="00A77C77">
        <w:rPr>
          <w:rFonts w:ascii="Arial" w:hAnsi="Arial" w:cs="Arial"/>
          <w:b/>
          <w:color w:val="auto"/>
        </w:rPr>
        <w:t xml:space="preserve"> </w:t>
      </w:r>
    </w:p>
    <w:p w14:paraId="3DCC1D6C" w14:textId="77777777" w:rsidR="005324DA" w:rsidRPr="005324DA" w:rsidRDefault="005324DA" w:rsidP="005324DA">
      <w:pPr>
        <w:spacing w:after="0"/>
      </w:pPr>
    </w:p>
    <w:p w14:paraId="5A91893B" w14:textId="77777777" w:rsidR="00AF7EFD" w:rsidRPr="00F75760" w:rsidRDefault="00AF7EFD" w:rsidP="00AF7EFD">
      <w:pPr>
        <w:pStyle w:val="NormalWeb"/>
        <w:numPr>
          <w:ilvl w:val="0"/>
          <w:numId w:val="8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F75760">
        <w:rPr>
          <w:rStyle w:val="Strong"/>
          <w:rFonts w:ascii="Arial" w:eastAsiaTheme="majorEastAsia" w:hAnsi="Arial" w:cs="Arial"/>
          <w:b w:val="0"/>
          <w:sz w:val="22"/>
          <w:szCs w:val="22"/>
        </w:rPr>
        <w:t>Enter your credentials i.e. Username and Password.</w:t>
      </w:r>
    </w:p>
    <w:p w14:paraId="1C4A83D6" w14:textId="77777777" w:rsidR="00AF7EFD" w:rsidRDefault="00AF7EFD" w:rsidP="00AF7EFD">
      <w:pPr>
        <w:pStyle w:val="NormalWeb"/>
        <w:numPr>
          <w:ilvl w:val="0"/>
          <w:numId w:val="8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F75760">
        <w:rPr>
          <w:rStyle w:val="Strong"/>
          <w:rFonts w:ascii="Arial" w:eastAsiaTheme="majorEastAsia" w:hAnsi="Arial" w:cs="Arial"/>
          <w:b w:val="0"/>
          <w:sz w:val="22"/>
          <w:szCs w:val="22"/>
        </w:rPr>
        <w:t>Click on the “Log in” button</w:t>
      </w:r>
      <w:r w:rsidR="00BF39E6">
        <w:rPr>
          <w:rStyle w:val="Strong"/>
          <w:rFonts w:ascii="Arial" w:eastAsiaTheme="majorEastAsia" w:hAnsi="Arial" w:cs="Arial"/>
          <w:b w:val="0"/>
          <w:sz w:val="22"/>
          <w:szCs w:val="22"/>
        </w:rPr>
        <w:t>.</w:t>
      </w:r>
    </w:p>
    <w:p w14:paraId="71B075B1" w14:textId="77777777" w:rsidR="00F825AE" w:rsidRDefault="00F825AE" w:rsidP="00F825AE">
      <w:pPr>
        <w:pStyle w:val="NormalWeb"/>
        <w:spacing w:before="0" w:beforeAutospacing="0" w:after="0" w:afterAutospacing="0" w:line="276" w:lineRule="auto"/>
        <w:ind w:left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</w:p>
    <w:p w14:paraId="199FF60C" w14:textId="77777777" w:rsidR="00AF7EFD" w:rsidRDefault="00AF7EFD" w:rsidP="005058CF">
      <w:pPr>
        <w:spacing w:after="0"/>
        <w:ind w:left="-1350" w:right="-1440"/>
      </w:pPr>
      <w:ins w:id="106" w:author="momna ali" w:date="2018-10-08T12:07:00Z">
        <w:r w:rsidRPr="00CD5E2B">
          <w:rPr>
            <w:rFonts w:eastAsiaTheme="minorEastAsia"/>
            <w:noProof/>
          </w:rPr>
          <w:drawing>
            <wp:inline distT="0" distB="0" distL="0" distR="0" wp14:anchorId="68A75DAA" wp14:editId="77C13804">
              <wp:extent cx="7319457" cy="3038475"/>
              <wp:effectExtent l="152400" t="152400" r="358140" b="352425"/>
              <wp:docPr id="32" name="Picture 32" descr="C:\Users\Momna Ali Shah\Desktop\lsds\12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Momna Ali Shah\Desktop\lsds\120.jp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336388" cy="3045503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ins>
    </w:p>
    <w:p w14:paraId="28AEEFD2" w14:textId="5A956BAE" w:rsidR="00AF7EFD" w:rsidRPr="00F6601F" w:rsidRDefault="00F6601F" w:rsidP="001C0687">
      <w:pPr>
        <w:pStyle w:val="T-TableTitle"/>
        <w:spacing w:before="0"/>
        <w:ind w:left="3600"/>
      </w:pPr>
      <w:bookmarkStart w:id="107" w:name="_Toc3803888"/>
      <w:r w:rsidRPr="00F6601F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1</w:t>
      </w:r>
      <w:r w:rsidR="001365E2">
        <w:rPr>
          <w:noProof/>
        </w:rPr>
        <w:fldChar w:fldCharType="end"/>
      </w:r>
      <w:r w:rsidRPr="00F6601F">
        <w:t>-Login Screen</w:t>
      </w:r>
      <w:bookmarkEnd w:id="107"/>
    </w:p>
    <w:p w14:paraId="5A330D60" w14:textId="77777777" w:rsidR="00AF7EFD" w:rsidRDefault="00AF7EFD" w:rsidP="00AF7EFD"/>
    <w:p w14:paraId="7394FDA7" w14:textId="77777777" w:rsidR="00C3072D" w:rsidRDefault="00C3072D" w:rsidP="00AF7EFD"/>
    <w:p w14:paraId="35D3F172" w14:textId="77777777" w:rsidR="00C3072D" w:rsidRDefault="00C3072D" w:rsidP="00AF7EFD"/>
    <w:p w14:paraId="1EE26CF8" w14:textId="77777777" w:rsidR="00C3072D" w:rsidRDefault="00C3072D" w:rsidP="00AF7EFD"/>
    <w:p w14:paraId="6F7B35AA" w14:textId="77777777" w:rsidR="00C3072D" w:rsidRDefault="00C3072D" w:rsidP="00AF7EFD"/>
    <w:p w14:paraId="64C6B736" w14:textId="77777777" w:rsidR="00C3072D" w:rsidRDefault="00C3072D" w:rsidP="00AF7EFD"/>
    <w:p w14:paraId="366F8795" w14:textId="77777777" w:rsidR="005058CF" w:rsidRDefault="005058CF" w:rsidP="00AF7EFD"/>
    <w:p w14:paraId="6FB1275B" w14:textId="77777777" w:rsidR="00160BA0" w:rsidRDefault="00160BA0" w:rsidP="00AF7EFD"/>
    <w:p w14:paraId="7A3FD227" w14:textId="77777777" w:rsidR="00AF7EFD" w:rsidRPr="006B3CD3" w:rsidRDefault="00AF7EFD" w:rsidP="00AF7EFD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  <w:sz w:val="24"/>
          <w:szCs w:val="24"/>
        </w:rPr>
      </w:pPr>
      <w:bookmarkStart w:id="108" w:name="_Toc526454743"/>
      <w:bookmarkStart w:id="109" w:name="_Toc527395002"/>
      <w:r>
        <w:rPr>
          <w:rFonts w:ascii="Arial" w:hAnsi="Arial" w:cs="Arial"/>
          <w:b/>
          <w:color w:val="auto"/>
        </w:rPr>
        <w:lastRenderedPageBreak/>
        <w:t xml:space="preserve"> </w:t>
      </w:r>
      <w:bookmarkStart w:id="110" w:name="_Toc4057646"/>
      <w:bookmarkEnd w:id="108"/>
      <w:bookmarkEnd w:id="109"/>
      <w:r w:rsidR="00AE1663">
        <w:rPr>
          <w:rFonts w:ascii="Arial" w:hAnsi="Arial" w:cs="Arial"/>
          <w:b/>
          <w:color w:val="auto"/>
        </w:rPr>
        <w:t>Portal Sections</w:t>
      </w:r>
      <w:bookmarkEnd w:id="110"/>
    </w:p>
    <w:p w14:paraId="7D6E2B5C" w14:textId="77777777" w:rsidR="00AF7EFD" w:rsidRPr="00A029D7" w:rsidRDefault="00AF7EFD" w:rsidP="005058CF">
      <w:pPr>
        <w:tabs>
          <w:tab w:val="left" w:pos="360"/>
        </w:tabs>
        <w:spacing w:before="240" w:line="276" w:lineRule="auto"/>
        <w:ind w:left="270" w:firstLine="90"/>
        <w:rPr>
          <w:rFonts w:ascii="Arial" w:hAnsi="Arial" w:cs="Arial"/>
        </w:rPr>
      </w:pPr>
      <w:r w:rsidRPr="00A029D7">
        <w:rPr>
          <w:rFonts w:ascii="Arial" w:hAnsi="Arial" w:cs="Arial"/>
        </w:rPr>
        <w:t xml:space="preserve">The </w:t>
      </w:r>
      <w:r w:rsidR="00AE1663">
        <w:rPr>
          <w:rFonts w:ascii="Arial" w:hAnsi="Arial" w:cs="Arial"/>
        </w:rPr>
        <w:t xml:space="preserve">portal </w:t>
      </w:r>
      <w:r w:rsidRPr="00A029D7">
        <w:rPr>
          <w:rFonts w:ascii="Arial" w:hAnsi="Arial" w:cs="Arial"/>
        </w:rPr>
        <w:t>is divided into following section</w:t>
      </w:r>
      <w:r w:rsidR="00ED2426">
        <w:rPr>
          <w:rFonts w:ascii="Arial" w:hAnsi="Arial" w:cs="Arial"/>
        </w:rPr>
        <w:t>s</w:t>
      </w:r>
      <w:r w:rsidR="00BF39E6">
        <w:rPr>
          <w:rFonts w:ascii="Arial" w:hAnsi="Arial" w:cs="Arial"/>
        </w:rPr>
        <w:t>.</w:t>
      </w:r>
    </w:p>
    <w:p w14:paraId="068258BE" w14:textId="77777777"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Header</w:t>
      </w:r>
      <w:r>
        <w:rPr>
          <w:rFonts w:ascii="Arial" w:eastAsia="Times New Roman" w:hAnsi="Arial" w:cs="Arial"/>
          <w:sz w:val="22"/>
        </w:rPr>
        <w:t xml:space="preserve"> </w:t>
      </w:r>
      <w:r w:rsidR="009C2002" w:rsidRPr="00DA5DC3">
        <w:rPr>
          <w:rFonts w:ascii="Arial" w:hAnsi="Arial" w:cs="Arial"/>
          <w:sz w:val="22"/>
        </w:rPr>
        <w:t xml:space="preserve">section </w:t>
      </w:r>
      <w:r w:rsidR="004228FD" w:rsidRPr="00DA5DC3">
        <w:rPr>
          <w:rFonts w:ascii="Arial" w:hAnsi="Arial" w:cs="Arial"/>
          <w:sz w:val="22"/>
        </w:rPr>
        <w:t xml:space="preserve">displays </w:t>
      </w:r>
      <w:r w:rsidR="004228FD">
        <w:rPr>
          <w:rFonts w:ascii="Arial" w:hAnsi="Arial" w:cs="Arial"/>
          <w:sz w:val="22"/>
        </w:rPr>
        <w:t>name</w:t>
      </w:r>
      <w:r w:rsidR="009C2002" w:rsidRPr="00DA5DC3">
        <w:rPr>
          <w:rFonts w:ascii="Arial" w:hAnsi="Arial" w:cs="Arial"/>
          <w:sz w:val="22"/>
        </w:rPr>
        <w:t xml:space="preserve"> </w:t>
      </w:r>
      <w:r w:rsidR="004228FD" w:rsidRPr="00DA5DC3">
        <w:rPr>
          <w:rFonts w:ascii="Arial" w:hAnsi="Arial" w:cs="Arial"/>
          <w:sz w:val="22"/>
        </w:rPr>
        <w:t xml:space="preserve">of </w:t>
      </w:r>
      <w:r w:rsidR="004228FD">
        <w:rPr>
          <w:rFonts w:ascii="Arial" w:hAnsi="Arial" w:cs="Arial"/>
          <w:sz w:val="22"/>
        </w:rPr>
        <w:t>system</w:t>
      </w:r>
      <w:r w:rsidR="009C2002" w:rsidRPr="00DA5DC3">
        <w:rPr>
          <w:rFonts w:ascii="Arial" w:hAnsi="Arial" w:cs="Arial"/>
          <w:sz w:val="22"/>
        </w:rPr>
        <w:t xml:space="preserve">, </w:t>
      </w:r>
      <w:r w:rsidR="009C2002">
        <w:rPr>
          <w:rFonts w:ascii="Arial" w:hAnsi="Arial" w:cs="Arial"/>
          <w:sz w:val="22"/>
        </w:rPr>
        <w:t xml:space="preserve">a </w:t>
      </w:r>
      <w:r w:rsidR="009C2002" w:rsidRPr="00DA5DC3">
        <w:rPr>
          <w:rFonts w:ascii="Arial" w:hAnsi="Arial" w:cs="Arial"/>
          <w:sz w:val="22"/>
        </w:rPr>
        <w:t>dropdown menu</w:t>
      </w:r>
      <w:r w:rsidR="009C2002">
        <w:rPr>
          <w:rFonts w:ascii="Arial" w:hAnsi="Arial" w:cs="Arial"/>
          <w:sz w:val="22"/>
        </w:rPr>
        <w:t xml:space="preserve"> for language selection</w:t>
      </w:r>
      <w:r w:rsidR="009C2002" w:rsidRPr="00DA5DC3">
        <w:rPr>
          <w:rFonts w:ascii="Arial" w:hAnsi="Arial" w:cs="Arial"/>
          <w:sz w:val="22"/>
        </w:rPr>
        <w:t xml:space="preserve">, notification alert icon and name </w:t>
      </w:r>
      <w:r w:rsidR="004228FD" w:rsidRPr="00DA5DC3">
        <w:rPr>
          <w:rFonts w:ascii="Arial" w:hAnsi="Arial" w:cs="Arial"/>
          <w:sz w:val="22"/>
        </w:rPr>
        <w:t xml:space="preserve">of </w:t>
      </w:r>
      <w:r w:rsidR="004228FD">
        <w:rPr>
          <w:rFonts w:ascii="Arial" w:hAnsi="Arial" w:cs="Arial"/>
          <w:sz w:val="22"/>
        </w:rPr>
        <w:t>logged</w:t>
      </w:r>
      <w:r w:rsidR="009C2002" w:rsidRPr="00DA5DC3">
        <w:rPr>
          <w:rFonts w:ascii="Arial" w:hAnsi="Arial" w:cs="Arial"/>
          <w:sz w:val="22"/>
        </w:rPr>
        <w:t xml:space="preserve"> in user with logout functionality</w:t>
      </w:r>
      <w:r w:rsidR="00BF39E6">
        <w:rPr>
          <w:rFonts w:ascii="Arial" w:hAnsi="Arial" w:cs="Arial"/>
          <w:sz w:val="22"/>
        </w:rPr>
        <w:t>.</w:t>
      </w:r>
    </w:p>
    <w:p w14:paraId="51932F4A" w14:textId="77777777"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Main Navigation Panel</w:t>
      </w:r>
      <w:r w:rsidRPr="00A029D7">
        <w:rPr>
          <w:rFonts w:ascii="Arial" w:eastAsia="Times New Roman" w:hAnsi="Arial" w:cs="Arial"/>
          <w:sz w:val="22"/>
        </w:rPr>
        <w:t xml:space="preserve"> helps user to </w:t>
      </w:r>
      <w:r w:rsidR="004228FD" w:rsidRPr="00A029D7">
        <w:rPr>
          <w:rFonts w:ascii="Arial" w:eastAsia="Times New Roman" w:hAnsi="Arial" w:cs="Arial"/>
          <w:sz w:val="22"/>
        </w:rPr>
        <w:t xml:space="preserve">navigate </w:t>
      </w:r>
      <w:r w:rsidR="004228FD">
        <w:rPr>
          <w:rFonts w:ascii="Arial" w:eastAsia="Times New Roman" w:hAnsi="Arial" w:cs="Arial"/>
          <w:sz w:val="22"/>
        </w:rPr>
        <w:t>system</w:t>
      </w:r>
      <w:r w:rsidR="00BF39E6">
        <w:rPr>
          <w:rFonts w:ascii="Arial" w:eastAsia="Times New Roman" w:hAnsi="Arial" w:cs="Arial"/>
          <w:sz w:val="22"/>
        </w:rPr>
        <w:t>.</w:t>
      </w:r>
    </w:p>
    <w:p w14:paraId="168A018D" w14:textId="77777777"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Breadcrumbs</w:t>
      </w:r>
      <w:r w:rsidRPr="00A029D7">
        <w:rPr>
          <w:rFonts w:ascii="Arial" w:eastAsia="Times New Roman" w:hAnsi="Arial" w:cs="Arial"/>
          <w:sz w:val="22"/>
        </w:rPr>
        <w:t xml:space="preserve"> is a </w:t>
      </w:r>
      <w:r w:rsidRPr="00A029D7">
        <w:rPr>
          <w:rFonts w:ascii="Arial" w:hAnsi="Arial" w:cs="Arial"/>
          <w:color w:val="222222"/>
          <w:sz w:val="22"/>
          <w:shd w:val="clear" w:color="auto" w:fill="FFFFFF"/>
        </w:rPr>
        <w:t>navigational aid in </w:t>
      </w:r>
      <w:r w:rsidRPr="00A029D7">
        <w:rPr>
          <w:rFonts w:ascii="Arial" w:hAnsi="Arial" w:cs="Arial"/>
          <w:sz w:val="22"/>
          <w:shd w:val="clear" w:color="auto" w:fill="FFFFFF"/>
        </w:rPr>
        <w:t>UI</w:t>
      </w:r>
      <w:r w:rsidR="00BF39E6">
        <w:rPr>
          <w:rFonts w:ascii="Arial" w:hAnsi="Arial" w:cs="Arial"/>
          <w:sz w:val="22"/>
          <w:shd w:val="clear" w:color="auto" w:fill="FFFFFF"/>
        </w:rPr>
        <w:t>.</w:t>
      </w:r>
    </w:p>
    <w:p w14:paraId="476A45A1" w14:textId="77777777"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>
        <w:rPr>
          <w:rFonts w:ascii="Arial" w:eastAsia="Times New Roman" w:hAnsi="Arial" w:cs="Arial"/>
          <w:b/>
          <w:sz w:val="22"/>
        </w:rPr>
        <w:t xml:space="preserve">Main </w:t>
      </w:r>
      <w:r w:rsidRPr="00A029D7">
        <w:rPr>
          <w:rFonts w:ascii="Arial" w:eastAsia="Times New Roman" w:hAnsi="Arial" w:cs="Arial"/>
          <w:b/>
          <w:sz w:val="22"/>
        </w:rPr>
        <w:t>Content Area</w:t>
      </w:r>
      <w:r>
        <w:rPr>
          <w:rFonts w:ascii="Arial" w:eastAsia="Times New Roman" w:hAnsi="Arial" w:cs="Arial"/>
          <w:b/>
          <w:sz w:val="22"/>
        </w:rPr>
        <w:t xml:space="preserve"> </w:t>
      </w:r>
      <w:r w:rsidRPr="003E4277">
        <w:rPr>
          <w:rFonts w:ascii="Arial" w:eastAsia="Times New Roman" w:hAnsi="Arial" w:cs="Arial"/>
          <w:sz w:val="22"/>
        </w:rPr>
        <w:t>contains all relevant informatio</w:t>
      </w:r>
      <w:r>
        <w:rPr>
          <w:rFonts w:ascii="Arial" w:eastAsia="Times New Roman" w:hAnsi="Arial" w:cs="Arial"/>
          <w:sz w:val="22"/>
        </w:rPr>
        <w:t xml:space="preserve">n related </w:t>
      </w:r>
      <w:r w:rsidR="004228FD">
        <w:rPr>
          <w:rFonts w:ascii="Arial" w:eastAsia="Times New Roman" w:hAnsi="Arial" w:cs="Arial"/>
          <w:sz w:val="22"/>
        </w:rPr>
        <w:t>to respective</w:t>
      </w:r>
      <w:r>
        <w:rPr>
          <w:rFonts w:ascii="Arial" w:eastAsia="Times New Roman" w:hAnsi="Arial" w:cs="Arial"/>
          <w:sz w:val="22"/>
        </w:rPr>
        <w:t xml:space="preserve"> feature/option</w:t>
      </w:r>
      <w:r w:rsidR="00BF39E6">
        <w:rPr>
          <w:rFonts w:ascii="Arial" w:eastAsia="Times New Roman" w:hAnsi="Arial" w:cs="Arial"/>
          <w:sz w:val="22"/>
        </w:rPr>
        <w:t>.</w:t>
      </w:r>
    </w:p>
    <w:p w14:paraId="52FE0F4C" w14:textId="77777777" w:rsidR="00AF7EFD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Footer</w:t>
      </w:r>
      <w:r w:rsidRPr="00A029D7">
        <w:rPr>
          <w:rFonts w:ascii="Arial" w:eastAsia="Times New Roman" w:hAnsi="Arial" w:cs="Arial"/>
          <w:sz w:val="22"/>
        </w:rPr>
        <w:t xml:space="preserve"> </w:t>
      </w:r>
      <w:r w:rsidR="004228FD">
        <w:rPr>
          <w:rFonts w:ascii="Arial" w:eastAsia="Times New Roman" w:hAnsi="Arial" w:cs="Arial"/>
          <w:sz w:val="22"/>
        </w:rPr>
        <w:t>contains version</w:t>
      </w:r>
      <w:r>
        <w:rPr>
          <w:rFonts w:ascii="Arial" w:eastAsia="Times New Roman" w:hAnsi="Arial" w:cs="Arial"/>
          <w:sz w:val="22"/>
        </w:rPr>
        <w:t xml:space="preserve"> and copyrights </w:t>
      </w:r>
      <w:r w:rsidR="00C62137">
        <w:rPr>
          <w:rFonts w:ascii="Arial" w:eastAsia="Times New Roman" w:hAnsi="Arial" w:cs="Arial"/>
          <w:sz w:val="22"/>
        </w:rPr>
        <w:t>statement</w:t>
      </w:r>
      <w:r w:rsidR="00BF39E6">
        <w:rPr>
          <w:rFonts w:ascii="Arial" w:eastAsia="Times New Roman" w:hAnsi="Arial" w:cs="Arial"/>
          <w:sz w:val="22"/>
        </w:rPr>
        <w:t>.</w:t>
      </w:r>
    </w:p>
    <w:p w14:paraId="779DC055" w14:textId="77777777" w:rsidR="00AF7EFD" w:rsidRDefault="00AF7EFD" w:rsidP="00AF7EFD">
      <w:pPr>
        <w:pStyle w:val="ListParagraph"/>
        <w:spacing w:after="0" w:line="276" w:lineRule="auto"/>
        <w:ind w:left="360"/>
        <w:rPr>
          <w:rFonts w:ascii="Arial" w:eastAsia="Times New Roman" w:hAnsi="Arial" w:cs="Arial"/>
          <w:sz w:val="22"/>
        </w:rPr>
      </w:pPr>
    </w:p>
    <w:p w14:paraId="79E86207" w14:textId="53719C8E" w:rsidR="00F6601F" w:rsidRDefault="00777094" w:rsidP="00EB12FA">
      <w:pPr>
        <w:keepNext/>
        <w:tabs>
          <w:tab w:val="left" w:pos="1515"/>
        </w:tabs>
        <w:spacing w:after="0"/>
        <w:ind w:left="-810" w:right="-1350"/>
      </w:pPr>
      <w:r>
        <w:rPr>
          <w:noProof/>
        </w:rPr>
        <w:drawing>
          <wp:inline distT="0" distB="0" distL="0" distR="0" wp14:anchorId="6D1AFBCC" wp14:editId="374DBC5C">
            <wp:extent cx="6572250" cy="5129304"/>
            <wp:effectExtent l="152400" t="152400" r="361950" b="3575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8"/>
                    <a:stretch/>
                  </pic:blipFill>
                  <pic:spPr bwMode="auto">
                    <a:xfrm>
                      <a:off x="0" y="0"/>
                      <a:ext cx="6594826" cy="5146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5AF23" w14:textId="78A9203D" w:rsidR="00C3072D" w:rsidRPr="00F6601F" w:rsidRDefault="00F6601F" w:rsidP="001C0687">
      <w:pPr>
        <w:pStyle w:val="T-TableTitle"/>
        <w:spacing w:before="0"/>
        <w:ind w:left="3600"/>
      </w:pPr>
      <w:bookmarkStart w:id="111" w:name="_Toc3803889"/>
      <w:r w:rsidRPr="00F6601F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2</w:t>
      </w:r>
      <w:r w:rsidR="001365E2">
        <w:rPr>
          <w:noProof/>
        </w:rPr>
        <w:fldChar w:fldCharType="end"/>
      </w:r>
      <w:r w:rsidRPr="00F6601F">
        <w:t>-</w:t>
      </w:r>
      <w:r w:rsidR="00307C47">
        <w:t>Portal Sections</w:t>
      </w:r>
      <w:bookmarkEnd w:id="111"/>
    </w:p>
    <w:p w14:paraId="6C1CB0A6" w14:textId="77777777" w:rsidR="00C3072D" w:rsidRPr="00C3072D" w:rsidRDefault="00C3072D" w:rsidP="00C3072D"/>
    <w:p w14:paraId="23B1AF77" w14:textId="77777777" w:rsidR="001529CD" w:rsidRPr="004A7BDB" w:rsidRDefault="001529CD" w:rsidP="00F023D4">
      <w:pPr>
        <w:pStyle w:val="Heading1"/>
        <w:numPr>
          <w:ilvl w:val="2"/>
          <w:numId w:val="1"/>
        </w:numPr>
        <w:spacing w:line="480" w:lineRule="auto"/>
        <w:ind w:left="-270"/>
        <w:rPr>
          <w:rFonts w:ascii="Arial" w:hAnsi="Arial" w:cs="Arial"/>
          <w:b/>
          <w:color w:val="auto"/>
          <w:sz w:val="28"/>
          <w:szCs w:val="28"/>
        </w:rPr>
      </w:pPr>
      <w:bookmarkStart w:id="112" w:name="_Toc4057647"/>
      <w:r w:rsidRPr="00BF1361">
        <w:rPr>
          <w:rFonts w:ascii="Arial" w:hAnsi="Arial" w:cs="Arial"/>
          <w:b/>
          <w:color w:val="auto"/>
          <w:sz w:val="28"/>
          <w:szCs w:val="28"/>
        </w:rPr>
        <w:lastRenderedPageBreak/>
        <w:t>Language Menu</w:t>
      </w:r>
      <w:bookmarkEnd w:id="112"/>
    </w:p>
    <w:p w14:paraId="72A53614" w14:textId="77777777" w:rsidR="001529CD" w:rsidRPr="00BF1361" w:rsidRDefault="001529CD" w:rsidP="001529CD">
      <w:pPr>
        <w:pStyle w:val="ListParagraph"/>
        <w:numPr>
          <w:ilvl w:val="0"/>
          <w:numId w:val="22"/>
        </w:numPr>
        <w:ind w:left="270" w:hanging="270"/>
        <w:rPr>
          <w:rFonts w:ascii="Arial" w:hAnsi="Arial" w:cs="Arial"/>
          <w:sz w:val="22"/>
        </w:rPr>
      </w:pPr>
      <w:r w:rsidRPr="00BF1361">
        <w:rPr>
          <w:rFonts w:ascii="Arial" w:hAnsi="Arial" w:cs="Arial"/>
          <w:sz w:val="22"/>
        </w:rPr>
        <w:t xml:space="preserve">To </w:t>
      </w:r>
      <w:r w:rsidR="004228FD" w:rsidRPr="00BF1361">
        <w:rPr>
          <w:rFonts w:ascii="Arial" w:hAnsi="Arial" w:cs="Arial"/>
          <w:sz w:val="22"/>
        </w:rPr>
        <w:t xml:space="preserve">select </w:t>
      </w:r>
      <w:r w:rsidR="003F0FF8">
        <w:rPr>
          <w:rFonts w:ascii="Arial" w:hAnsi="Arial" w:cs="Arial"/>
          <w:sz w:val="22"/>
        </w:rPr>
        <w:t xml:space="preserve">the </w:t>
      </w:r>
      <w:r w:rsidR="004228FD">
        <w:rPr>
          <w:rFonts w:ascii="Arial" w:hAnsi="Arial" w:cs="Arial"/>
          <w:sz w:val="22"/>
        </w:rPr>
        <w:t>required</w:t>
      </w:r>
      <w:r w:rsidRPr="00BF1361">
        <w:rPr>
          <w:rFonts w:ascii="Arial" w:hAnsi="Arial" w:cs="Arial"/>
          <w:sz w:val="22"/>
        </w:rPr>
        <w:t xml:space="preserve"> language, click on language drop-down menu</w:t>
      </w:r>
      <w:r w:rsidR="00BF39E6">
        <w:rPr>
          <w:rFonts w:ascii="Arial" w:hAnsi="Arial" w:cs="Arial"/>
          <w:sz w:val="22"/>
        </w:rPr>
        <w:t>.</w:t>
      </w:r>
    </w:p>
    <w:p w14:paraId="471892E7" w14:textId="6BD0E012" w:rsidR="00C3072D" w:rsidRDefault="00EB12FA" w:rsidP="00EB12FA">
      <w:pPr>
        <w:spacing w:after="0"/>
        <w:ind w:left="-990"/>
      </w:pPr>
      <w:r>
        <w:rPr>
          <w:noProof/>
        </w:rPr>
        <w:drawing>
          <wp:inline distT="0" distB="0" distL="0" distR="0" wp14:anchorId="03C86E09" wp14:editId="2EBE0315">
            <wp:extent cx="6981825" cy="4766438"/>
            <wp:effectExtent l="152400" t="152400" r="352425" b="3581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90"/>
                    <a:stretch/>
                  </pic:blipFill>
                  <pic:spPr bwMode="auto">
                    <a:xfrm>
                      <a:off x="0" y="0"/>
                      <a:ext cx="6994222" cy="4774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888A7" w14:textId="38744E7A" w:rsidR="00AE1663" w:rsidRPr="009F20D0" w:rsidRDefault="009F20D0" w:rsidP="00A814B6">
      <w:pPr>
        <w:pStyle w:val="Caption"/>
        <w:spacing w:after="0"/>
        <w:ind w:left="45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113" w:name="_Toc3803890"/>
      <w:r w:rsidRPr="009F20D0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9F20D0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9F20D0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9F20D0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2C6F25">
        <w:rPr>
          <w:rFonts w:ascii="Arial" w:hAnsi="Arial" w:cs="Arial"/>
          <w:b/>
          <w:i w:val="0"/>
          <w:noProof/>
          <w:color w:val="auto"/>
          <w:sz w:val="22"/>
          <w:szCs w:val="22"/>
        </w:rPr>
        <w:t>3</w:t>
      </w:r>
      <w:r w:rsidRPr="009F20D0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9F20D0">
        <w:rPr>
          <w:rFonts w:ascii="Arial" w:hAnsi="Arial" w:cs="Arial"/>
          <w:b/>
          <w:i w:val="0"/>
          <w:color w:val="auto"/>
          <w:sz w:val="22"/>
          <w:szCs w:val="22"/>
        </w:rPr>
        <w:t>-Language Menu</w:t>
      </w:r>
      <w:bookmarkEnd w:id="113"/>
    </w:p>
    <w:p w14:paraId="6C2F3540" w14:textId="77777777" w:rsidR="00AE1663" w:rsidRDefault="00AE1663" w:rsidP="00A055C7">
      <w:pPr>
        <w:ind w:left="-630"/>
      </w:pPr>
    </w:p>
    <w:p w14:paraId="6A1AB622" w14:textId="77777777" w:rsidR="00AE1663" w:rsidRDefault="00AE1663" w:rsidP="00A055C7">
      <w:pPr>
        <w:ind w:left="-630"/>
      </w:pPr>
    </w:p>
    <w:p w14:paraId="1DCA271F" w14:textId="77777777" w:rsidR="00AE1663" w:rsidRDefault="00AE1663" w:rsidP="00A055C7">
      <w:pPr>
        <w:ind w:left="-630"/>
      </w:pPr>
    </w:p>
    <w:p w14:paraId="6F4B91E5" w14:textId="77777777" w:rsidR="009F20D0" w:rsidRDefault="009F20D0" w:rsidP="00A055C7">
      <w:pPr>
        <w:ind w:left="-630"/>
      </w:pPr>
    </w:p>
    <w:p w14:paraId="412902E4" w14:textId="77777777" w:rsidR="00B0607B" w:rsidRDefault="00B0607B" w:rsidP="00A055C7">
      <w:pPr>
        <w:ind w:left="-630"/>
      </w:pPr>
    </w:p>
    <w:p w14:paraId="5D60B2AD" w14:textId="77777777" w:rsidR="00B0607B" w:rsidRDefault="00B0607B" w:rsidP="00A055C7">
      <w:pPr>
        <w:ind w:left="-630"/>
      </w:pPr>
    </w:p>
    <w:p w14:paraId="61B38C7C" w14:textId="77777777" w:rsidR="00AE1663" w:rsidRPr="00C3072D" w:rsidRDefault="00AE1663" w:rsidP="00A055C7">
      <w:pPr>
        <w:ind w:left="-630"/>
      </w:pPr>
    </w:p>
    <w:p w14:paraId="402151A1" w14:textId="77777777" w:rsidR="00ED6458" w:rsidRPr="004051B5" w:rsidRDefault="00ED6458" w:rsidP="00ED6458">
      <w:pPr>
        <w:pStyle w:val="Heading1"/>
        <w:numPr>
          <w:ilvl w:val="2"/>
          <w:numId w:val="1"/>
        </w:numPr>
        <w:spacing w:line="360" w:lineRule="auto"/>
        <w:ind w:left="-270"/>
        <w:rPr>
          <w:rFonts w:ascii="Arial" w:hAnsi="Arial" w:cs="Arial"/>
          <w:b/>
          <w:color w:val="auto"/>
          <w:sz w:val="28"/>
          <w:szCs w:val="28"/>
        </w:rPr>
      </w:pPr>
      <w:bookmarkStart w:id="114" w:name="_Toc4057648"/>
      <w:r w:rsidRPr="004051B5">
        <w:rPr>
          <w:rFonts w:ascii="Arial" w:hAnsi="Arial" w:cs="Arial"/>
          <w:b/>
          <w:color w:val="auto"/>
          <w:sz w:val="28"/>
          <w:szCs w:val="28"/>
        </w:rPr>
        <w:lastRenderedPageBreak/>
        <w:t>Notification Alert</w:t>
      </w:r>
      <w:r>
        <w:rPr>
          <w:rFonts w:ascii="Arial" w:hAnsi="Arial" w:cs="Arial"/>
          <w:b/>
          <w:color w:val="auto"/>
          <w:sz w:val="28"/>
          <w:szCs w:val="28"/>
        </w:rPr>
        <w:t>s</w:t>
      </w:r>
      <w:bookmarkEnd w:id="114"/>
      <w:r w:rsidRPr="006A0B19">
        <w:rPr>
          <w:rFonts w:ascii="Arial" w:hAnsi="Arial" w:cs="Arial"/>
          <w:b/>
          <w:noProof/>
          <w:color w:val="auto"/>
          <w:sz w:val="28"/>
          <w:szCs w:val="28"/>
        </w:rPr>
        <w:t xml:space="preserve"> </w:t>
      </w:r>
    </w:p>
    <w:p w14:paraId="59456C7F" w14:textId="1736C02D" w:rsidR="00ED6458" w:rsidRDefault="00ED6458" w:rsidP="00ED6458">
      <w:pPr>
        <w:pStyle w:val="ListParagraph"/>
        <w:numPr>
          <w:ilvl w:val="0"/>
          <w:numId w:val="23"/>
        </w:numPr>
        <w:ind w:left="270" w:hanging="270"/>
        <w:rPr>
          <w:rFonts w:ascii="Arial" w:hAnsi="Arial" w:cs="Arial"/>
        </w:rPr>
      </w:pPr>
      <w:r w:rsidRPr="00BF39E6">
        <w:rPr>
          <w:rFonts w:ascii="Arial" w:hAnsi="Arial" w:cs="Arial"/>
          <w:sz w:val="22"/>
        </w:rPr>
        <w:t>To view notification</w:t>
      </w:r>
      <w:r w:rsidR="00BF39E6" w:rsidRPr="00BF39E6">
        <w:rPr>
          <w:rFonts w:ascii="Arial" w:hAnsi="Arial" w:cs="Arial"/>
          <w:sz w:val="22"/>
        </w:rPr>
        <w:t>(s)</w:t>
      </w:r>
      <w:r w:rsidRPr="00BF39E6">
        <w:rPr>
          <w:rFonts w:ascii="Arial" w:hAnsi="Arial" w:cs="Arial"/>
          <w:sz w:val="22"/>
        </w:rPr>
        <w:t xml:space="preserve">, click </w:t>
      </w:r>
      <w:r w:rsidR="004228FD" w:rsidRPr="00BF39E6">
        <w:rPr>
          <w:rFonts w:ascii="Arial" w:hAnsi="Arial" w:cs="Arial"/>
          <w:sz w:val="22"/>
        </w:rPr>
        <w:t xml:space="preserve">on </w:t>
      </w:r>
      <w:r w:rsidR="004228FD">
        <w:rPr>
          <w:rFonts w:ascii="Arial" w:hAnsi="Arial" w:cs="Arial"/>
          <w:sz w:val="22"/>
        </w:rPr>
        <w:t>notification</w:t>
      </w:r>
      <w:r w:rsidRPr="00BF39E6">
        <w:rPr>
          <w:rFonts w:ascii="Arial" w:hAnsi="Arial" w:cs="Arial"/>
          <w:sz w:val="22"/>
        </w:rPr>
        <w:t xml:space="preserve"> alert icon</w:t>
      </w:r>
      <w:r w:rsidR="001A2409">
        <w:rPr>
          <w:rFonts w:ascii="Arial" w:hAnsi="Arial" w:cs="Arial"/>
        </w:rPr>
        <w:t xml:space="preserve"> </w:t>
      </w:r>
      <w:r w:rsidR="001A2409" w:rsidRPr="004051B5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7557268" wp14:editId="0412E730">
            <wp:extent cx="419100" cy="38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2A43" w14:textId="77777777" w:rsidR="00C3072D" w:rsidRDefault="00B0607B" w:rsidP="00B0607B">
      <w:pPr>
        <w:spacing w:after="0"/>
        <w:ind w:left="-1170"/>
      </w:pPr>
      <w:r>
        <w:rPr>
          <w:noProof/>
        </w:rPr>
        <w:drawing>
          <wp:inline distT="0" distB="0" distL="0" distR="0" wp14:anchorId="643BC306" wp14:editId="63B5ABEC">
            <wp:extent cx="7105650" cy="4304384"/>
            <wp:effectExtent l="152400" t="152400" r="361950" b="3632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70"/>
                    <a:stretch/>
                  </pic:blipFill>
                  <pic:spPr bwMode="auto">
                    <a:xfrm>
                      <a:off x="0" y="0"/>
                      <a:ext cx="7116470" cy="4310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23C49" w14:textId="142CD88E" w:rsidR="00AE1663" w:rsidRPr="00307C47" w:rsidRDefault="009F20D0" w:rsidP="00DA7B34">
      <w:pPr>
        <w:pStyle w:val="Caption"/>
        <w:spacing w:after="0"/>
        <w:ind w:left="270"/>
        <w:jc w:val="center"/>
        <w:rPr>
          <w:rFonts w:ascii="Arial" w:hAnsi="Arial" w:cs="Arial"/>
          <w:b/>
          <w:i w:val="0"/>
          <w:sz w:val="22"/>
          <w:szCs w:val="22"/>
        </w:rPr>
      </w:pPr>
      <w:bookmarkStart w:id="115" w:name="_Toc3803891"/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2C6F25">
        <w:rPr>
          <w:rFonts w:ascii="Arial" w:hAnsi="Arial" w:cs="Arial"/>
          <w:b/>
          <w:i w:val="0"/>
          <w:noProof/>
          <w:color w:val="auto"/>
          <w:sz w:val="22"/>
          <w:szCs w:val="22"/>
        </w:rPr>
        <w:t>4</w: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t>-Notification Alert Icon</w:t>
      </w:r>
      <w:bookmarkEnd w:id="115"/>
    </w:p>
    <w:p w14:paraId="4B0F7E3B" w14:textId="77777777" w:rsidR="00AE1663" w:rsidRDefault="00AE1663" w:rsidP="00ED6458">
      <w:pPr>
        <w:ind w:left="-540"/>
      </w:pPr>
    </w:p>
    <w:p w14:paraId="2C6A82BD" w14:textId="77777777" w:rsidR="00AE1663" w:rsidRDefault="00AE1663" w:rsidP="00ED6458">
      <w:pPr>
        <w:ind w:left="-540"/>
      </w:pPr>
    </w:p>
    <w:p w14:paraId="0D265651" w14:textId="77777777" w:rsidR="00AE1663" w:rsidRDefault="00AE1663" w:rsidP="00ED6458">
      <w:pPr>
        <w:ind w:left="-540"/>
      </w:pPr>
    </w:p>
    <w:p w14:paraId="12CA2A1C" w14:textId="77777777" w:rsidR="00AE1663" w:rsidRDefault="00AE1663" w:rsidP="00ED6458">
      <w:pPr>
        <w:ind w:left="-540"/>
      </w:pPr>
    </w:p>
    <w:p w14:paraId="70BE2EFD" w14:textId="77777777" w:rsidR="00307C47" w:rsidRDefault="00307C47" w:rsidP="00ED6458">
      <w:pPr>
        <w:ind w:left="-540"/>
      </w:pPr>
    </w:p>
    <w:p w14:paraId="4B1D904D" w14:textId="77777777" w:rsidR="00B0607B" w:rsidRDefault="00B0607B" w:rsidP="00ED6458">
      <w:pPr>
        <w:ind w:left="-540"/>
      </w:pPr>
    </w:p>
    <w:p w14:paraId="4835C57F" w14:textId="77777777" w:rsidR="00B0607B" w:rsidRDefault="00B0607B" w:rsidP="00ED6458">
      <w:pPr>
        <w:ind w:left="-540"/>
      </w:pPr>
    </w:p>
    <w:p w14:paraId="51E665B6" w14:textId="77777777" w:rsidR="00307C47" w:rsidRPr="000561C5" w:rsidRDefault="00664211" w:rsidP="000561C5">
      <w:pPr>
        <w:pStyle w:val="Heading1"/>
        <w:numPr>
          <w:ilvl w:val="1"/>
          <w:numId w:val="1"/>
        </w:numPr>
        <w:spacing w:line="480" w:lineRule="auto"/>
        <w:ind w:left="-180"/>
        <w:rPr>
          <w:rFonts w:ascii="Arial" w:hAnsi="Arial" w:cs="Arial"/>
          <w:b/>
          <w:color w:val="auto"/>
          <w:sz w:val="28"/>
          <w:szCs w:val="28"/>
        </w:rPr>
      </w:pPr>
      <w:bookmarkStart w:id="116" w:name="_Toc4057649"/>
      <w:r>
        <w:rPr>
          <w:rFonts w:ascii="Arial" w:hAnsi="Arial" w:cs="Arial"/>
          <w:b/>
          <w:color w:val="auto"/>
          <w:sz w:val="28"/>
          <w:szCs w:val="28"/>
        </w:rPr>
        <w:lastRenderedPageBreak/>
        <w:t>Dashboard</w:t>
      </w:r>
      <w:bookmarkEnd w:id="116"/>
      <w:r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p w14:paraId="0ED8E963" w14:textId="77777777" w:rsidR="00664211" w:rsidRPr="00E927A8" w:rsidRDefault="00664211" w:rsidP="00664211">
      <w:pPr>
        <w:pStyle w:val="ListParagraph"/>
        <w:tabs>
          <w:tab w:val="left" w:pos="2070"/>
        </w:tabs>
        <w:ind w:left="0" w:right="1197"/>
        <w:rPr>
          <w:rFonts w:ascii="Arial" w:hAnsi="Arial" w:cs="Arial"/>
          <w:sz w:val="22"/>
          <w:lang w:eastAsia="ja-JP"/>
        </w:rPr>
      </w:pPr>
      <w:r w:rsidRPr="00FC71D9">
        <w:rPr>
          <w:rFonts w:ascii="Arial" w:hAnsi="Arial" w:cs="Arial"/>
          <w:sz w:val="22"/>
        </w:rPr>
        <w:t>By clicking on “login” button, user</w:t>
      </w:r>
      <w:r w:rsidR="00BF39E6">
        <w:rPr>
          <w:rFonts w:ascii="Arial" w:hAnsi="Arial" w:cs="Arial"/>
          <w:sz w:val="22"/>
        </w:rPr>
        <w:t xml:space="preserve"> will be redirected</w:t>
      </w:r>
      <w:r w:rsidRPr="00FC71D9">
        <w:rPr>
          <w:rFonts w:ascii="Arial" w:hAnsi="Arial" w:cs="Arial"/>
          <w:sz w:val="22"/>
        </w:rPr>
        <w:t xml:space="preserve"> to dashboard screen that </w:t>
      </w:r>
      <w:r w:rsidR="004228FD" w:rsidRPr="00FC71D9">
        <w:rPr>
          <w:rFonts w:ascii="Arial" w:hAnsi="Arial" w:cs="Arial"/>
          <w:sz w:val="22"/>
        </w:rPr>
        <w:t xml:space="preserve">displays </w:t>
      </w:r>
      <w:r w:rsidR="004228FD">
        <w:rPr>
          <w:rFonts w:ascii="Arial" w:hAnsi="Arial" w:cs="Arial"/>
          <w:sz w:val="22"/>
        </w:rPr>
        <w:t>total</w:t>
      </w:r>
      <w:r w:rsidRPr="00FC71D9">
        <w:rPr>
          <w:rFonts w:ascii="Arial" w:hAnsi="Arial" w:cs="Arial"/>
          <w:sz w:val="22"/>
        </w:rPr>
        <w:t xml:space="preserve"> count of </w:t>
      </w:r>
      <w:r w:rsidR="007A45EC">
        <w:rPr>
          <w:rFonts w:ascii="Arial" w:hAnsi="Arial" w:cs="Arial"/>
          <w:sz w:val="22"/>
        </w:rPr>
        <w:t>"P</w:t>
      </w:r>
      <w:r w:rsidRPr="00FC71D9">
        <w:rPr>
          <w:rFonts w:ascii="Arial" w:hAnsi="Arial" w:cs="Arial"/>
          <w:sz w:val="22"/>
        </w:rPr>
        <w:t xml:space="preserve">ending </w:t>
      </w:r>
      <w:r w:rsidR="007514D6">
        <w:rPr>
          <w:rFonts w:ascii="Arial" w:hAnsi="Arial" w:cs="Arial"/>
          <w:sz w:val="22"/>
        </w:rPr>
        <w:t>R</w:t>
      </w:r>
      <w:r w:rsidRPr="00FC71D9">
        <w:rPr>
          <w:rFonts w:ascii="Arial" w:hAnsi="Arial" w:cs="Arial"/>
          <w:sz w:val="22"/>
        </w:rPr>
        <w:t>eviews</w:t>
      </w:r>
      <w:r w:rsidR="007514D6">
        <w:rPr>
          <w:rFonts w:ascii="Arial" w:hAnsi="Arial" w:cs="Arial"/>
          <w:sz w:val="22"/>
        </w:rPr>
        <w:t>”</w:t>
      </w:r>
      <w:r w:rsidRPr="00FC71D9">
        <w:rPr>
          <w:rFonts w:ascii="Arial" w:hAnsi="Arial" w:cs="Arial"/>
          <w:sz w:val="22"/>
        </w:rPr>
        <w:t xml:space="preserve">, </w:t>
      </w:r>
      <w:r w:rsidR="007514D6">
        <w:rPr>
          <w:rFonts w:ascii="Arial" w:hAnsi="Arial" w:cs="Arial"/>
          <w:sz w:val="22"/>
        </w:rPr>
        <w:t>“</w:t>
      </w:r>
      <w:r w:rsidRPr="00FC71D9">
        <w:rPr>
          <w:rFonts w:ascii="Arial" w:hAnsi="Arial" w:cs="Arial"/>
          <w:sz w:val="22"/>
        </w:rPr>
        <w:t>Awaited Documents</w:t>
      </w:r>
      <w:r w:rsidR="007514D6">
        <w:rPr>
          <w:rFonts w:ascii="Arial" w:hAnsi="Arial" w:cs="Arial"/>
          <w:sz w:val="22"/>
        </w:rPr>
        <w:t>”</w:t>
      </w:r>
      <w:r w:rsidRPr="00FC71D9">
        <w:rPr>
          <w:rFonts w:ascii="Arial" w:hAnsi="Arial" w:cs="Arial"/>
          <w:sz w:val="22"/>
        </w:rPr>
        <w:t xml:space="preserve">, </w:t>
      </w:r>
      <w:r w:rsidR="007514D6">
        <w:rPr>
          <w:rFonts w:ascii="Arial" w:hAnsi="Arial" w:cs="Arial"/>
          <w:sz w:val="22"/>
        </w:rPr>
        <w:t>“</w:t>
      </w:r>
      <w:r w:rsidRPr="00FC71D9">
        <w:rPr>
          <w:rFonts w:ascii="Arial" w:hAnsi="Arial" w:cs="Arial"/>
          <w:sz w:val="22"/>
        </w:rPr>
        <w:t>In-Review Requests</w:t>
      </w:r>
      <w:r w:rsidR="007514D6">
        <w:rPr>
          <w:rFonts w:ascii="Arial" w:hAnsi="Arial" w:cs="Arial"/>
          <w:sz w:val="22"/>
        </w:rPr>
        <w:t>”</w:t>
      </w:r>
      <w:r w:rsidRPr="00FC71D9">
        <w:rPr>
          <w:rFonts w:ascii="Arial" w:hAnsi="Arial" w:cs="Arial"/>
          <w:sz w:val="22"/>
        </w:rPr>
        <w:t xml:space="preserve"> and </w:t>
      </w:r>
      <w:r w:rsidR="007514D6">
        <w:rPr>
          <w:rFonts w:ascii="Arial" w:hAnsi="Arial" w:cs="Arial"/>
          <w:sz w:val="22"/>
        </w:rPr>
        <w:t>“</w:t>
      </w:r>
      <w:r w:rsidRPr="00FC71D9">
        <w:rPr>
          <w:rFonts w:ascii="Arial" w:hAnsi="Arial" w:cs="Arial"/>
          <w:sz w:val="22"/>
        </w:rPr>
        <w:t>Information Requested</w:t>
      </w:r>
      <w:r w:rsidR="007514D6">
        <w:rPr>
          <w:rFonts w:ascii="Arial" w:hAnsi="Arial" w:cs="Arial"/>
          <w:sz w:val="22"/>
        </w:rPr>
        <w:t>”</w:t>
      </w:r>
      <w:r>
        <w:rPr>
          <w:rFonts w:ascii="Arial" w:hAnsi="Arial" w:cs="Arial"/>
          <w:sz w:val="22"/>
        </w:rPr>
        <w:t xml:space="preserve"> requests</w:t>
      </w:r>
      <w:r w:rsidRPr="00FC71D9">
        <w:rPr>
          <w:rFonts w:ascii="Arial" w:hAnsi="Arial" w:cs="Arial"/>
          <w:sz w:val="22"/>
        </w:rPr>
        <w:t xml:space="preserve">. </w:t>
      </w:r>
      <w:r w:rsidRPr="00FC71D9">
        <w:rPr>
          <w:rFonts w:ascii="Arial" w:hAnsi="Arial" w:cs="Arial"/>
          <w:sz w:val="22"/>
          <w:lang w:eastAsia="ja-JP"/>
        </w:rPr>
        <w:t xml:space="preserve">Also, it </w:t>
      </w:r>
      <w:r w:rsidR="004228FD" w:rsidRPr="00FC71D9">
        <w:rPr>
          <w:rFonts w:ascii="Arial" w:hAnsi="Arial" w:cs="Arial"/>
          <w:sz w:val="22"/>
          <w:lang w:eastAsia="ja-JP"/>
        </w:rPr>
        <w:t xml:space="preserve">displays </w:t>
      </w:r>
      <w:r w:rsidR="004228FD">
        <w:rPr>
          <w:rFonts w:ascii="Arial" w:hAnsi="Arial" w:cs="Arial"/>
          <w:sz w:val="22"/>
          <w:lang w:eastAsia="ja-JP"/>
        </w:rPr>
        <w:t>recent</w:t>
      </w:r>
      <w:r w:rsidRPr="00FC71D9">
        <w:rPr>
          <w:rFonts w:ascii="Arial" w:hAnsi="Arial" w:cs="Arial"/>
          <w:sz w:val="22"/>
          <w:lang w:eastAsia="ja-JP"/>
        </w:rPr>
        <w:t xml:space="preserve"> pending requests along with their details.</w:t>
      </w:r>
    </w:p>
    <w:p w14:paraId="327E2E84" w14:textId="1F3C68C9" w:rsidR="00375256" w:rsidRDefault="00EB12FA" w:rsidP="003F0AD9">
      <w:pPr>
        <w:spacing w:after="0"/>
        <w:ind w:left="-1080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64C5C88D" wp14:editId="07F1A625">
            <wp:extent cx="7038975" cy="4218873"/>
            <wp:effectExtent l="152400" t="152400" r="352425" b="3536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" b="19534"/>
                    <a:stretch/>
                  </pic:blipFill>
                  <pic:spPr bwMode="auto">
                    <a:xfrm>
                      <a:off x="0" y="0"/>
                      <a:ext cx="7055935" cy="4229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B5698" w14:textId="569D4787" w:rsidR="00375256" w:rsidRPr="00307C47" w:rsidRDefault="00307C47" w:rsidP="00307C47">
      <w:pPr>
        <w:pStyle w:val="Caption"/>
        <w:spacing w:after="0"/>
        <w:jc w:val="center"/>
        <w:rPr>
          <w:rFonts w:ascii="Arial" w:hAnsi="Arial" w:cs="Arial"/>
          <w:b/>
          <w:i w:val="0"/>
          <w:sz w:val="22"/>
          <w:szCs w:val="22"/>
        </w:rPr>
      </w:pPr>
      <w:bookmarkStart w:id="117" w:name="_Toc3803892"/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2C6F25">
        <w:rPr>
          <w:rFonts w:ascii="Arial" w:hAnsi="Arial" w:cs="Arial"/>
          <w:b/>
          <w:i w:val="0"/>
          <w:noProof/>
          <w:color w:val="auto"/>
          <w:sz w:val="22"/>
          <w:szCs w:val="22"/>
        </w:rPr>
        <w:t>5</w: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t>-Dashboard</w:t>
      </w:r>
      <w:bookmarkEnd w:id="117"/>
    </w:p>
    <w:p w14:paraId="6CC5DA7C" w14:textId="77777777" w:rsidR="00375256" w:rsidRDefault="00375256" w:rsidP="00375256">
      <w:pPr>
        <w:ind w:left="-720"/>
        <w:rPr>
          <w:rFonts w:ascii="Arial" w:hAnsi="Arial" w:cs="Arial"/>
          <w:b/>
          <w:sz w:val="28"/>
          <w:szCs w:val="28"/>
        </w:rPr>
      </w:pPr>
    </w:p>
    <w:p w14:paraId="7D5BBC02" w14:textId="77777777" w:rsidR="00375256" w:rsidRDefault="00375256" w:rsidP="00375256">
      <w:pPr>
        <w:ind w:left="-720"/>
        <w:rPr>
          <w:rFonts w:ascii="Arial" w:hAnsi="Arial" w:cs="Arial"/>
          <w:b/>
          <w:sz w:val="28"/>
          <w:szCs w:val="28"/>
        </w:rPr>
      </w:pPr>
    </w:p>
    <w:p w14:paraId="43488765" w14:textId="77777777" w:rsidR="00375256" w:rsidRDefault="00375256" w:rsidP="00375256">
      <w:pPr>
        <w:ind w:left="-720"/>
        <w:rPr>
          <w:rFonts w:ascii="Arial" w:hAnsi="Arial" w:cs="Arial"/>
          <w:b/>
          <w:sz w:val="28"/>
          <w:szCs w:val="28"/>
        </w:rPr>
      </w:pPr>
    </w:p>
    <w:p w14:paraId="507F1278" w14:textId="77777777" w:rsidR="007C2524" w:rsidRDefault="007C2524" w:rsidP="00375256">
      <w:pPr>
        <w:ind w:left="-720"/>
        <w:rPr>
          <w:rFonts w:ascii="Arial" w:hAnsi="Arial" w:cs="Arial"/>
          <w:b/>
          <w:sz w:val="28"/>
          <w:szCs w:val="28"/>
        </w:rPr>
      </w:pPr>
    </w:p>
    <w:p w14:paraId="35F46B33" w14:textId="77777777" w:rsidR="004D4E04" w:rsidRDefault="004D4E04" w:rsidP="00375256">
      <w:pPr>
        <w:ind w:left="-720"/>
        <w:rPr>
          <w:rFonts w:ascii="Arial" w:hAnsi="Arial" w:cs="Arial"/>
          <w:b/>
          <w:sz w:val="28"/>
          <w:szCs w:val="28"/>
        </w:rPr>
      </w:pPr>
    </w:p>
    <w:p w14:paraId="7CC142B0" w14:textId="77777777" w:rsidR="00ED6458" w:rsidRPr="00F023D4" w:rsidRDefault="004D4E04" w:rsidP="00F023D4">
      <w:pPr>
        <w:pStyle w:val="Heading1"/>
        <w:numPr>
          <w:ilvl w:val="2"/>
          <w:numId w:val="1"/>
        </w:numPr>
        <w:spacing w:line="480" w:lineRule="auto"/>
        <w:ind w:left="-270"/>
        <w:rPr>
          <w:rFonts w:ascii="Arial" w:hAnsi="Arial" w:cs="Arial"/>
          <w:b/>
          <w:color w:val="auto"/>
          <w:sz w:val="28"/>
          <w:szCs w:val="28"/>
        </w:rPr>
      </w:pPr>
      <w:bookmarkStart w:id="118" w:name="_Toc4057650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FF7F44" wp14:editId="2BC254BB">
            <wp:simplePos x="0" y="0"/>
            <wp:positionH relativeFrom="column">
              <wp:posOffset>2505075</wp:posOffset>
            </wp:positionH>
            <wp:positionV relativeFrom="paragraph">
              <wp:posOffset>266700</wp:posOffset>
            </wp:positionV>
            <wp:extent cx="409575" cy="333375"/>
            <wp:effectExtent l="133350" t="114300" r="104775" b="14287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33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458">
        <w:rPr>
          <w:rFonts w:ascii="Arial" w:hAnsi="Arial" w:cs="Arial"/>
          <w:b/>
          <w:color w:val="auto"/>
          <w:sz w:val="28"/>
          <w:szCs w:val="28"/>
        </w:rPr>
        <w:t xml:space="preserve">System </w:t>
      </w:r>
      <w:r w:rsidR="00ED6458" w:rsidRPr="0047612C">
        <w:rPr>
          <w:rFonts w:ascii="Arial" w:hAnsi="Arial" w:cs="Arial"/>
          <w:b/>
          <w:color w:val="auto"/>
          <w:sz w:val="28"/>
          <w:szCs w:val="28"/>
        </w:rPr>
        <w:t>Instructions</w:t>
      </w:r>
      <w:bookmarkEnd w:id="118"/>
      <w:r w:rsidR="00ED6458" w:rsidRPr="00F023D4"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p w14:paraId="1D285EDD" w14:textId="77777777" w:rsidR="00ED6458" w:rsidRPr="00AE1663" w:rsidRDefault="00ED6458" w:rsidP="00ED6458">
      <w:pPr>
        <w:pStyle w:val="ListParagraph"/>
        <w:numPr>
          <w:ilvl w:val="0"/>
          <w:numId w:val="24"/>
        </w:numPr>
        <w:ind w:left="270" w:hanging="270"/>
        <w:rPr>
          <w:rFonts w:ascii="Arial" w:hAnsi="Arial" w:cs="Arial"/>
          <w:sz w:val="22"/>
        </w:rPr>
      </w:pPr>
      <w:r w:rsidRPr="00AE1663">
        <w:rPr>
          <w:rFonts w:ascii="Arial" w:hAnsi="Arial" w:cs="Arial"/>
          <w:sz w:val="22"/>
        </w:rPr>
        <w:t xml:space="preserve">To </w:t>
      </w:r>
      <w:r w:rsidR="004228FD" w:rsidRPr="00AE1663">
        <w:rPr>
          <w:rFonts w:ascii="Arial" w:hAnsi="Arial" w:cs="Arial"/>
          <w:sz w:val="22"/>
        </w:rPr>
        <w:t xml:space="preserve">view </w:t>
      </w:r>
      <w:r w:rsidR="004228FD">
        <w:rPr>
          <w:rFonts w:ascii="Arial" w:hAnsi="Arial" w:cs="Arial"/>
          <w:sz w:val="22"/>
        </w:rPr>
        <w:t>instructions</w:t>
      </w:r>
      <w:r w:rsidRPr="00AE1663">
        <w:rPr>
          <w:rFonts w:ascii="Arial" w:hAnsi="Arial" w:cs="Arial"/>
          <w:sz w:val="22"/>
        </w:rPr>
        <w:t>, click on icon</w:t>
      </w:r>
      <w:r w:rsidR="00E879CD">
        <w:rPr>
          <w:rFonts w:ascii="Arial" w:hAnsi="Arial" w:cs="Arial"/>
          <w:sz w:val="22"/>
        </w:rPr>
        <w:t xml:space="preserve"> </w:t>
      </w:r>
    </w:p>
    <w:p w14:paraId="30CC00C1" w14:textId="682054CB" w:rsidR="00C3072D" w:rsidRDefault="003F0AD9" w:rsidP="004D4E04">
      <w:pPr>
        <w:spacing w:after="0"/>
        <w:ind w:left="-1170"/>
      </w:pPr>
      <w:r>
        <w:rPr>
          <w:noProof/>
        </w:rPr>
        <w:drawing>
          <wp:inline distT="0" distB="0" distL="0" distR="0" wp14:anchorId="7ABC0DE2" wp14:editId="61F7A779">
            <wp:extent cx="7229475" cy="4066580"/>
            <wp:effectExtent l="152400" t="152400" r="352425" b="3530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" b="24173"/>
                    <a:stretch/>
                  </pic:blipFill>
                  <pic:spPr bwMode="auto">
                    <a:xfrm>
                      <a:off x="0" y="0"/>
                      <a:ext cx="7246494" cy="4076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5B5FF" w14:textId="7F09BA9D" w:rsidR="00264B76" w:rsidRPr="00307C47" w:rsidRDefault="00307C47" w:rsidP="00307C47">
      <w:pPr>
        <w:pStyle w:val="Caption"/>
        <w:spacing w:after="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119" w:name="_Toc3803893"/>
      <w:bookmarkStart w:id="120" w:name="_Toc527395003"/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2C6F25">
        <w:rPr>
          <w:rFonts w:ascii="Arial" w:hAnsi="Arial" w:cs="Arial"/>
          <w:b/>
          <w:i w:val="0"/>
          <w:noProof/>
          <w:color w:val="auto"/>
          <w:sz w:val="22"/>
          <w:szCs w:val="22"/>
        </w:rPr>
        <w:t>6</w: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t>-System Instructions</w:t>
      </w:r>
      <w:bookmarkEnd w:id="119"/>
    </w:p>
    <w:p w14:paraId="1663AEDD" w14:textId="77777777" w:rsidR="00264B76" w:rsidRDefault="00264B76" w:rsidP="00AE1663">
      <w:pPr>
        <w:rPr>
          <w:rFonts w:ascii="Arial" w:hAnsi="Arial" w:cs="Arial"/>
        </w:rPr>
      </w:pPr>
    </w:p>
    <w:p w14:paraId="093802BF" w14:textId="77777777" w:rsidR="00264B76" w:rsidRDefault="00264B76" w:rsidP="00AE1663">
      <w:pPr>
        <w:rPr>
          <w:rFonts w:ascii="Arial" w:hAnsi="Arial" w:cs="Arial"/>
        </w:rPr>
      </w:pPr>
    </w:p>
    <w:p w14:paraId="44CDFE2D" w14:textId="77777777" w:rsidR="00307C47" w:rsidRDefault="00307C47" w:rsidP="00AE1663">
      <w:pPr>
        <w:rPr>
          <w:rFonts w:ascii="Arial" w:hAnsi="Arial" w:cs="Arial"/>
        </w:rPr>
      </w:pPr>
    </w:p>
    <w:p w14:paraId="2D9CE54E" w14:textId="77777777" w:rsidR="00264B76" w:rsidRDefault="00264B76" w:rsidP="00AE1663">
      <w:pPr>
        <w:rPr>
          <w:rFonts w:ascii="Arial" w:hAnsi="Arial" w:cs="Arial"/>
        </w:rPr>
      </w:pPr>
    </w:p>
    <w:p w14:paraId="7715BCD2" w14:textId="77777777" w:rsidR="00264B76" w:rsidRDefault="00264B76" w:rsidP="00AE1663">
      <w:pPr>
        <w:rPr>
          <w:rFonts w:ascii="Arial" w:hAnsi="Arial" w:cs="Arial"/>
        </w:rPr>
      </w:pPr>
    </w:p>
    <w:p w14:paraId="17F9BC2D" w14:textId="77777777" w:rsidR="004D4E04" w:rsidRDefault="004D4E04" w:rsidP="00AE1663">
      <w:pPr>
        <w:rPr>
          <w:rFonts w:ascii="Arial" w:hAnsi="Arial" w:cs="Arial"/>
        </w:rPr>
      </w:pPr>
    </w:p>
    <w:p w14:paraId="62B4D5CC" w14:textId="77777777" w:rsidR="00264B76" w:rsidRDefault="00264B76" w:rsidP="00AE1663">
      <w:pPr>
        <w:rPr>
          <w:rFonts w:ascii="Arial" w:hAnsi="Arial" w:cs="Arial"/>
        </w:rPr>
      </w:pPr>
    </w:p>
    <w:p w14:paraId="4E7AEFF0" w14:textId="77777777" w:rsidR="004228FD" w:rsidRDefault="004228FD" w:rsidP="00AE1663">
      <w:pPr>
        <w:rPr>
          <w:rFonts w:ascii="Arial" w:hAnsi="Arial" w:cs="Arial"/>
        </w:rPr>
      </w:pPr>
    </w:p>
    <w:p w14:paraId="5D53BB8D" w14:textId="77777777" w:rsidR="004228FD" w:rsidRDefault="004228FD" w:rsidP="00AE1663">
      <w:pPr>
        <w:rPr>
          <w:rFonts w:ascii="Arial" w:hAnsi="Arial" w:cs="Arial"/>
        </w:rPr>
      </w:pPr>
    </w:p>
    <w:p w14:paraId="704F099B" w14:textId="77777777" w:rsidR="00D61C84" w:rsidRDefault="00D61C84" w:rsidP="00E77454">
      <w:pPr>
        <w:rPr>
          <w:rFonts w:ascii="Arial" w:hAnsi="Arial" w:cs="Arial"/>
        </w:rPr>
      </w:pPr>
      <w:r w:rsidRPr="00E7745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926526" wp14:editId="0A3F0892">
            <wp:simplePos x="0" y="0"/>
            <wp:positionH relativeFrom="column">
              <wp:posOffset>2190750</wp:posOffset>
            </wp:positionH>
            <wp:positionV relativeFrom="paragraph">
              <wp:posOffset>114300</wp:posOffset>
            </wp:positionV>
            <wp:extent cx="409575" cy="333375"/>
            <wp:effectExtent l="133350" t="114300" r="104775" b="14287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33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0630A" w14:textId="77777777" w:rsidR="001546FB" w:rsidRDefault="001546FB" w:rsidP="00E174BD">
      <w:pPr>
        <w:ind w:left="270"/>
        <w:rPr>
          <w:rFonts w:ascii="Arial" w:hAnsi="Arial" w:cs="Arial"/>
        </w:rPr>
      </w:pPr>
      <w:r w:rsidRPr="004A7BDB">
        <w:rPr>
          <w:rFonts w:ascii="Arial" w:hAnsi="Arial" w:cs="Arial"/>
        </w:rPr>
        <w:t xml:space="preserve">By clicking on </w:t>
      </w:r>
      <w:r w:rsidR="004228FD">
        <w:rPr>
          <w:rFonts w:ascii="Arial" w:hAnsi="Arial" w:cs="Arial"/>
        </w:rPr>
        <w:t xml:space="preserve">instructions </w:t>
      </w:r>
      <w:proofErr w:type="gramStart"/>
      <w:r w:rsidR="00E77454" w:rsidRPr="004A7BDB">
        <w:rPr>
          <w:rFonts w:ascii="Arial" w:hAnsi="Arial" w:cs="Arial"/>
        </w:rPr>
        <w:t>icon</w:t>
      </w:r>
      <w:proofErr w:type="gramEnd"/>
      <w:r w:rsidRPr="004A7BDB">
        <w:rPr>
          <w:rFonts w:ascii="Arial" w:hAnsi="Arial" w:cs="Arial"/>
        </w:rPr>
        <w:t xml:space="preserve"> a pop up will appear that </w:t>
      </w:r>
      <w:r w:rsidR="004228FD" w:rsidRPr="004A7BDB">
        <w:rPr>
          <w:rFonts w:ascii="Arial" w:hAnsi="Arial" w:cs="Arial"/>
        </w:rPr>
        <w:t xml:space="preserve">displays </w:t>
      </w:r>
      <w:r w:rsidR="004228FD">
        <w:rPr>
          <w:rFonts w:ascii="Arial" w:hAnsi="Arial" w:cs="Arial"/>
        </w:rPr>
        <w:t>instructions</w:t>
      </w:r>
      <w:r w:rsidR="005C7CA0">
        <w:rPr>
          <w:rFonts w:ascii="Arial" w:hAnsi="Arial" w:cs="Arial"/>
        </w:rPr>
        <w:t xml:space="preserve"> </w:t>
      </w:r>
      <w:r w:rsidR="004228FD">
        <w:rPr>
          <w:rFonts w:ascii="Arial" w:hAnsi="Arial" w:cs="Arial"/>
        </w:rPr>
        <w:t>for</w:t>
      </w:r>
      <w:r w:rsidR="004228FD" w:rsidRPr="004A7BDB">
        <w:rPr>
          <w:rFonts w:ascii="Arial" w:hAnsi="Arial" w:cs="Arial"/>
        </w:rPr>
        <w:t xml:space="preserve"> </w:t>
      </w:r>
      <w:r w:rsidR="004228FD">
        <w:rPr>
          <w:rFonts w:ascii="Arial" w:hAnsi="Arial" w:cs="Arial"/>
        </w:rPr>
        <w:t>user</w:t>
      </w:r>
      <w:r w:rsidR="004D4E04">
        <w:rPr>
          <w:rFonts w:ascii="Arial" w:hAnsi="Arial" w:cs="Arial"/>
        </w:rPr>
        <w:t>.</w:t>
      </w:r>
    </w:p>
    <w:p w14:paraId="1254477C" w14:textId="77777777" w:rsidR="00D61C84" w:rsidRPr="00D61C84" w:rsidRDefault="00264B76" w:rsidP="00D61C84">
      <w:pPr>
        <w:pStyle w:val="ListParagraph"/>
        <w:numPr>
          <w:ilvl w:val="0"/>
          <w:numId w:val="24"/>
        </w:numPr>
        <w:ind w:left="270" w:hanging="270"/>
        <w:rPr>
          <w:rFonts w:ascii="Arial" w:hAnsi="Arial" w:cs="Arial"/>
          <w:sz w:val="22"/>
        </w:rPr>
      </w:pPr>
      <w:bookmarkStart w:id="121" w:name="_Hlk3535525"/>
      <w:r>
        <w:rPr>
          <w:rFonts w:ascii="Arial" w:hAnsi="Arial" w:cs="Arial"/>
          <w:sz w:val="22"/>
        </w:rPr>
        <w:t>C</w:t>
      </w:r>
      <w:r w:rsidRPr="00921120">
        <w:rPr>
          <w:rFonts w:ascii="Arial" w:hAnsi="Arial" w:cs="Arial"/>
          <w:sz w:val="22"/>
        </w:rPr>
        <w:t>lick on “Close” button</w:t>
      </w:r>
      <w:r>
        <w:rPr>
          <w:rFonts w:ascii="Arial" w:hAnsi="Arial" w:cs="Arial"/>
          <w:sz w:val="22"/>
        </w:rPr>
        <w:t xml:space="preserve"> to proceed further</w:t>
      </w:r>
      <w:bookmarkEnd w:id="121"/>
      <w:r w:rsidR="000561C5">
        <w:rPr>
          <w:rFonts w:ascii="Arial" w:hAnsi="Arial" w:cs="Arial"/>
          <w:sz w:val="22"/>
        </w:rPr>
        <w:t>.</w:t>
      </w:r>
    </w:p>
    <w:p w14:paraId="46471326" w14:textId="77777777" w:rsidR="001546FB" w:rsidRDefault="00963CD1" w:rsidP="00866D31">
      <w:pPr>
        <w:spacing w:after="0"/>
        <w:ind w:left="-1170"/>
      </w:pPr>
      <w:r>
        <w:rPr>
          <w:noProof/>
        </w:rPr>
        <w:drawing>
          <wp:inline distT="0" distB="0" distL="0" distR="0" wp14:anchorId="2F38917F" wp14:editId="2832816A">
            <wp:extent cx="7200673" cy="4391025"/>
            <wp:effectExtent l="152400" t="152400" r="362585" b="3524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43"/>
                    <a:stretch/>
                  </pic:blipFill>
                  <pic:spPr bwMode="auto">
                    <a:xfrm>
                      <a:off x="0" y="0"/>
                      <a:ext cx="7219220" cy="4402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66E00" w14:textId="15FBD558" w:rsidR="001546FB" w:rsidRPr="00307C47" w:rsidRDefault="00307C47" w:rsidP="00866D31">
      <w:pPr>
        <w:pStyle w:val="Caption"/>
        <w:spacing w:after="0"/>
        <w:ind w:left="450"/>
        <w:jc w:val="center"/>
        <w:rPr>
          <w:rFonts w:ascii="Arial" w:hAnsi="Arial" w:cs="Arial"/>
          <w:b/>
          <w:i w:val="0"/>
          <w:sz w:val="22"/>
          <w:szCs w:val="22"/>
        </w:rPr>
      </w:pPr>
      <w:bookmarkStart w:id="122" w:name="_Toc3803894"/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2C6F25">
        <w:rPr>
          <w:rFonts w:ascii="Arial" w:hAnsi="Arial" w:cs="Arial"/>
          <w:b/>
          <w:i w:val="0"/>
          <w:noProof/>
          <w:color w:val="auto"/>
          <w:sz w:val="22"/>
          <w:szCs w:val="22"/>
        </w:rPr>
        <w:t>7</w: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t>-System Instructions 2</w:t>
      </w:r>
      <w:bookmarkEnd w:id="122"/>
    </w:p>
    <w:p w14:paraId="04A6BDA3" w14:textId="77777777" w:rsidR="00264B76" w:rsidRDefault="00264B76" w:rsidP="001546FB"/>
    <w:p w14:paraId="0BC5BC35" w14:textId="77777777" w:rsidR="00264B76" w:rsidRDefault="00264B76" w:rsidP="001546FB"/>
    <w:p w14:paraId="3BD1F440" w14:textId="77777777" w:rsidR="00264B76" w:rsidRDefault="00264B76" w:rsidP="001546FB"/>
    <w:p w14:paraId="00942188" w14:textId="77777777" w:rsidR="00264B76" w:rsidRDefault="00264B76" w:rsidP="001546FB"/>
    <w:p w14:paraId="4DD70F8F" w14:textId="77777777" w:rsidR="00264B76" w:rsidRDefault="00264B76" w:rsidP="001546FB"/>
    <w:p w14:paraId="4E7CC0C8" w14:textId="77777777" w:rsidR="00264B76" w:rsidRDefault="00264B76" w:rsidP="001546FB"/>
    <w:p w14:paraId="22FCAA2D" w14:textId="77777777" w:rsidR="001546FB" w:rsidRPr="001546FB" w:rsidRDefault="001546FB" w:rsidP="001546FB"/>
    <w:p w14:paraId="52193AF1" w14:textId="77777777" w:rsidR="00C3072D" w:rsidRPr="000561C5" w:rsidRDefault="00C3072D" w:rsidP="000561C5">
      <w:pPr>
        <w:pStyle w:val="Heading1"/>
        <w:numPr>
          <w:ilvl w:val="1"/>
          <w:numId w:val="1"/>
        </w:numPr>
        <w:spacing w:line="480" w:lineRule="auto"/>
        <w:ind w:left="-180"/>
        <w:rPr>
          <w:rFonts w:ascii="Arial" w:hAnsi="Arial" w:cs="Arial"/>
          <w:b/>
          <w:color w:val="auto"/>
        </w:rPr>
      </w:pPr>
      <w:bookmarkStart w:id="123" w:name="_De-Registration"/>
      <w:bookmarkStart w:id="124" w:name="_Toc4057651"/>
      <w:bookmarkEnd w:id="123"/>
      <w:r w:rsidRPr="00A77C77">
        <w:rPr>
          <w:rFonts w:ascii="Arial" w:hAnsi="Arial" w:cs="Arial"/>
          <w:b/>
          <w:color w:val="auto"/>
        </w:rPr>
        <w:lastRenderedPageBreak/>
        <w:t>D</w:t>
      </w:r>
      <w:r>
        <w:rPr>
          <w:rFonts w:ascii="Arial" w:hAnsi="Arial" w:cs="Arial"/>
          <w:b/>
          <w:color w:val="auto"/>
        </w:rPr>
        <w:t>e-</w:t>
      </w:r>
      <w:r w:rsidRPr="00A77C77">
        <w:rPr>
          <w:rFonts w:ascii="Arial" w:hAnsi="Arial" w:cs="Arial"/>
          <w:b/>
          <w:color w:val="auto"/>
        </w:rPr>
        <w:t>Registration</w:t>
      </w:r>
      <w:bookmarkEnd w:id="120"/>
      <w:bookmarkEnd w:id="124"/>
      <w:r w:rsidRPr="00A77C77">
        <w:rPr>
          <w:rFonts w:ascii="Arial" w:hAnsi="Arial" w:cs="Arial"/>
          <w:b/>
          <w:color w:val="auto"/>
        </w:rPr>
        <w:t xml:space="preserve"> </w:t>
      </w:r>
    </w:p>
    <w:p w14:paraId="2CF70B0A" w14:textId="77777777" w:rsidR="00AF7EFD" w:rsidRPr="001E6CF8" w:rsidRDefault="001A73FD" w:rsidP="002C6F25">
      <w:pPr>
        <w:pStyle w:val="ListParagraph"/>
        <w:numPr>
          <w:ilvl w:val="0"/>
          <w:numId w:val="13"/>
        </w:numPr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request for device deregistration, c</w:t>
      </w:r>
      <w:r w:rsidR="00C3072D" w:rsidRPr="001E6CF8">
        <w:rPr>
          <w:rFonts w:ascii="Arial" w:hAnsi="Arial" w:cs="Arial"/>
          <w:sz w:val="22"/>
        </w:rPr>
        <w:t xml:space="preserve">lick </w:t>
      </w:r>
      <w:r w:rsidR="00D95DAE" w:rsidRPr="001E6CF8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="00C3072D" w:rsidRPr="001E6CF8">
        <w:rPr>
          <w:rFonts w:ascii="Arial" w:hAnsi="Arial" w:cs="Arial"/>
          <w:sz w:val="22"/>
        </w:rPr>
        <w:t xml:space="preserve">De-Registration” tab </w:t>
      </w:r>
      <w:r w:rsidR="00D95DAE" w:rsidRPr="001E6CF8">
        <w:rPr>
          <w:rFonts w:ascii="Arial" w:hAnsi="Arial" w:cs="Arial"/>
          <w:sz w:val="22"/>
        </w:rPr>
        <w:t xml:space="preserve">under </w:t>
      </w:r>
      <w:r w:rsidR="00D95DAE">
        <w:rPr>
          <w:rFonts w:ascii="Arial" w:hAnsi="Arial" w:cs="Arial"/>
          <w:sz w:val="22"/>
        </w:rPr>
        <w:t>“</w:t>
      </w:r>
      <w:r w:rsidR="00C3072D" w:rsidRPr="001E6CF8">
        <w:rPr>
          <w:rFonts w:ascii="Arial" w:hAnsi="Arial" w:cs="Arial"/>
          <w:sz w:val="22"/>
        </w:rPr>
        <w:t>Main Navigation” heading</w:t>
      </w:r>
      <w:r w:rsidR="00D61C84">
        <w:rPr>
          <w:rFonts w:ascii="Arial" w:hAnsi="Arial" w:cs="Arial"/>
          <w:sz w:val="22"/>
        </w:rPr>
        <w:t>.</w:t>
      </w:r>
    </w:p>
    <w:p w14:paraId="1C6F5028" w14:textId="77777777" w:rsidR="00C3072D" w:rsidRPr="001E6CF8" w:rsidRDefault="00D95DAE" w:rsidP="002C6F25">
      <w:pPr>
        <w:pStyle w:val="ListParagraph"/>
        <w:numPr>
          <w:ilvl w:val="0"/>
          <w:numId w:val="13"/>
        </w:numPr>
        <w:ind w:left="270" w:hanging="270"/>
        <w:rPr>
          <w:rFonts w:ascii="Arial" w:hAnsi="Arial" w:cs="Arial"/>
          <w:sz w:val="22"/>
        </w:rPr>
      </w:pPr>
      <w:r w:rsidRPr="001E6CF8">
        <w:rPr>
          <w:rFonts w:ascii="Arial" w:hAnsi="Arial" w:cs="Arial"/>
          <w:sz w:val="22"/>
        </w:rPr>
        <w:t xml:space="preserve">Enter </w:t>
      </w:r>
      <w:r>
        <w:rPr>
          <w:rFonts w:ascii="Arial" w:hAnsi="Arial" w:cs="Arial"/>
          <w:sz w:val="22"/>
        </w:rPr>
        <w:t>basic</w:t>
      </w:r>
      <w:r w:rsidR="00AF0924">
        <w:rPr>
          <w:rFonts w:ascii="Arial" w:hAnsi="Arial" w:cs="Arial"/>
          <w:sz w:val="22"/>
        </w:rPr>
        <w:t xml:space="preserve"> de</w:t>
      </w:r>
      <w:r w:rsidR="00A71CA6" w:rsidRPr="001E6CF8">
        <w:rPr>
          <w:rFonts w:ascii="Arial" w:hAnsi="Arial" w:cs="Arial"/>
          <w:sz w:val="22"/>
        </w:rPr>
        <w:t xml:space="preserve">registration details </w:t>
      </w:r>
      <w:r w:rsidR="00C3072D" w:rsidRPr="001E6CF8">
        <w:rPr>
          <w:rFonts w:ascii="Arial" w:hAnsi="Arial" w:cs="Arial"/>
          <w:sz w:val="22"/>
        </w:rPr>
        <w:t xml:space="preserve">i.e. Device IMEIs </w:t>
      </w:r>
      <w:r w:rsidR="0096651D" w:rsidRPr="001E6CF8">
        <w:rPr>
          <w:rFonts w:ascii="Arial" w:hAnsi="Arial" w:cs="Arial"/>
          <w:sz w:val="22"/>
        </w:rPr>
        <w:t>(“</w:t>
      </w:r>
      <w:r w:rsidR="00C3072D" w:rsidRPr="001E6CF8">
        <w:rPr>
          <w:rFonts w:ascii="Arial" w:hAnsi="Arial" w:cs="Arial"/>
          <w:sz w:val="22"/>
        </w:rPr>
        <w:t xml:space="preserve">.txt” file extension), Device Count, Reason </w:t>
      </w:r>
      <w:r w:rsidR="0096651D" w:rsidRPr="001E6CF8">
        <w:rPr>
          <w:rFonts w:ascii="Arial" w:hAnsi="Arial" w:cs="Arial"/>
          <w:sz w:val="22"/>
        </w:rPr>
        <w:t>for De</w:t>
      </w:r>
      <w:r w:rsidR="00A71CA6" w:rsidRPr="001E6CF8">
        <w:rPr>
          <w:rFonts w:ascii="Arial" w:hAnsi="Arial" w:cs="Arial"/>
          <w:sz w:val="22"/>
        </w:rPr>
        <w:t>-registration</w:t>
      </w:r>
      <w:r w:rsidR="00D61C84">
        <w:rPr>
          <w:rFonts w:ascii="Arial" w:hAnsi="Arial" w:cs="Arial"/>
          <w:sz w:val="22"/>
        </w:rPr>
        <w:t>.</w:t>
      </w:r>
    </w:p>
    <w:p w14:paraId="7562D9FB" w14:textId="77777777" w:rsidR="00C3072D" w:rsidRPr="001E6CF8" w:rsidRDefault="00C3072D" w:rsidP="002C6F25">
      <w:pPr>
        <w:pStyle w:val="ListParagraph"/>
        <w:numPr>
          <w:ilvl w:val="0"/>
          <w:numId w:val="13"/>
        </w:numPr>
        <w:ind w:left="270" w:hanging="270"/>
        <w:rPr>
          <w:rFonts w:ascii="Arial" w:hAnsi="Arial" w:cs="Arial"/>
          <w:sz w:val="22"/>
        </w:rPr>
      </w:pPr>
      <w:r w:rsidRPr="001E6CF8">
        <w:rPr>
          <w:rFonts w:ascii="Arial" w:hAnsi="Arial" w:cs="Arial"/>
          <w:sz w:val="22"/>
        </w:rPr>
        <w:t xml:space="preserve">Click </w:t>
      </w:r>
      <w:r w:rsidR="00D95DAE" w:rsidRPr="001E6CF8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="0096651D" w:rsidRPr="001E6CF8">
        <w:rPr>
          <w:rFonts w:ascii="Arial" w:hAnsi="Arial" w:cs="Arial"/>
          <w:sz w:val="22"/>
        </w:rPr>
        <w:t>Next” button</w:t>
      </w:r>
      <w:r w:rsidR="00D61C84">
        <w:rPr>
          <w:rFonts w:ascii="Arial" w:hAnsi="Arial" w:cs="Arial"/>
          <w:sz w:val="22"/>
        </w:rPr>
        <w:t>.</w:t>
      </w:r>
      <w:r w:rsidR="0096651D" w:rsidRPr="001E6CF8">
        <w:rPr>
          <w:rFonts w:ascii="Arial" w:hAnsi="Arial" w:cs="Arial"/>
          <w:sz w:val="22"/>
        </w:rPr>
        <w:t xml:space="preserve"> </w:t>
      </w:r>
    </w:p>
    <w:p w14:paraId="6C516F03" w14:textId="77777777" w:rsidR="006B5B82" w:rsidRDefault="0096651D" w:rsidP="00445E9E">
      <w:pPr>
        <w:spacing w:after="0"/>
        <w:ind w:left="-1260" w:right="-1350"/>
        <w:rPr>
          <w:rFonts w:ascii="Arial" w:hAnsi="Arial" w:cs="Arial"/>
        </w:rPr>
      </w:pPr>
      <w:r w:rsidRPr="0096651D">
        <w:rPr>
          <w:rFonts w:ascii="Arial" w:hAnsi="Arial" w:cs="Arial"/>
          <w:noProof/>
        </w:rPr>
        <w:drawing>
          <wp:inline distT="0" distB="0" distL="0" distR="0" wp14:anchorId="349B95E7" wp14:editId="4FD282F4">
            <wp:extent cx="7277100" cy="2543175"/>
            <wp:effectExtent l="152400" t="152400" r="361950" b="371475"/>
            <wp:docPr id="2" name="Picture 2" descr="C:\Users\Momna Ali Shah\Desktop\LSDS CHANGES\DRS0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mna Ali Shah\Desktop\LSDS CHANGES\DRS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6" b="5744"/>
                    <a:stretch/>
                  </pic:blipFill>
                  <pic:spPr bwMode="auto">
                    <a:xfrm>
                      <a:off x="0" y="0"/>
                      <a:ext cx="7277821" cy="2543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CB79C" w14:textId="0FE2BB60" w:rsidR="006B5B82" w:rsidRDefault="00F6601F" w:rsidP="00307C47">
      <w:pPr>
        <w:pStyle w:val="T-TableTitle"/>
        <w:spacing w:before="0"/>
        <w:ind w:left="3330"/>
      </w:pPr>
      <w:bookmarkStart w:id="125" w:name="_Toc3803895"/>
      <w:r w:rsidRPr="00F6601F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8</w:t>
      </w:r>
      <w:r w:rsidR="001365E2">
        <w:rPr>
          <w:noProof/>
        </w:rPr>
        <w:fldChar w:fldCharType="end"/>
      </w:r>
      <w:r w:rsidR="001C0687">
        <w:t>-</w:t>
      </w:r>
      <w:r w:rsidR="008F5251">
        <w:t>De</w:t>
      </w:r>
      <w:r w:rsidR="001C0687">
        <w:t>r</w:t>
      </w:r>
      <w:r w:rsidRPr="00F6601F">
        <w:t>egistration</w:t>
      </w:r>
      <w:bookmarkEnd w:id="125"/>
    </w:p>
    <w:p w14:paraId="67BC9657" w14:textId="77777777" w:rsidR="00F6601F" w:rsidRPr="00F6601F" w:rsidRDefault="00F6601F" w:rsidP="00F6601F"/>
    <w:p w14:paraId="48E06A10" w14:textId="77777777" w:rsidR="00566810" w:rsidRDefault="00566810" w:rsidP="006B5B82">
      <w:pPr>
        <w:rPr>
          <w:rFonts w:ascii="Arial" w:hAnsi="Arial" w:cs="Arial"/>
        </w:rPr>
      </w:pPr>
    </w:p>
    <w:p w14:paraId="6451B536" w14:textId="77777777" w:rsidR="00566810" w:rsidRDefault="00566810" w:rsidP="006B5B82">
      <w:pPr>
        <w:rPr>
          <w:rFonts w:ascii="Arial" w:hAnsi="Arial" w:cs="Arial"/>
        </w:rPr>
      </w:pPr>
    </w:p>
    <w:p w14:paraId="2DA1CACF" w14:textId="77777777" w:rsidR="00566810" w:rsidRDefault="00566810" w:rsidP="006B5B82">
      <w:pPr>
        <w:rPr>
          <w:rFonts w:ascii="Arial" w:hAnsi="Arial" w:cs="Arial"/>
        </w:rPr>
      </w:pPr>
    </w:p>
    <w:p w14:paraId="32EE3A25" w14:textId="77777777" w:rsidR="00566810" w:rsidRDefault="00566810" w:rsidP="006B5B82">
      <w:pPr>
        <w:rPr>
          <w:rFonts w:ascii="Arial" w:hAnsi="Arial" w:cs="Arial"/>
        </w:rPr>
      </w:pPr>
    </w:p>
    <w:p w14:paraId="78397A33" w14:textId="77777777" w:rsidR="00566810" w:rsidRDefault="00566810" w:rsidP="006B5B82">
      <w:pPr>
        <w:rPr>
          <w:rFonts w:ascii="Arial" w:hAnsi="Arial" w:cs="Arial"/>
        </w:rPr>
      </w:pPr>
    </w:p>
    <w:p w14:paraId="5011F1C9" w14:textId="77777777" w:rsidR="00566810" w:rsidRDefault="00566810" w:rsidP="006B5B82">
      <w:pPr>
        <w:rPr>
          <w:rFonts w:ascii="Arial" w:hAnsi="Arial" w:cs="Arial"/>
        </w:rPr>
      </w:pPr>
    </w:p>
    <w:p w14:paraId="5B757E37" w14:textId="77777777" w:rsidR="00566810" w:rsidRDefault="00566810" w:rsidP="006B5B82">
      <w:pPr>
        <w:rPr>
          <w:rFonts w:ascii="Arial" w:hAnsi="Arial" w:cs="Arial"/>
        </w:rPr>
      </w:pPr>
    </w:p>
    <w:p w14:paraId="4577E7C9" w14:textId="77777777" w:rsidR="00566810" w:rsidRDefault="00566810" w:rsidP="006B5B82">
      <w:pPr>
        <w:rPr>
          <w:rFonts w:ascii="Arial" w:hAnsi="Arial" w:cs="Arial"/>
        </w:rPr>
      </w:pPr>
    </w:p>
    <w:p w14:paraId="2403E1C3" w14:textId="77777777" w:rsidR="00566810" w:rsidRDefault="00566810" w:rsidP="006B5B82">
      <w:pPr>
        <w:rPr>
          <w:rFonts w:ascii="Arial" w:hAnsi="Arial" w:cs="Arial"/>
        </w:rPr>
      </w:pPr>
    </w:p>
    <w:p w14:paraId="43F8C437" w14:textId="77777777" w:rsidR="00566810" w:rsidRDefault="00566810" w:rsidP="006B5B82">
      <w:pPr>
        <w:rPr>
          <w:rFonts w:ascii="Arial" w:hAnsi="Arial" w:cs="Arial"/>
        </w:rPr>
      </w:pPr>
    </w:p>
    <w:p w14:paraId="398C4BAC" w14:textId="77777777" w:rsidR="000561C5" w:rsidRDefault="000561C5" w:rsidP="006B5B82">
      <w:pPr>
        <w:rPr>
          <w:rFonts w:ascii="Arial" w:hAnsi="Arial" w:cs="Arial"/>
        </w:rPr>
      </w:pPr>
    </w:p>
    <w:p w14:paraId="563FC938" w14:textId="77777777" w:rsidR="00566810" w:rsidRDefault="00566810" w:rsidP="006B5B82">
      <w:pPr>
        <w:rPr>
          <w:rFonts w:ascii="Arial" w:hAnsi="Arial" w:cs="Arial"/>
        </w:rPr>
      </w:pPr>
    </w:p>
    <w:p w14:paraId="68174AF9" w14:textId="77777777" w:rsidR="00A71CA6" w:rsidRDefault="006B5B82" w:rsidP="006B5B82">
      <w:pPr>
        <w:rPr>
          <w:rFonts w:ascii="Arial" w:hAnsi="Arial" w:cs="Arial"/>
        </w:rPr>
      </w:pPr>
      <w:r w:rsidRPr="00F6601F">
        <w:rPr>
          <w:rFonts w:ascii="Arial" w:hAnsi="Arial" w:cs="Arial"/>
        </w:rPr>
        <w:lastRenderedPageBreak/>
        <w:t xml:space="preserve">A popup will appear that </w:t>
      </w:r>
      <w:r w:rsidR="00D95DAE" w:rsidRPr="00F6601F">
        <w:rPr>
          <w:rFonts w:ascii="Arial" w:hAnsi="Arial" w:cs="Arial"/>
        </w:rPr>
        <w:t xml:space="preserve">contains </w:t>
      </w:r>
      <w:r w:rsidR="00D95DAE">
        <w:rPr>
          <w:rFonts w:ascii="Arial" w:hAnsi="Arial" w:cs="Arial"/>
        </w:rPr>
        <w:t>details</w:t>
      </w:r>
      <w:r w:rsidR="00F825AE">
        <w:rPr>
          <w:rFonts w:ascii="Arial" w:hAnsi="Arial" w:cs="Arial"/>
        </w:rPr>
        <w:t xml:space="preserve"> </w:t>
      </w:r>
      <w:r w:rsidR="00D95DAE">
        <w:rPr>
          <w:rFonts w:ascii="Arial" w:hAnsi="Arial" w:cs="Arial"/>
        </w:rPr>
        <w:t>of device</w:t>
      </w:r>
      <w:r w:rsidR="00F825AE">
        <w:rPr>
          <w:rFonts w:ascii="Arial" w:hAnsi="Arial" w:cs="Arial"/>
        </w:rPr>
        <w:t xml:space="preserve"> model.</w:t>
      </w:r>
    </w:p>
    <w:p w14:paraId="60A4264B" w14:textId="77777777" w:rsidR="00A71CA6" w:rsidRDefault="00566810" w:rsidP="00566810">
      <w:pPr>
        <w:spacing w:after="0"/>
        <w:ind w:left="-1260" w:right="-1260"/>
        <w:rPr>
          <w:rFonts w:ascii="Arial" w:hAnsi="Arial" w:cs="Arial"/>
        </w:rPr>
      </w:pPr>
      <w:r w:rsidRPr="00566810">
        <w:rPr>
          <w:rFonts w:ascii="Arial" w:hAnsi="Arial" w:cs="Arial"/>
          <w:noProof/>
        </w:rPr>
        <w:drawing>
          <wp:inline distT="0" distB="0" distL="0" distR="0" wp14:anchorId="59F6A1C8" wp14:editId="65A95902">
            <wp:extent cx="7153275" cy="2774575"/>
            <wp:effectExtent l="152400" t="152400" r="352425" b="368935"/>
            <wp:docPr id="55" name="Picture 55" descr="C:\Users\Momna Ali Shah\Desktop\LSDS CHANGES\DRSjdidjid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mna Ali Shah\Desktop\LSDS CHANGES\DRSjdidjidj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"/>
                    <a:stretch/>
                  </pic:blipFill>
                  <pic:spPr bwMode="auto">
                    <a:xfrm>
                      <a:off x="0" y="0"/>
                      <a:ext cx="7161846" cy="2777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E0468" w14:textId="254ECB35" w:rsidR="00A71CA6" w:rsidRPr="00566810" w:rsidRDefault="00566810" w:rsidP="00307C47">
      <w:pPr>
        <w:pStyle w:val="T-TableTitle"/>
        <w:spacing w:before="0"/>
        <w:ind w:left="2880"/>
      </w:pPr>
      <w:bookmarkStart w:id="126" w:name="_Toc3803896"/>
      <w:r w:rsidRPr="00566810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9</w:t>
      </w:r>
      <w:r w:rsidR="001365E2">
        <w:rPr>
          <w:noProof/>
        </w:rPr>
        <w:fldChar w:fldCharType="end"/>
      </w:r>
      <w:r w:rsidRPr="00566810">
        <w:t>-Device Model Information</w:t>
      </w:r>
      <w:bookmarkEnd w:id="126"/>
    </w:p>
    <w:p w14:paraId="75DBD89A" w14:textId="77777777" w:rsidR="00A71CA6" w:rsidRDefault="00A71CA6" w:rsidP="006B5B82">
      <w:pPr>
        <w:rPr>
          <w:rFonts w:ascii="Arial" w:hAnsi="Arial" w:cs="Arial"/>
        </w:rPr>
      </w:pPr>
    </w:p>
    <w:p w14:paraId="0E118F73" w14:textId="77777777" w:rsidR="00A71CA6" w:rsidRDefault="00A71CA6" w:rsidP="006B5B82">
      <w:pPr>
        <w:rPr>
          <w:rFonts w:ascii="Arial" w:hAnsi="Arial" w:cs="Arial"/>
        </w:rPr>
      </w:pPr>
    </w:p>
    <w:p w14:paraId="52B8D9DC" w14:textId="77777777" w:rsidR="00A71CA6" w:rsidRDefault="00A71CA6" w:rsidP="006B5B82">
      <w:pPr>
        <w:rPr>
          <w:rFonts w:ascii="Arial" w:hAnsi="Arial" w:cs="Arial"/>
        </w:rPr>
      </w:pPr>
    </w:p>
    <w:p w14:paraId="188AB7C6" w14:textId="77777777" w:rsidR="00A71CA6" w:rsidRDefault="00A71CA6" w:rsidP="006B5B82">
      <w:pPr>
        <w:rPr>
          <w:rFonts w:ascii="Arial" w:hAnsi="Arial" w:cs="Arial"/>
        </w:rPr>
      </w:pPr>
    </w:p>
    <w:p w14:paraId="1CB8DB28" w14:textId="77777777" w:rsidR="00566810" w:rsidRDefault="00566810" w:rsidP="006B5B82">
      <w:pPr>
        <w:rPr>
          <w:rFonts w:ascii="Arial" w:hAnsi="Arial" w:cs="Arial"/>
        </w:rPr>
      </w:pPr>
    </w:p>
    <w:p w14:paraId="7ABC5828" w14:textId="77777777" w:rsidR="00566810" w:rsidRDefault="00566810" w:rsidP="006B5B82">
      <w:pPr>
        <w:rPr>
          <w:rFonts w:ascii="Arial" w:hAnsi="Arial" w:cs="Arial"/>
        </w:rPr>
      </w:pPr>
    </w:p>
    <w:p w14:paraId="268EF370" w14:textId="77777777" w:rsidR="00566810" w:rsidRDefault="00566810" w:rsidP="006B5B82">
      <w:pPr>
        <w:rPr>
          <w:rFonts w:ascii="Arial" w:hAnsi="Arial" w:cs="Arial"/>
        </w:rPr>
      </w:pPr>
    </w:p>
    <w:p w14:paraId="551DE1BC" w14:textId="77777777" w:rsidR="00566810" w:rsidRDefault="00566810" w:rsidP="006B5B82">
      <w:pPr>
        <w:rPr>
          <w:rFonts w:ascii="Arial" w:hAnsi="Arial" w:cs="Arial"/>
        </w:rPr>
      </w:pPr>
    </w:p>
    <w:p w14:paraId="7669BF29" w14:textId="77777777" w:rsidR="00566810" w:rsidRDefault="00566810" w:rsidP="006B5B82">
      <w:pPr>
        <w:rPr>
          <w:rFonts w:ascii="Arial" w:hAnsi="Arial" w:cs="Arial"/>
        </w:rPr>
      </w:pPr>
    </w:p>
    <w:p w14:paraId="51D78E3D" w14:textId="77777777" w:rsidR="00566810" w:rsidRDefault="00566810" w:rsidP="006B5B82">
      <w:pPr>
        <w:rPr>
          <w:rFonts w:ascii="Arial" w:hAnsi="Arial" w:cs="Arial"/>
        </w:rPr>
      </w:pPr>
    </w:p>
    <w:p w14:paraId="5578AE39" w14:textId="77777777" w:rsidR="00566810" w:rsidRDefault="00566810" w:rsidP="006B5B82">
      <w:pPr>
        <w:rPr>
          <w:rFonts w:ascii="Arial" w:hAnsi="Arial" w:cs="Arial"/>
        </w:rPr>
      </w:pPr>
    </w:p>
    <w:p w14:paraId="11C0A869" w14:textId="77777777" w:rsidR="00566810" w:rsidRDefault="00566810" w:rsidP="006B5B82">
      <w:pPr>
        <w:rPr>
          <w:rFonts w:ascii="Arial" w:hAnsi="Arial" w:cs="Arial"/>
        </w:rPr>
      </w:pPr>
    </w:p>
    <w:p w14:paraId="2709869C" w14:textId="77777777" w:rsidR="00566810" w:rsidRDefault="00566810" w:rsidP="006B5B82">
      <w:pPr>
        <w:rPr>
          <w:rFonts w:ascii="Arial" w:hAnsi="Arial" w:cs="Arial"/>
        </w:rPr>
      </w:pPr>
    </w:p>
    <w:p w14:paraId="337DC692" w14:textId="77777777" w:rsidR="00566810" w:rsidRDefault="00566810" w:rsidP="006B5B82">
      <w:pPr>
        <w:rPr>
          <w:rFonts w:ascii="Arial" w:hAnsi="Arial" w:cs="Arial"/>
        </w:rPr>
      </w:pPr>
    </w:p>
    <w:p w14:paraId="7B3795D8" w14:textId="77777777" w:rsidR="00566810" w:rsidRDefault="00566810" w:rsidP="006B5B82">
      <w:pPr>
        <w:rPr>
          <w:rFonts w:ascii="Arial" w:hAnsi="Arial" w:cs="Arial"/>
        </w:rPr>
      </w:pPr>
    </w:p>
    <w:p w14:paraId="1E7C7243" w14:textId="77777777" w:rsidR="00A71CA6" w:rsidRDefault="00A71CA6" w:rsidP="006B5B82">
      <w:pPr>
        <w:rPr>
          <w:rFonts w:ascii="Arial" w:hAnsi="Arial" w:cs="Arial"/>
        </w:rPr>
      </w:pPr>
    </w:p>
    <w:p w14:paraId="2738324F" w14:textId="77777777" w:rsidR="00A71CA6" w:rsidRPr="000561C5" w:rsidRDefault="0052286E" w:rsidP="000561C5">
      <w:pPr>
        <w:pStyle w:val="Heading1"/>
        <w:numPr>
          <w:ilvl w:val="2"/>
          <w:numId w:val="1"/>
        </w:numPr>
        <w:spacing w:line="480" w:lineRule="auto"/>
        <w:ind w:left="0" w:hanging="810"/>
        <w:rPr>
          <w:rFonts w:ascii="Arial" w:hAnsi="Arial" w:cs="Arial"/>
          <w:b/>
          <w:color w:val="auto"/>
          <w:sz w:val="28"/>
          <w:szCs w:val="28"/>
        </w:rPr>
      </w:pPr>
      <w:bookmarkStart w:id="127" w:name="_Toc4057652"/>
      <w:r w:rsidRPr="00445E9E">
        <w:rPr>
          <w:rFonts w:ascii="Arial" w:hAnsi="Arial" w:cs="Arial"/>
          <w:b/>
          <w:color w:val="auto"/>
          <w:sz w:val="28"/>
          <w:szCs w:val="28"/>
        </w:rPr>
        <w:lastRenderedPageBreak/>
        <w:t>Approve Request</w:t>
      </w:r>
      <w:bookmarkEnd w:id="127"/>
    </w:p>
    <w:p w14:paraId="31EEBC7E" w14:textId="77777777" w:rsidR="00445E9E" w:rsidRPr="00A71CA6" w:rsidRDefault="00A71CA6" w:rsidP="005058CF">
      <w:pPr>
        <w:spacing w:after="0" w:line="276" w:lineRule="auto"/>
        <w:ind w:left="360"/>
        <w:rPr>
          <w:rFonts w:ascii="Arial" w:hAnsi="Arial" w:cs="Arial"/>
        </w:rPr>
      </w:pPr>
      <w:r w:rsidRPr="00A71CA6">
        <w:rPr>
          <w:rFonts w:ascii="Arial" w:hAnsi="Arial" w:cs="Arial"/>
        </w:rPr>
        <w:t>Perform</w:t>
      </w:r>
      <w:r>
        <w:rPr>
          <w:rFonts w:ascii="Arial" w:hAnsi="Arial" w:cs="Arial"/>
        </w:rPr>
        <w:t xml:space="preserve"> </w:t>
      </w:r>
      <w:r w:rsidRPr="00A71CA6">
        <w:rPr>
          <w:rFonts w:ascii="Arial" w:hAnsi="Arial" w:cs="Arial"/>
        </w:rPr>
        <w:t>steps</w:t>
      </w:r>
      <w:r>
        <w:rPr>
          <w:rFonts w:ascii="Arial" w:hAnsi="Arial" w:cs="Arial"/>
        </w:rPr>
        <w:t xml:space="preserve"> </w:t>
      </w:r>
      <w:r w:rsidRPr="00A71CA6">
        <w:rPr>
          <w:rFonts w:ascii="Arial" w:hAnsi="Arial" w:cs="Arial"/>
        </w:rPr>
        <w:t>1-3</w:t>
      </w:r>
      <w:r w:rsidR="00E528A3">
        <w:rPr>
          <w:rFonts w:ascii="Arial" w:hAnsi="Arial" w:cs="Arial"/>
        </w:rPr>
        <w:t xml:space="preserve"> as per </w:t>
      </w:r>
      <w:hyperlink w:anchor="_De-Registration" w:history="1">
        <w:r w:rsidR="00E528A3" w:rsidRPr="00E528A3">
          <w:rPr>
            <w:rStyle w:val="Hyperlink"/>
            <w:rFonts w:ascii="Arial" w:hAnsi="Arial" w:cs="Arial"/>
          </w:rPr>
          <w:t>section 3.4</w:t>
        </w:r>
      </w:hyperlink>
    </w:p>
    <w:p w14:paraId="2EC205AA" w14:textId="77777777" w:rsidR="00C142E3" w:rsidRPr="00566810" w:rsidRDefault="00C142E3" w:rsidP="002C6F25">
      <w:pPr>
        <w:pStyle w:val="ListParagraph"/>
        <w:numPr>
          <w:ilvl w:val="0"/>
          <w:numId w:val="13"/>
        </w:numPr>
        <w:spacing w:after="0" w:line="276" w:lineRule="auto"/>
        <w:ind w:left="270" w:hanging="270"/>
        <w:rPr>
          <w:rFonts w:ascii="Arial" w:hAnsi="Arial" w:cs="Arial"/>
          <w:sz w:val="22"/>
        </w:rPr>
      </w:pPr>
      <w:r w:rsidRPr="00566810">
        <w:rPr>
          <w:rFonts w:ascii="Arial" w:hAnsi="Arial" w:cs="Arial"/>
          <w:sz w:val="22"/>
        </w:rPr>
        <w:t xml:space="preserve">To </w:t>
      </w:r>
      <w:r w:rsidR="00D95DAE" w:rsidRPr="00566810">
        <w:rPr>
          <w:rFonts w:ascii="Arial" w:hAnsi="Arial" w:cs="Arial"/>
          <w:sz w:val="22"/>
        </w:rPr>
        <w:t xml:space="preserve">approve </w:t>
      </w:r>
      <w:r w:rsidR="00D95DAE">
        <w:rPr>
          <w:rFonts w:ascii="Arial" w:hAnsi="Arial" w:cs="Arial"/>
          <w:sz w:val="22"/>
        </w:rPr>
        <w:t>request</w:t>
      </w:r>
      <w:r w:rsidR="0052286E" w:rsidRPr="00566810">
        <w:rPr>
          <w:rFonts w:ascii="Arial" w:hAnsi="Arial" w:cs="Arial"/>
          <w:sz w:val="22"/>
        </w:rPr>
        <w:t xml:space="preserve">, </w:t>
      </w:r>
      <w:r w:rsidR="00D95DAE" w:rsidRPr="00566810">
        <w:rPr>
          <w:rFonts w:ascii="Arial" w:hAnsi="Arial" w:cs="Arial"/>
          <w:sz w:val="22"/>
        </w:rPr>
        <w:t xml:space="preserve">verify </w:t>
      </w:r>
      <w:r w:rsidR="00D95DAE">
        <w:rPr>
          <w:rFonts w:ascii="Arial" w:hAnsi="Arial" w:cs="Arial"/>
          <w:sz w:val="22"/>
        </w:rPr>
        <w:t>information</w:t>
      </w:r>
      <w:r w:rsidR="0052286E" w:rsidRPr="00566810">
        <w:rPr>
          <w:rFonts w:ascii="Arial" w:hAnsi="Arial" w:cs="Arial"/>
          <w:sz w:val="22"/>
        </w:rPr>
        <w:t xml:space="preserve"> and </w:t>
      </w:r>
      <w:r w:rsidR="00D95DAE" w:rsidRPr="00566810">
        <w:rPr>
          <w:rFonts w:ascii="Arial" w:hAnsi="Arial" w:cs="Arial"/>
          <w:sz w:val="22"/>
        </w:rPr>
        <w:t xml:space="preserve">check </w:t>
      </w:r>
      <w:r w:rsidR="00D95DAE">
        <w:rPr>
          <w:rFonts w:ascii="Arial" w:hAnsi="Arial" w:cs="Arial"/>
          <w:sz w:val="22"/>
        </w:rPr>
        <w:t>checkbox</w:t>
      </w:r>
      <w:r w:rsidR="00F61B69">
        <w:rPr>
          <w:rFonts w:ascii="Arial" w:hAnsi="Arial" w:cs="Arial"/>
          <w:sz w:val="22"/>
        </w:rPr>
        <w:t>(es)</w:t>
      </w:r>
      <w:r w:rsidRPr="00566810">
        <w:rPr>
          <w:rFonts w:ascii="Arial" w:hAnsi="Arial" w:cs="Arial"/>
          <w:sz w:val="22"/>
        </w:rPr>
        <w:t xml:space="preserve"> </w:t>
      </w:r>
      <w:r w:rsidR="00D95DAE" w:rsidRPr="00566810">
        <w:rPr>
          <w:rFonts w:ascii="Arial" w:hAnsi="Arial" w:cs="Arial"/>
          <w:sz w:val="22"/>
        </w:rPr>
        <w:t xml:space="preserve">against </w:t>
      </w:r>
      <w:r w:rsidR="00D95DAE">
        <w:rPr>
          <w:rFonts w:ascii="Arial" w:hAnsi="Arial" w:cs="Arial"/>
          <w:sz w:val="22"/>
        </w:rPr>
        <w:t>registered</w:t>
      </w:r>
      <w:r w:rsidRPr="00566810">
        <w:rPr>
          <w:rFonts w:ascii="Arial" w:hAnsi="Arial" w:cs="Arial"/>
          <w:sz w:val="22"/>
        </w:rPr>
        <w:t xml:space="preserve"> device</w:t>
      </w:r>
      <w:r w:rsidR="000561C5">
        <w:rPr>
          <w:rFonts w:ascii="Arial" w:hAnsi="Arial" w:cs="Arial"/>
          <w:sz w:val="22"/>
        </w:rPr>
        <w:t>.</w:t>
      </w:r>
    </w:p>
    <w:p w14:paraId="64602711" w14:textId="77777777" w:rsidR="00C142E3" w:rsidRPr="00566810" w:rsidRDefault="00C142E3" w:rsidP="002C6F25">
      <w:pPr>
        <w:pStyle w:val="ListParagraph"/>
        <w:numPr>
          <w:ilvl w:val="0"/>
          <w:numId w:val="13"/>
        </w:numPr>
        <w:spacing w:after="0" w:line="480" w:lineRule="auto"/>
        <w:ind w:left="270" w:hanging="270"/>
        <w:rPr>
          <w:rFonts w:ascii="Arial" w:hAnsi="Arial" w:cs="Arial"/>
          <w:sz w:val="22"/>
        </w:rPr>
      </w:pPr>
      <w:r w:rsidRPr="00566810">
        <w:rPr>
          <w:rFonts w:ascii="Arial" w:hAnsi="Arial" w:cs="Arial"/>
          <w:sz w:val="22"/>
        </w:rPr>
        <w:t xml:space="preserve">Click </w:t>
      </w:r>
      <w:r w:rsidR="00D95DAE" w:rsidRPr="00566810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Pr="00566810">
        <w:rPr>
          <w:rFonts w:ascii="Arial" w:hAnsi="Arial" w:cs="Arial"/>
          <w:sz w:val="22"/>
        </w:rPr>
        <w:t>Approve” button</w:t>
      </w:r>
      <w:r w:rsidR="000561C5">
        <w:rPr>
          <w:rFonts w:ascii="Arial" w:hAnsi="Arial" w:cs="Arial"/>
          <w:sz w:val="22"/>
        </w:rPr>
        <w:t>.</w:t>
      </w:r>
    </w:p>
    <w:p w14:paraId="57C7AEFC" w14:textId="77777777" w:rsidR="00DA3F91" w:rsidRDefault="00C142E3" w:rsidP="000561C5">
      <w:pPr>
        <w:tabs>
          <w:tab w:val="left" w:pos="450"/>
        </w:tabs>
        <w:spacing w:after="0" w:line="276" w:lineRule="auto"/>
        <w:ind w:left="360"/>
        <w:rPr>
          <w:rFonts w:ascii="Arial" w:hAnsi="Arial" w:cs="Arial"/>
        </w:rPr>
      </w:pPr>
      <w:r w:rsidRPr="00C142E3">
        <w:rPr>
          <w:rFonts w:ascii="Arial" w:hAnsi="Arial" w:cs="Arial"/>
          <w:b/>
        </w:rPr>
        <w:t>Note</w:t>
      </w:r>
      <w:r>
        <w:rPr>
          <w:rFonts w:ascii="Arial" w:hAnsi="Arial" w:cs="Arial"/>
        </w:rPr>
        <w:t>: Only registered IMEIs can be approved</w:t>
      </w:r>
      <w:r w:rsidR="000561C5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2290E466" w14:textId="77777777" w:rsidR="0052286E" w:rsidRDefault="0052286E" w:rsidP="000561C5">
      <w:pPr>
        <w:tabs>
          <w:tab w:val="left" w:pos="9000"/>
        </w:tabs>
        <w:spacing w:after="0"/>
        <w:ind w:left="-1350" w:right="-1440"/>
        <w:rPr>
          <w:rFonts w:ascii="Arial" w:hAnsi="Arial" w:cs="Arial"/>
        </w:rPr>
      </w:pPr>
      <w:r w:rsidRPr="0052286E">
        <w:rPr>
          <w:rFonts w:ascii="Arial" w:hAnsi="Arial" w:cs="Arial"/>
          <w:noProof/>
        </w:rPr>
        <w:drawing>
          <wp:inline distT="0" distB="0" distL="0" distR="0" wp14:anchorId="2CC89C63" wp14:editId="272442B4">
            <wp:extent cx="7315200" cy="3035808"/>
            <wp:effectExtent l="152400" t="152400" r="361950" b="355600"/>
            <wp:docPr id="45" name="Picture 45" descr="C:\Users\Momna Ali Shah\Desktop\LSDS CHANGES\DRS1234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mna Ali Shah\Desktop\LSDS CHANGES\DRS1234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9"/>
                    <a:stretch/>
                  </pic:blipFill>
                  <pic:spPr bwMode="auto">
                    <a:xfrm>
                      <a:off x="0" y="0"/>
                      <a:ext cx="7315200" cy="3035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D148" w14:textId="631ADDFF" w:rsidR="00C66543" w:rsidRPr="00C66543" w:rsidRDefault="00C66543" w:rsidP="000561C5">
      <w:pPr>
        <w:pStyle w:val="T-TableTitle"/>
        <w:spacing w:before="0"/>
        <w:ind w:left="3150"/>
      </w:pPr>
      <w:bookmarkStart w:id="128" w:name="_Toc3803897"/>
      <w:r w:rsidRPr="00C66543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10</w:t>
      </w:r>
      <w:r w:rsidR="001365E2">
        <w:rPr>
          <w:noProof/>
        </w:rPr>
        <w:fldChar w:fldCharType="end"/>
      </w:r>
      <w:r w:rsidRPr="00C66543">
        <w:t>-Approve Request</w:t>
      </w:r>
      <w:bookmarkEnd w:id="128"/>
    </w:p>
    <w:p w14:paraId="53E781C9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736AD28F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641CB048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3BA3AF92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11933FB8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59003ADA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78DEA232" w14:textId="77777777"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14:paraId="100152AD" w14:textId="77777777" w:rsidR="005058CF" w:rsidRDefault="005058CF" w:rsidP="00566810">
      <w:pPr>
        <w:spacing w:line="276" w:lineRule="auto"/>
        <w:ind w:left="450"/>
        <w:rPr>
          <w:rFonts w:ascii="Arial" w:hAnsi="Arial" w:cs="Arial"/>
        </w:rPr>
      </w:pPr>
    </w:p>
    <w:p w14:paraId="1DCD69BA" w14:textId="77777777" w:rsidR="005058CF" w:rsidRDefault="005058CF" w:rsidP="00566810">
      <w:pPr>
        <w:spacing w:line="276" w:lineRule="auto"/>
        <w:ind w:left="450"/>
        <w:rPr>
          <w:rFonts w:ascii="Arial" w:hAnsi="Arial" w:cs="Arial"/>
        </w:rPr>
      </w:pPr>
    </w:p>
    <w:p w14:paraId="6C5DC4DB" w14:textId="77777777" w:rsidR="005058CF" w:rsidRDefault="005058CF" w:rsidP="00566810">
      <w:pPr>
        <w:spacing w:line="276" w:lineRule="auto"/>
        <w:ind w:left="450"/>
        <w:rPr>
          <w:rFonts w:ascii="Arial" w:hAnsi="Arial" w:cs="Arial"/>
        </w:rPr>
      </w:pPr>
    </w:p>
    <w:p w14:paraId="6455FFEA" w14:textId="77777777" w:rsidR="00D95DAE" w:rsidRDefault="00D95DAE" w:rsidP="00566810">
      <w:pPr>
        <w:spacing w:line="276" w:lineRule="auto"/>
        <w:ind w:left="450"/>
        <w:rPr>
          <w:rFonts w:ascii="Arial" w:hAnsi="Arial" w:cs="Arial"/>
        </w:rPr>
      </w:pPr>
    </w:p>
    <w:p w14:paraId="5247A5AC" w14:textId="77777777" w:rsidR="0052286E" w:rsidRPr="002B2C77" w:rsidRDefault="0052286E" w:rsidP="002C6F25">
      <w:pPr>
        <w:spacing w:line="276" w:lineRule="auto"/>
        <w:ind w:left="270"/>
        <w:rPr>
          <w:rFonts w:ascii="Arial" w:hAnsi="Arial" w:cs="Arial"/>
        </w:rPr>
      </w:pPr>
      <w:bookmarkStart w:id="129" w:name="_GoBack"/>
      <w:bookmarkEnd w:id="129"/>
      <w:r>
        <w:rPr>
          <w:rFonts w:ascii="Arial" w:hAnsi="Arial" w:cs="Arial"/>
        </w:rPr>
        <w:lastRenderedPageBreak/>
        <w:t xml:space="preserve">After clicking </w:t>
      </w:r>
      <w:r w:rsidR="00D95DAE">
        <w:rPr>
          <w:rFonts w:ascii="Arial" w:hAnsi="Arial" w:cs="Arial"/>
        </w:rPr>
        <w:t>on “</w:t>
      </w:r>
      <w:r>
        <w:rPr>
          <w:rFonts w:ascii="Arial" w:hAnsi="Arial" w:cs="Arial"/>
        </w:rPr>
        <w:t>Approve</w:t>
      </w:r>
      <w:r w:rsidRPr="002B2C77">
        <w:rPr>
          <w:rFonts w:ascii="Arial" w:hAnsi="Arial" w:cs="Arial"/>
        </w:rPr>
        <w:t>” button i</w:t>
      </w:r>
      <w:r>
        <w:rPr>
          <w:rFonts w:ascii="Arial" w:hAnsi="Arial" w:cs="Arial"/>
        </w:rPr>
        <w:t xml:space="preserve">t will redirect </w:t>
      </w:r>
      <w:r w:rsidRPr="002B2C77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a </w:t>
      </w:r>
      <w:r w:rsidRPr="002B2C77">
        <w:rPr>
          <w:rFonts w:ascii="Arial" w:hAnsi="Arial" w:cs="Arial"/>
        </w:rPr>
        <w:t xml:space="preserve">page </w:t>
      </w:r>
      <w:r>
        <w:rPr>
          <w:rFonts w:ascii="Arial" w:hAnsi="Arial" w:cs="Arial"/>
        </w:rPr>
        <w:t xml:space="preserve">where </w:t>
      </w:r>
      <w:r w:rsidR="00AF0924">
        <w:rPr>
          <w:rFonts w:ascii="Arial" w:hAnsi="Arial" w:cs="Arial"/>
        </w:rPr>
        <w:t>user upload approval documents i.e. Shipment D</w:t>
      </w:r>
      <w:r>
        <w:rPr>
          <w:rFonts w:ascii="Arial" w:hAnsi="Arial" w:cs="Arial"/>
        </w:rPr>
        <w:t>ocument, Authorization</w:t>
      </w:r>
      <w:r w:rsidR="00AF0924">
        <w:rPr>
          <w:rFonts w:ascii="Arial" w:hAnsi="Arial" w:cs="Arial"/>
        </w:rPr>
        <w:t xml:space="preserve"> Document, </w:t>
      </w:r>
      <w:r w:rsidR="008F5251">
        <w:rPr>
          <w:rFonts w:ascii="Arial" w:hAnsi="Arial" w:cs="Arial"/>
        </w:rPr>
        <w:t>and Certificate</w:t>
      </w:r>
      <w:r w:rsidR="00AF0924">
        <w:rPr>
          <w:rFonts w:ascii="Arial" w:hAnsi="Arial" w:cs="Arial"/>
        </w:rPr>
        <w:t xml:space="preserve"> Document</w:t>
      </w:r>
      <w:r w:rsidR="00076D39">
        <w:rPr>
          <w:rFonts w:ascii="Arial" w:hAnsi="Arial" w:cs="Arial"/>
        </w:rPr>
        <w:t>.</w:t>
      </w:r>
    </w:p>
    <w:p w14:paraId="21ABA661" w14:textId="77777777" w:rsidR="00B30D3C" w:rsidRPr="002B2C77" w:rsidRDefault="00484DB6" w:rsidP="002C6F25">
      <w:pPr>
        <w:pStyle w:val="ListParagraph"/>
        <w:numPr>
          <w:ilvl w:val="0"/>
          <w:numId w:val="13"/>
        </w:numPr>
        <w:spacing w:line="48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u</w:t>
      </w:r>
      <w:r w:rsidR="00D95DAE" w:rsidRPr="002B2C77">
        <w:rPr>
          <w:rFonts w:ascii="Arial" w:hAnsi="Arial" w:cs="Arial"/>
          <w:sz w:val="22"/>
        </w:rPr>
        <w:t xml:space="preserve">pload </w:t>
      </w:r>
      <w:r w:rsidR="00D95DAE">
        <w:rPr>
          <w:rFonts w:ascii="Arial" w:hAnsi="Arial" w:cs="Arial"/>
          <w:sz w:val="22"/>
        </w:rPr>
        <w:t>file</w:t>
      </w:r>
      <w:r w:rsidR="00B30D3C" w:rsidRPr="002B2C77">
        <w:rPr>
          <w:rFonts w:ascii="Arial" w:hAnsi="Arial" w:cs="Arial"/>
          <w:sz w:val="22"/>
        </w:rPr>
        <w:t xml:space="preserve">, click </w:t>
      </w:r>
      <w:r w:rsidR="00D95DAE" w:rsidRPr="002B2C77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="00B30D3C" w:rsidRPr="002B2C77">
        <w:rPr>
          <w:rFonts w:ascii="Arial" w:hAnsi="Arial" w:cs="Arial"/>
          <w:sz w:val="22"/>
        </w:rPr>
        <w:t xml:space="preserve">Choose File” button and </w:t>
      </w:r>
      <w:r w:rsidR="00D95DAE" w:rsidRPr="002B2C77">
        <w:rPr>
          <w:rFonts w:ascii="Arial" w:hAnsi="Arial" w:cs="Arial"/>
          <w:sz w:val="22"/>
        </w:rPr>
        <w:t xml:space="preserve">select </w:t>
      </w:r>
      <w:r w:rsidR="00D95DAE">
        <w:rPr>
          <w:rFonts w:ascii="Arial" w:hAnsi="Arial" w:cs="Arial"/>
          <w:sz w:val="22"/>
        </w:rPr>
        <w:t>file</w:t>
      </w:r>
      <w:r w:rsidR="00B30D3C" w:rsidRPr="002B2C77">
        <w:rPr>
          <w:rFonts w:ascii="Arial" w:hAnsi="Arial" w:cs="Arial"/>
          <w:sz w:val="22"/>
        </w:rPr>
        <w:t xml:space="preserve"> c</w:t>
      </w:r>
      <w:r w:rsidR="00A71CA6">
        <w:rPr>
          <w:rFonts w:ascii="Arial" w:hAnsi="Arial" w:cs="Arial"/>
          <w:sz w:val="22"/>
        </w:rPr>
        <w:t>ontaining required information</w:t>
      </w:r>
      <w:r w:rsidR="00D61C84">
        <w:rPr>
          <w:rFonts w:ascii="Arial" w:hAnsi="Arial" w:cs="Arial"/>
          <w:sz w:val="22"/>
        </w:rPr>
        <w:t>.</w:t>
      </w:r>
    </w:p>
    <w:p w14:paraId="511AAA7C" w14:textId="77777777" w:rsidR="00B30D3C" w:rsidRPr="002B2C77" w:rsidRDefault="00B30D3C" w:rsidP="00E174BD">
      <w:pPr>
        <w:pStyle w:val="ListParagraph"/>
        <w:spacing w:line="480" w:lineRule="auto"/>
        <w:ind w:left="360"/>
        <w:rPr>
          <w:rFonts w:ascii="Arial" w:hAnsi="Arial" w:cs="Arial"/>
          <w:sz w:val="22"/>
        </w:rPr>
      </w:pPr>
      <w:r w:rsidRPr="002B2C77">
        <w:rPr>
          <w:rFonts w:ascii="Arial" w:hAnsi="Arial" w:cs="Arial"/>
          <w:b/>
          <w:sz w:val="22"/>
        </w:rPr>
        <w:t>Note</w:t>
      </w:r>
      <w:r w:rsidRPr="002B2C77">
        <w:rPr>
          <w:rFonts w:ascii="Arial" w:hAnsi="Arial" w:cs="Arial"/>
          <w:sz w:val="22"/>
        </w:rPr>
        <w:t>: File should be in</w:t>
      </w:r>
      <w:r w:rsidRPr="002B2C77">
        <w:rPr>
          <w:rFonts w:ascii="Arial" w:hAnsi="Arial" w:cs="Arial"/>
          <w:b/>
          <w:sz w:val="22"/>
        </w:rPr>
        <w:t xml:space="preserve"> </w:t>
      </w:r>
      <w:r w:rsidRPr="002B2C77">
        <w:rPr>
          <w:rFonts w:ascii="Arial" w:hAnsi="Arial" w:cs="Arial"/>
          <w:sz w:val="22"/>
        </w:rPr>
        <w:t>pre-defined format</w:t>
      </w:r>
      <w:r w:rsidR="00D95DAE">
        <w:rPr>
          <w:rFonts w:ascii="Arial" w:hAnsi="Arial" w:cs="Arial"/>
          <w:sz w:val="22"/>
        </w:rPr>
        <w:t xml:space="preserve"> i.e. .</w:t>
      </w:r>
      <w:proofErr w:type="spellStart"/>
      <w:r w:rsidR="00D95DAE">
        <w:rPr>
          <w:rFonts w:ascii="Arial" w:hAnsi="Arial" w:cs="Arial"/>
          <w:sz w:val="22"/>
        </w:rPr>
        <w:t>png</w:t>
      </w:r>
      <w:proofErr w:type="spellEnd"/>
      <w:r w:rsidR="00D95DAE">
        <w:rPr>
          <w:rFonts w:ascii="Arial" w:hAnsi="Arial" w:cs="Arial"/>
          <w:sz w:val="22"/>
        </w:rPr>
        <w:t xml:space="preserve">, </w:t>
      </w:r>
      <w:r>
        <w:rPr>
          <w:rFonts w:ascii="Arial" w:hAnsi="Arial" w:cs="Arial"/>
          <w:sz w:val="22"/>
        </w:rPr>
        <w:t>.</w:t>
      </w:r>
      <w:r w:rsidR="00D95DAE">
        <w:rPr>
          <w:rFonts w:ascii="Arial" w:hAnsi="Arial" w:cs="Arial"/>
          <w:sz w:val="22"/>
        </w:rPr>
        <w:t>pdf, .jpeg, .bmp.</w:t>
      </w:r>
      <w:r w:rsidRPr="002B2C77">
        <w:rPr>
          <w:rFonts w:ascii="Arial" w:hAnsi="Arial" w:cs="Arial"/>
          <w:sz w:val="22"/>
        </w:rPr>
        <w:t xml:space="preserve"> </w:t>
      </w:r>
    </w:p>
    <w:p w14:paraId="070B2952" w14:textId="77777777" w:rsidR="00B30D3C" w:rsidRPr="002B2C77" w:rsidRDefault="00B30D3C" w:rsidP="002C6F25">
      <w:pPr>
        <w:pStyle w:val="ListParagraph"/>
        <w:numPr>
          <w:ilvl w:val="0"/>
          <w:numId w:val="13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 xml:space="preserve">To </w:t>
      </w:r>
      <w:r w:rsidR="00D95DAE" w:rsidRPr="002B2C77">
        <w:rPr>
          <w:rFonts w:ascii="Arial" w:hAnsi="Arial" w:cs="Arial"/>
          <w:sz w:val="22"/>
        </w:rPr>
        <w:t>vie</w:t>
      </w:r>
      <w:r w:rsidR="00D95DAE">
        <w:rPr>
          <w:rFonts w:ascii="Arial" w:hAnsi="Arial" w:cs="Arial"/>
          <w:sz w:val="22"/>
        </w:rPr>
        <w:t>w previous</w:t>
      </w:r>
      <w:r w:rsidR="00AF0924">
        <w:rPr>
          <w:rFonts w:ascii="Arial" w:hAnsi="Arial" w:cs="Arial"/>
          <w:sz w:val="22"/>
        </w:rPr>
        <w:t xml:space="preserve"> entered details </w:t>
      </w:r>
      <w:r w:rsidRPr="002B2C77">
        <w:rPr>
          <w:rFonts w:ascii="Arial" w:hAnsi="Arial" w:cs="Arial"/>
          <w:sz w:val="22"/>
        </w:rPr>
        <w:t xml:space="preserve">i.e. Basic </w:t>
      </w:r>
      <w:r w:rsidR="00AF0924">
        <w:rPr>
          <w:rFonts w:ascii="Arial" w:hAnsi="Arial" w:cs="Arial"/>
          <w:sz w:val="22"/>
        </w:rPr>
        <w:t>Der</w:t>
      </w:r>
      <w:r w:rsidRPr="002B2C77">
        <w:rPr>
          <w:rFonts w:ascii="Arial" w:hAnsi="Arial" w:cs="Arial"/>
          <w:sz w:val="22"/>
        </w:rPr>
        <w:t>egistrati</w:t>
      </w:r>
      <w:r>
        <w:rPr>
          <w:rFonts w:ascii="Arial" w:hAnsi="Arial" w:cs="Arial"/>
          <w:sz w:val="22"/>
        </w:rPr>
        <w:t>on D</w:t>
      </w:r>
      <w:r w:rsidRPr="002B2C77">
        <w:rPr>
          <w:rFonts w:ascii="Arial" w:hAnsi="Arial" w:cs="Arial"/>
          <w:sz w:val="22"/>
        </w:rPr>
        <w:t>eta</w:t>
      </w:r>
      <w:r>
        <w:rPr>
          <w:rFonts w:ascii="Arial" w:hAnsi="Arial" w:cs="Arial"/>
          <w:sz w:val="22"/>
        </w:rPr>
        <w:t>ils and Device Model Information</w:t>
      </w:r>
      <w:r w:rsidRPr="002B2C77">
        <w:rPr>
          <w:rFonts w:ascii="Arial" w:hAnsi="Arial" w:cs="Arial"/>
          <w:sz w:val="22"/>
        </w:rPr>
        <w:t xml:space="preserve">, click </w:t>
      </w:r>
      <w:r w:rsidR="00D95DAE" w:rsidRPr="002B2C77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Pr="002B2C77">
        <w:rPr>
          <w:rFonts w:ascii="Arial" w:hAnsi="Arial" w:cs="Arial"/>
          <w:sz w:val="22"/>
        </w:rPr>
        <w:t>Previous Details” tab</w:t>
      </w:r>
      <w:r w:rsidR="00D61C84">
        <w:rPr>
          <w:rFonts w:ascii="Arial" w:hAnsi="Arial" w:cs="Arial"/>
          <w:sz w:val="22"/>
        </w:rPr>
        <w:t>.</w:t>
      </w:r>
      <w:r w:rsidRPr="002B2C77">
        <w:rPr>
          <w:rFonts w:ascii="Arial" w:hAnsi="Arial" w:cs="Arial"/>
          <w:sz w:val="22"/>
        </w:rPr>
        <w:t xml:space="preserve"> </w:t>
      </w:r>
    </w:p>
    <w:p w14:paraId="523CF333" w14:textId="77777777" w:rsidR="00B30D3C" w:rsidRPr="002B2C77" w:rsidRDefault="00B30D3C" w:rsidP="002C6F25">
      <w:pPr>
        <w:pStyle w:val="ListParagraph"/>
        <w:numPr>
          <w:ilvl w:val="0"/>
          <w:numId w:val="13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 xml:space="preserve">Click </w:t>
      </w:r>
      <w:r w:rsidR="00D95DAE" w:rsidRPr="002B2C77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Pr="002B2C77">
        <w:rPr>
          <w:rFonts w:ascii="Arial" w:hAnsi="Arial" w:cs="Arial"/>
          <w:sz w:val="22"/>
        </w:rPr>
        <w:t>Submit” Button</w:t>
      </w:r>
      <w:r w:rsidR="00D61C84">
        <w:rPr>
          <w:rFonts w:ascii="Arial" w:hAnsi="Arial" w:cs="Arial"/>
          <w:sz w:val="22"/>
        </w:rPr>
        <w:t>.</w:t>
      </w:r>
      <w:r w:rsidRPr="002B2C77">
        <w:rPr>
          <w:rFonts w:ascii="Arial" w:hAnsi="Arial" w:cs="Arial"/>
          <w:sz w:val="22"/>
        </w:rPr>
        <w:t xml:space="preserve"> </w:t>
      </w:r>
    </w:p>
    <w:p w14:paraId="074ABF27" w14:textId="77777777" w:rsidR="0052286E" w:rsidRPr="00F6601F" w:rsidRDefault="00326701" w:rsidP="00326701">
      <w:pPr>
        <w:spacing w:after="0"/>
        <w:ind w:left="-12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1FCAD5" wp14:editId="1FB5263F">
            <wp:extent cx="7267575" cy="2515699"/>
            <wp:effectExtent l="152400" t="152400" r="352425" b="3613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2" b="6202"/>
                    <a:stretch/>
                  </pic:blipFill>
                  <pic:spPr bwMode="auto">
                    <a:xfrm>
                      <a:off x="0" y="0"/>
                      <a:ext cx="7292401" cy="2524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3E38E" w14:textId="185C8731" w:rsidR="00C66543" w:rsidRDefault="00C66543" w:rsidP="00307C47">
      <w:pPr>
        <w:pStyle w:val="T-TableTitle"/>
        <w:spacing w:before="0"/>
        <w:ind w:left="3060"/>
      </w:pPr>
      <w:bookmarkStart w:id="130" w:name="_Toc3803898"/>
      <w:r w:rsidRPr="00C66543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11</w:t>
      </w:r>
      <w:r w:rsidR="001365E2">
        <w:rPr>
          <w:noProof/>
        </w:rPr>
        <w:fldChar w:fldCharType="end"/>
      </w:r>
      <w:r w:rsidRPr="00C66543">
        <w:t>-Approval Documents</w:t>
      </w:r>
      <w:bookmarkEnd w:id="130"/>
    </w:p>
    <w:p w14:paraId="198D94C2" w14:textId="77777777" w:rsidR="00C66543" w:rsidRDefault="00C66543" w:rsidP="00C66543"/>
    <w:p w14:paraId="6790859B" w14:textId="77777777" w:rsidR="00C66543" w:rsidRDefault="00C66543" w:rsidP="00C66543"/>
    <w:p w14:paraId="2E626ED1" w14:textId="77777777" w:rsidR="00C66543" w:rsidRDefault="00C66543" w:rsidP="00C66543"/>
    <w:p w14:paraId="114203CC" w14:textId="77777777" w:rsidR="00C66543" w:rsidRDefault="00C66543" w:rsidP="00C66543"/>
    <w:p w14:paraId="2C98619B" w14:textId="77777777" w:rsidR="00C66543" w:rsidRDefault="00C66543" w:rsidP="00C66543"/>
    <w:p w14:paraId="6CE54F7F" w14:textId="77777777" w:rsidR="00C66543" w:rsidRDefault="00C66543" w:rsidP="00C66543"/>
    <w:p w14:paraId="3427B353" w14:textId="77777777" w:rsidR="00C66543" w:rsidRDefault="00C66543" w:rsidP="00C66543"/>
    <w:p w14:paraId="7217381D" w14:textId="77777777" w:rsidR="00C66543" w:rsidRDefault="00C66543" w:rsidP="00C66543"/>
    <w:p w14:paraId="7FD09CE1" w14:textId="77777777" w:rsidR="00C66543" w:rsidRDefault="00C66543" w:rsidP="00C66543"/>
    <w:p w14:paraId="011F56C2" w14:textId="77777777" w:rsidR="00C66543" w:rsidRDefault="00C66543" w:rsidP="00C66543"/>
    <w:p w14:paraId="2A4FFD10" w14:textId="77777777" w:rsidR="00326701" w:rsidRPr="00C66543" w:rsidRDefault="00326701" w:rsidP="00C66543"/>
    <w:p w14:paraId="59AC0536" w14:textId="77777777" w:rsidR="00747F02" w:rsidRDefault="00747F02" w:rsidP="00747F02">
      <w:pPr>
        <w:ind w:left="360"/>
        <w:rPr>
          <w:rFonts w:ascii="Arial" w:hAnsi="Arial" w:cs="Arial"/>
        </w:rPr>
      </w:pPr>
      <w:r w:rsidRPr="00DA4EFC">
        <w:rPr>
          <w:rFonts w:ascii="Arial" w:hAnsi="Arial" w:cs="Arial"/>
        </w:rPr>
        <w:lastRenderedPageBreak/>
        <w:t xml:space="preserve">On </w:t>
      </w:r>
      <w:r w:rsidR="00A71CA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ubmission </w:t>
      </w:r>
      <w:r w:rsidR="00D95DAE">
        <w:rPr>
          <w:rFonts w:ascii="Arial" w:hAnsi="Arial" w:cs="Arial"/>
        </w:rPr>
        <w:t>of request</w:t>
      </w:r>
      <w:r w:rsidRPr="00DA4EFC">
        <w:rPr>
          <w:rFonts w:ascii="Arial" w:hAnsi="Arial" w:cs="Arial"/>
        </w:rPr>
        <w:t xml:space="preserve">, a page will appear that </w:t>
      </w:r>
      <w:r w:rsidR="00D95DAE" w:rsidRPr="00DA4EFC">
        <w:rPr>
          <w:rFonts w:ascii="Arial" w:hAnsi="Arial" w:cs="Arial"/>
        </w:rPr>
        <w:t xml:space="preserve">displays </w:t>
      </w:r>
      <w:r w:rsidR="00D95DAE">
        <w:rPr>
          <w:rFonts w:ascii="Arial" w:hAnsi="Arial" w:cs="Arial"/>
        </w:rPr>
        <w:t>details</w:t>
      </w:r>
      <w:r w:rsidRPr="00DA4EFC">
        <w:rPr>
          <w:rFonts w:ascii="Arial" w:hAnsi="Arial" w:cs="Arial"/>
        </w:rPr>
        <w:t xml:space="preserve"> (Confirmation Message, Tracking ID, and Status)</w:t>
      </w:r>
      <w:r w:rsidR="00D61C84">
        <w:rPr>
          <w:rFonts w:ascii="Arial" w:hAnsi="Arial" w:cs="Arial"/>
        </w:rPr>
        <w:t>.</w:t>
      </w:r>
    </w:p>
    <w:p w14:paraId="3750C903" w14:textId="77777777" w:rsidR="00747F02" w:rsidRPr="00747F02" w:rsidRDefault="00747F02" w:rsidP="00E174BD">
      <w:pPr>
        <w:pStyle w:val="ListParagraph"/>
        <w:numPr>
          <w:ilvl w:val="0"/>
          <w:numId w:val="13"/>
        </w:numPr>
        <w:spacing w:line="276" w:lineRule="auto"/>
        <w:ind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view submitted</w:t>
      </w:r>
      <w:r>
        <w:rPr>
          <w:rFonts w:ascii="Arial" w:hAnsi="Arial" w:cs="Arial"/>
          <w:sz w:val="22"/>
        </w:rPr>
        <w:t xml:space="preserve"> request, </w:t>
      </w:r>
      <w:r w:rsidRPr="00DA4EFC">
        <w:rPr>
          <w:rFonts w:ascii="Arial" w:hAnsi="Arial" w:cs="Arial"/>
          <w:sz w:val="22"/>
        </w:rPr>
        <w:t xml:space="preserve">click </w:t>
      </w:r>
      <w:r w:rsidR="00D95DAE" w:rsidRPr="00DA4EFC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Pr="00DA4EFC">
        <w:rPr>
          <w:rFonts w:ascii="Arial" w:hAnsi="Arial" w:cs="Arial"/>
          <w:sz w:val="22"/>
        </w:rPr>
        <w:t xml:space="preserve">View </w:t>
      </w:r>
      <w:r>
        <w:rPr>
          <w:rFonts w:ascii="Arial" w:hAnsi="Arial" w:cs="Arial"/>
          <w:sz w:val="22"/>
        </w:rPr>
        <w:t>Your Request</w:t>
      </w:r>
      <w:r w:rsidRPr="00DA4EFC">
        <w:rPr>
          <w:rFonts w:ascii="Arial" w:hAnsi="Arial" w:cs="Arial"/>
          <w:sz w:val="22"/>
        </w:rPr>
        <w:t>” button</w:t>
      </w:r>
      <w:r w:rsidR="00D61C84">
        <w:rPr>
          <w:rFonts w:ascii="Arial" w:hAnsi="Arial" w:cs="Arial"/>
          <w:sz w:val="22"/>
        </w:rPr>
        <w:t>.</w:t>
      </w:r>
      <w:r w:rsidRPr="00DA4EFC">
        <w:rPr>
          <w:rFonts w:ascii="Arial" w:hAnsi="Arial" w:cs="Arial"/>
          <w:sz w:val="22"/>
        </w:rPr>
        <w:t xml:space="preserve"> </w:t>
      </w:r>
    </w:p>
    <w:p w14:paraId="313C58E6" w14:textId="77777777" w:rsidR="00C66543" w:rsidRDefault="00326701" w:rsidP="00326701">
      <w:pPr>
        <w:pStyle w:val="CommentText"/>
        <w:spacing w:after="0" w:line="276" w:lineRule="auto"/>
        <w:ind w:left="-135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038902B3" wp14:editId="3A394F44">
            <wp:extent cx="7332593" cy="2162175"/>
            <wp:effectExtent l="152400" t="152400" r="363855" b="3524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08" b="18168"/>
                    <a:stretch/>
                  </pic:blipFill>
                  <pic:spPr bwMode="auto">
                    <a:xfrm>
                      <a:off x="0" y="0"/>
                      <a:ext cx="7348907" cy="2166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B3D1A" w14:textId="412CA004" w:rsidR="00C66543" w:rsidRDefault="00C66543" w:rsidP="00022F19">
      <w:pPr>
        <w:pStyle w:val="T-TableTitle"/>
        <w:spacing w:before="0" w:after="0"/>
        <w:ind w:left="3510"/>
      </w:pPr>
      <w:bookmarkStart w:id="131" w:name="_Toc3803899"/>
      <w:r w:rsidRPr="00C66543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12</w:t>
      </w:r>
      <w:r w:rsidR="001365E2">
        <w:rPr>
          <w:noProof/>
        </w:rPr>
        <w:fldChar w:fldCharType="end"/>
      </w:r>
      <w:r w:rsidRPr="00C66543">
        <w:t>-View Your Request</w:t>
      </w:r>
      <w:bookmarkEnd w:id="131"/>
    </w:p>
    <w:p w14:paraId="5CD40E92" w14:textId="77777777" w:rsidR="00C66543" w:rsidRDefault="00C66543" w:rsidP="00C66543"/>
    <w:p w14:paraId="4E3FE841" w14:textId="77777777" w:rsidR="00C66543" w:rsidRDefault="00C66543" w:rsidP="00C66543"/>
    <w:p w14:paraId="04BDF110" w14:textId="77777777" w:rsidR="00C66543" w:rsidRDefault="00C66543" w:rsidP="00C66543"/>
    <w:p w14:paraId="05D5B86D" w14:textId="77777777" w:rsidR="00C66543" w:rsidRDefault="00C66543" w:rsidP="00C66543"/>
    <w:p w14:paraId="7310D741" w14:textId="77777777" w:rsidR="00C66543" w:rsidRDefault="00C66543" w:rsidP="00C66543"/>
    <w:p w14:paraId="681ED884" w14:textId="77777777" w:rsidR="00C66543" w:rsidRDefault="00C66543" w:rsidP="00C66543"/>
    <w:p w14:paraId="02651C32" w14:textId="77777777" w:rsidR="00C66543" w:rsidRDefault="00C66543" w:rsidP="00C66543"/>
    <w:p w14:paraId="7BF74E47" w14:textId="77777777" w:rsidR="00C66543" w:rsidRDefault="00C66543" w:rsidP="00C66543"/>
    <w:p w14:paraId="5982E8C3" w14:textId="77777777" w:rsidR="00C66543" w:rsidRDefault="00C66543" w:rsidP="00C66543"/>
    <w:p w14:paraId="0E28720F" w14:textId="77777777" w:rsidR="00C66543" w:rsidRDefault="00C66543" w:rsidP="00C66543"/>
    <w:p w14:paraId="40AC6E89" w14:textId="77777777" w:rsidR="00C66543" w:rsidRDefault="00C66543" w:rsidP="00C66543"/>
    <w:p w14:paraId="32194361" w14:textId="77777777" w:rsidR="00326701" w:rsidRDefault="00326701" w:rsidP="00C66543"/>
    <w:p w14:paraId="0E3AB044" w14:textId="77777777" w:rsidR="00326701" w:rsidRDefault="00326701" w:rsidP="00C66543"/>
    <w:p w14:paraId="7C88D3E0" w14:textId="77777777" w:rsidR="00C66543" w:rsidRDefault="00C66543" w:rsidP="00C66543"/>
    <w:p w14:paraId="28353AE7" w14:textId="77777777" w:rsidR="00C66543" w:rsidRPr="00C66543" w:rsidRDefault="00C66543" w:rsidP="00C66543"/>
    <w:p w14:paraId="1D217395" w14:textId="77777777" w:rsidR="00DA3F91" w:rsidRPr="002A6347" w:rsidRDefault="00747F02" w:rsidP="002A6347">
      <w:pPr>
        <w:pStyle w:val="Heading1"/>
        <w:numPr>
          <w:ilvl w:val="2"/>
          <w:numId w:val="1"/>
        </w:numPr>
        <w:spacing w:line="480" w:lineRule="auto"/>
        <w:ind w:left="0" w:hanging="810"/>
        <w:rPr>
          <w:rFonts w:ascii="Arial" w:hAnsi="Arial" w:cs="Arial"/>
          <w:b/>
          <w:color w:val="auto"/>
          <w:sz w:val="28"/>
          <w:szCs w:val="28"/>
        </w:rPr>
      </w:pPr>
      <w:bookmarkStart w:id="132" w:name="_Toc4057653"/>
      <w:r w:rsidRPr="00B85008">
        <w:rPr>
          <w:rFonts w:ascii="Arial" w:hAnsi="Arial" w:cs="Arial"/>
          <w:b/>
          <w:color w:val="auto"/>
          <w:sz w:val="28"/>
          <w:szCs w:val="28"/>
        </w:rPr>
        <w:lastRenderedPageBreak/>
        <w:t>Close Request</w:t>
      </w:r>
      <w:bookmarkEnd w:id="132"/>
    </w:p>
    <w:p w14:paraId="275BCF6E" w14:textId="77777777" w:rsidR="00C66543" w:rsidRPr="00DA3F91" w:rsidRDefault="00DA3F91" w:rsidP="00DA3F91">
      <w:pPr>
        <w:ind w:left="360"/>
        <w:rPr>
          <w:rFonts w:ascii="Arial" w:hAnsi="Arial" w:cs="Arial"/>
        </w:rPr>
      </w:pPr>
      <w:r w:rsidRPr="00DA3F91">
        <w:rPr>
          <w:rFonts w:ascii="Arial" w:hAnsi="Arial" w:cs="Arial"/>
        </w:rPr>
        <w:t>Perform steps 1-3</w:t>
      </w:r>
      <w:r w:rsidR="00E528A3">
        <w:rPr>
          <w:rFonts w:ascii="Arial" w:hAnsi="Arial" w:cs="Arial"/>
        </w:rPr>
        <w:t xml:space="preserve"> as per </w:t>
      </w:r>
      <w:hyperlink w:anchor="_De-Registration" w:history="1">
        <w:r w:rsidR="00E528A3" w:rsidRPr="00E528A3">
          <w:rPr>
            <w:rStyle w:val="Hyperlink"/>
            <w:rFonts w:ascii="Arial" w:hAnsi="Arial" w:cs="Arial"/>
          </w:rPr>
          <w:t>section 3.4</w:t>
        </w:r>
      </w:hyperlink>
    </w:p>
    <w:p w14:paraId="08318090" w14:textId="77777777" w:rsidR="00747F02" w:rsidRDefault="006B5B82" w:rsidP="00C66543">
      <w:pPr>
        <w:pStyle w:val="ListParagraph"/>
        <w:numPr>
          <w:ilvl w:val="0"/>
          <w:numId w:val="19"/>
        </w:numPr>
        <w:tabs>
          <w:tab w:val="left" w:pos="450"/>
        </w:tabs>
        <w:ind w:left="360" w:hanging="270"/>
        <w:rPr>
          <w:rFonts w:ascii="Arial" w:hAnsi="Arial" w:cs="Arial"/>
          <w:sz w:val="22"/>
        </w:rPr>
      </w:pPr>
      <w:r w:rsidRPr="00F6601F">
        <w:rPr>
          <w:rFonts w:ascii="Arial" w:hAnsi="Arial" w:cs="Arial"/>
          <w:sz w:val="22"/>
        </w:rPr>
        <w:t xml:space="preserve">To </w:t>
      </w:r>
      <w:r w:rsidR="00D95DAE" w:rsidRPr="00F6601F">
        <w:rPr>
          <w:rFonts w:ascii="Arial" w:hAnsi="Arial" w:cs="Arial"/>
          <w:sz w:val="22"/>
        </w:rPr>
        <w:t xml:space="preserve">close </w:t>
      </w:r>
      <w:r w:rsidR="00D95DAE">
        <w:rPr>
          <w:rFonts w:ascii="Arial" w:hAnsi="Arial" w:cs="Arial"/>
          <w:sz w:val="22"/>
        </w:rPr>
        <w:t>request</w:t>
      </w:r>
      <w:r w:rsidRPr="00F6601F">
        <w:rPr>
          <w:rFonts w:ascii="Arial" w:hAnsi="Arial" w:cs="Arial"/>
          <w:sz w:val="22"/>
        </w:rPr>
        <w:t xml:space="preserve">, </w:t>
      </w:r>
      <w:r w:rsidR="00D95DAE">
        <w:rPr>
          <w:rFonts w:ascii="Arial" w:hAnsi="Arial" w:cs="Arial"/>
          <w:sz w:val="22"/>
        </w:rPr>
        <w:t>verify details</w:t>
      </w:r>
      <w:r w:rsidR="00747F02">
        <w:rPr>
          <w:rFonts w:ascii="Arial" w:hAnsi="Arial" w:cs="Arial"/>
          <w:sz w:val="22"/>
        </w:rPr>
        <w:t xml:space="preserve"> and </w:t>
      </w:r>
      <w:r w:rsidR="00D95DAE">
        <w:rPr>
          <w:rFonts w:ascii="Arial" w:hAnsi="Arial" w:cs="Arial"/>
          <w:sz w:val="22"/>
        </w:rPr>
        <w:t>check checkbox</w:t>
      </w:r>
      <w:r w:rsidR="00747F02">
        <w:rPr>
          <w:rFonts w:ascii="Arial" w:hAnsi="Arial" w:cs="Arial"/>
          <w:sz w:val="22"/>
        </w:rPr>
        <w:t xml:space="preserve">(es) </w:t>
      </w:r>
      <w:r w:rsidR="00D95DAE">
        <w:rPr>
          <w:rFonts w:ascii="Arial" w:hAnsi="Arial" w:cs="Arial"/>
          <w:sz w:val="22"/>
        </w:rPr>
        <w:t>against correct</w:t>
      </w:r>
      <w:r w:rsidR="00A71CA6">
        <w:rPr>
          <w:rFonts w:ascii="Arial" w:hAnsi="Arial" w:cs="Arial"/>
          <w:sz w:val="22"/>
        </w:rPr>
        <w:t xml:space="preserve"> </w:t>
      </w:r>
      <w:r w:rsidR="00747F02">
        <w:rPr>
          <w:rFonts w:ascii="Arial" w:hAnsi="Arial" w:cs="Arial"/>
          <w:sz w:val="22"/>
        </w:rPr>
        <w:t xml:space="preserve">device </w:t>
      </w:r>
      <w:r w:rsidR="00A71CA6">
        <w:rPr>
          <w:rFonts w:ascii="Arial" w:hAnsi="Arial" w:cs="Arial"/>
          <w:sz w:val="22"/>
        </w:rPr>
        <w:t>information</w:t>
      </w:r>
      <w:r w:rsidR="000561C5">
        <w:rPr>
          <w:rFonts w:ascii="Arial" w:hAnsi="Arial" w:cs="Arial"/>
          <w:sz w:val="22"/>
        </w:rPr>
        <w:t>.</w:t>
      </w:r>
    </w:p>
    <w:p w14:paraId="6E1DC05E" w14:textId="77777777" w:rsidR="006B5B82" w:rsidRPr="00F6601F" w:rsidRDefault="00747F02" w:rsidP="00C66543">
      <w:pPr>
        <w:pStyle w:val="ListParagraph"/>
        <w:numPr>
          <w:ilvl w:val="0"/>
          <w:numId w:val="19"/>
        </w:numPr>
        <w:ind w:left="36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</w:t>
      </w:r>
      <w:r w:rsidR="000B4CE5" w:rsidRPr="00F6601F">
        <w:rPr>
          <w:rFonts w:ascii="Arial" w:hAnsi="Arial" w:cs="Arial"/>
          <w:sz w:val="22"/>
        </w:rPr>
        <w:t xml:space="preserve">lick </w:t>
      </w:r>
      <w:r w:rsidR="00D95DAE" w:rsidRPr="00F6601F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="000B4CE5" w:rsidRPr="00F6601F">
        <w:rPr>
          <w:rFonts w:ascii="Arial" w:hAnsi="Arial" w:cs="Arial"/>
          <w:sz w:val="22"/>
        </w:rPr>
        <w:t>Close Request” button</w:t>
      </w:r>
      <w:r w:rsidR="000561C5">
        <w:rPr>
          <w:rFonts w:ascii="Arial" w:hAnsi="Arial" w:cs="Arial"/>
          <w:sz w:val="22"/>
        </w:rPr>
        <w:t>.</w:t>
      </w:r>
    </w:p>
    <w:p w14:paraId="0669CEDD" w14:textId="77777777" w:rsidR="000B4CE5" w:rsidRDefault="00747F02" w:rsidP="00C66543">
      <w:pPr>
        <w:spacing w:after="0"/>
        <w:ind w:left="-1260" w:right="-1440"/>
        <w:rPr>
          <w:rFonts w:ascii="Arial" w:hAnsi="Arial" w:cs="Arial"/>
        </w:rPr>
      </w:pPr>
      <w:r w:rsidRPr="00747F02">
        <w:rPr>
          <w:rFonts w:ascii="Arial" w:hAnsi="Arial" w:cs="Arial"/>
          <w:noProof/>
        </w:rPr>
        <w:drawing>
          <wp:inline distT="0" distB="0" distL="0" distR="0" wp14:anchorId="43A2AD0F" wp14:editId="52D5EB9E">
            <wp:extent cx="7315200" cy="3035808"/>
            <wp:effectExtent l="152400" t="152400" r="361950" b="355600"/>
            <wp:docPr id="48" name="Picture 48" descr="C:\Users\Momna Ali Shah\Desktop\LSDS CHANGES\DRS3535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mna Ali Shah\Desktop\LSDS CHANGES\DRS3535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2"/>
                    <a:stretch/>
                  </pic:blipFill>
                  <pic:spPr bwMode="auto">
                    <a:xfrm>
                      <a:off x="0" y="0"/>
                      <a:ext cx="7315200" cy="3035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19960" w14:textId="4A953C67" w:rsidR="000B4CE5" w:rsidRPr="00C66543" w:rsidRDefault="00C66543" w:rsidP="00307C47">
      <w:pPr>
        <w:pStyle w:val="T-TableTitle"/>
        <w:spacing w:before="0" w:after="0"/>
        <w:ind w:left="3330"/>
      </w:pPr>
      <w:bookmarkStart w:id="133" w:name="_Toc3803900"/>
      <w:r w:rsidRPr="00C66543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13</w:t>
      </w:r>
      <w:r w:rsidR="001365E2">
        <w:rPr>
          <w:noProof/>
        </w:rPr>
        <w:fldChar w:fldCharType="end"/>
      </w:r>
      <w:r w:rsidRPr="00C66543">
        <w:t>-Close Request</w:t>
      </w:r>
      <w:bookmarkEnd w:id="133"/>
    </w:p>
    <w:p w14:paraId="1DD5CE58" w14:textId="77777777" w:rsidR="00B85008" w:rsidRDefault="00B85008" w:rsidP="000B4CE5">
      <w:pPr>
        <w:rPr>
          <w:rFonts w:ascii="Arial" w:hAnsi="Arial" w:cs="Arial"/>
        </w:rPr>
      </w:pPr>
    </w:p>
    <w:p w14:paraId="2E59D0F9" w14:textId="77777777" w:rsidR="00B85008" w:rsidRDefault="00B85008" w:rsidP="000B4CE5">
      <w:pPr>
        <w:rPr>
          <w:rFonts w:ascii="Arial" w:hAnsi="Arial" w:cs="Arial"/>
        </w:rPr>
      </w:pPr>
    </w:p>
    <w:p w14:paraId="46B2B37A" w14:textId="77777777" w:rsidR="00B85008" w:rsidRDefault="00B85008" w:rsidP="000B4CE5">
      <w:pPr>
        <w:rPr>
          <w:rFonts w:ascii="Arial" w:hAnsi="Arial" w:cs="Arial"/>
        </w:rPr>
      </w:pPr>
    </w:p>
    <w:p w14:paraId="509C330D" w14:textId="77777777" w:rsidR="00B85008" w:rsidRDefault="00B85008" w:rsidP="000B4CE5">
      <w:pPr>
        <w:rPr>
          <w:rFonts w:ascii="Arial" w:hAnsi="Arial" w:cs="Arial"/>
        </w:rPr>
      </w:pPr>
    </w:p>
    <w:p w14:paraId="135F4A80" w14:textId="77777777" w:rsidR="00B85008" w:rsidRDefault="00B85008" w:rsidP="000B4CE5">
      <w:pPr>
        <w:rPr>
          <w:rFonts w:ascii="Arial" w:hAnsi="Arial" w:cs="Arial"/>
        </w:rPr>
      </w:pPr>
    </w:p>
    <w:p w14:paraId="49B9BCA2" w14:textId="77777777" w:rsidR="00B85008" w:rsidRDefault="00B85008" w:rsidP="000B4CE5">
      <w:pPr>
        <w:rPr>
          <w:rFonts w:ascii="Arial" w:hAnsi="Arial" w:cs="Arial"/>
        </w:rPr>
      </w:pPr>
    </w:p>
    <w:p w14:paraId="75866C2A" w14:textId="77777777" w:rsidR="00B85008" w:rsidRDefault="00B85008" w:rsidP="000B4CE5">
      <w:pPr>
        <w:rPr>
          <w:rFonts w:ascii="Arial" w:hAnsi="Arial" w:cs="Arial"/>
        </w:rPr>
      </w:pPr>
    </w:p>
    <w:p w14:paraId="40F074E1" w14:textId="77777777" w:rsidR="00B85008" w:rsidRDefault="00B85008" w:rsidP="000B4CE5">
      <w:pPr>
        <w:rPr>
          <w:rFonts w:ascii="Arial" w:hAnsi="Arial" w:cs="Arial"/>
        </w:rPr>
      </w:pPr>
    </w:p>
    <w:p w14:paraId="63C0ABAF" w14:textId="77777777" w:rsidR="00B85008" w:rsidRDefault="00B85008" w:rsidP="000B4CE5">
      <w:pPr>
        <w:rPr>
          <w:rFonts w:ascii="Arial" w:hAnsi="Arial" w:cs="Arial"/>
        </w:rPr>
      </w:pPr>
    </w:p>
    <w:p w14:paraId="71875181" w14:textId="77777777" w:rsidR="00B85008" w:rsidRDefault="00B85008" w:rsidP="000B4CE5">
      <w:pPr>
        <w:rPr>
          <w:rFonts w:ascii="Arial" w:hAnsi="Arial" w:cs="Arial"/>
        </w:rPr>
      </w:pPr>
    </w:p>
    <w:p w14:paraId="6F4EC882" w14:textId="77777777" w:rsidR="000B4CE5" w:rsidRDefault="000B4CE5" w:rsidP="000B4CE5">
      <w:pPr>
        <w:rPr>
          <w:rFonts w:ascii="Arial" w:hAnsi="Arial" w:cs="Arial"/>
        </w:rPr>
      </w:pPr>
    </w:p>
    <w:p w14:paraId="3C6F0CCD" w14:textId="77777777" w:rsidR="00D95DAE" w:rsidRDefault="00D95DAE" w:rsidP="000B4CE5">
      <w:pPr>
        <w:rPr>
          <w:rFonts w:ascii="Arial" w:hAnsi="Arial" w:cs="Arial"/>
        </w:rPr>
      </w:pPr>
    </w:p>
    <w:p w14:paraId="0B4AEBC5" w14:textId="77777777" w:rsidR="00436C91" w:rsidRDefault="00436C91" w:rsidP="00C66543">
      <w:pPr>
        <w:ind w:left="360"/>
        <w:rPr>
          <w:rFonts w:ascii="Arial" w:hAnsi="Arial" w:cs="Arial"/>
        </w:rPr>
      </w:pPr>
      <w:r w:rsidRPr="00DA4EFC">
        <w:rPr>
          <w:rFonts w:ascii="Arial" w:hAnsi="Arial" w:cs="Arial"/>
        </w:rPr>
        <w:lastRenderedPageBreak/>
        <w:t xml:space="preserve">On </w:t>
      </w:r>
      <w:r w:rsidR="00D95DAE">
        <w:rPr>
          <w:rFonts w:ascii="Arial" w:hAnsi="Arial" w:cs="Arial"/>
        </w:rPr>
        <w:t>clicking “</w:t>
      </w:r>
      <w:r w:rsidR="00D61C84">
        <w:rPr>
          <w:rFonts w:ascii="Arial" w:hAnsi="Arial" w:cs="Arial"/>
        </w:rPr>
        <w:t>Closed Request”</w:t>
      </w:r>
      <w:r>
        <w:rPr>
          <w:rFonts w:ascii="Arial" w:hAnsi="Arial" w:cs="Arial"/>
        </w:rPr>
        <w:t xml:space="preserve"> button</w:t>
      </w:r>
      <w:r w:rsidRPr="00DA4EFC">
        <w:rPr>
          <w:rFonts w:ascii="Arial" w:hAnsi="Arial" w:cs="Arial"/>
        </w:rPr>
        <w:t xml:space="preserve">, a page will appear that </w:t>
      </w:r>
      <w:r w:rsidR="00D95DAE" w:rsidRPr="00DA4EFC">
        <w:rPr>
          <w:rFonts w:ascii="Arial" w:hAnsi="Arial" w:cs="Arial"/>
        </w:rPr>
        <w:t xml:space="preserve">displays </w:t>
      </w:r>
      <w:r w:rsidR="00D95DAE">
        <w:rPr>
          <w:rFonts w:ascii="Arial" w:hAnsi="Arial" w:cs="Arial"/>
        </w:rPr>
        <w:t>details</w:t>
      </w:r>
      <w:r w:rsidRPr="00DA4EFC">
        <w:rPr>
          <w:rFonts w:ascii="Arial" w:hAnsi="Arial" w:cs="Arial"/>
        </w:rPr>
        <w:t xml:space="preserve"> (Confirmation Message, Tracking ID, and Status)</w:t>
      </w:r>
      <w:r w:rsidR="005F4AF3">
        <w:rPr>
          <w:rFonts w:ascii="Arial" w:hAnsi="Arial" w:cs="Arial"/>
        </w:rPr>
        <w:t>.</w:t>
      </w:r>
    </w:p>
    <w:p w14:paraId="54438921" w14:textId="3D867F01" w:rsidR="00DA3F91" w:rsidRPr="00307C47" w:rsidRDefault="00436C91" w:rsidP="00307C47">
      <w:pPr>
        <w:pStyle w:val="ListParagraph"/>
        <w:numPr>
          <w:ilvl w:val="0"/>
          <w:numId w:val="19"/>
        </w:numPr>
        <w:tabs>
          <w:tab w:val="left" w:pos="450"/>
        </w:tabs>
        <w:ind w:left="36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view closed</w:t>
      </w:r>
      <w:r>
        <w:rPr>
          <w:rFonts w:ascii="Arial" w:hAnsi="Arial" w:cs="Arial"/>
          <w:sz w:val="22"/>
        </w:rPr>
        <w:t xml:space="preserve"> request, </w:t>
      </w:r>
      <w:r w:rsidRPr="00DA4EFC">
        <w:rPr>
          <w:rFonts w:ascii="Arial" w:hAnsi="Arial" w:cs="Arial"/>
          <w:sz w:val="22"/>
        </w:rPr>
        <w:t xml:space="preserve">click </w:t>
      </w:r>
      <w:r w:rsidR="00D95DAE" w:rsidRPr="00DA4EFC">
        <w:rPr>
          <w:rFonts w:ascii="Arial" w:hAnsi="Arial" w:cs="Arial"/>
          <w:sz w:val="22"/>
        </w:rPr>
        <w:t xml:space="preserve">on </w:t>
      </w:r>
      <w:r w:rsidR="00D95DAE">
        <w:rPr>
          <w:rFonts w:ascii="Arial" w:hAnsi="Arial" w:cs="Arial"/>
          <w:sz w:val="22"/>
        </w:rPr>
        <w:t>“</w:t>
      </w:r>
      <w:r w:rsidRPr="00DA4EFC">
        <w:rPr>
          <w:rFonts w:ascii="Arial" w:hAnsi="Arial" w:cs="Arial"/>
          <w:sz w:val="22"/>
        </w:rPr>
        <w:t xml:space="preserve">View </w:t>
      </w:r>
      <w:r>
        <w:rPr>
          <w:rFonts w:ascii="Arial" w:hAnsi="Arial" w:cs="Arial"/>
          <w:sz w:val="22"/>
        </w:rPr>
        <w:t>Your Request</w:t>
      </w:r>
      <w:r w:rsidRPr="00DA4EFC">
        <w:rPr>
          <w:rFonts w:ascii="Arial" w:hAnsi="Arial" w:cs="Arial"/>
          <w:sz w:val="22"/>
        </w:rPr>
        <w:t>” button</w:t>
      </w:r>
      <w:r w:rsidR="00013829">
        <w:rPr>
          <w:rFonts w:ascii="Arial" w:hAnsi="Arial" w:cs="Arial"/>
          <w:sz w:val="22"/>
        </w:rPr>
        <w:t>.</w:t>
      </w:r>
      <w:r w:rsidRPr="00DA4EFC">
        <w:rPr>
          <w:rFonts w:ascii="Arial" w:hAnsi="Arial" w:cs="Arial"/>
          <w:sz w:val="22"/>
        </w:rPr>
        <w:t xml:space="preserve"> </w:t>
      </w:r>
    </w:p>
    <w:p w14:paraId="3DF0A967" w14:textId="77777777" w:rsidR="00436C91" w:rsidRPr="00DA4EFC" w:rsidRDefault="00326701" w:rsidP="00D75B76">
      <w:pPr>
        <w:spacing w:after="0"/>
        <w:ind w:left="-12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BCFE10" wp14:editId="346B9AB5">
            <wp:extent cx="7299664" cy="2409825"/>
            <wp:effectExtent l="152400" t="152400" r="358775" b="3524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0" b="10834"/>
                    <a:stretch/>
                  </pic:blipFill>
                  <pic:spPr bwMode="auto">
                    <a:xfrm>
                      <a:off x="0" y="0"/>
                      <a:ext cx="7312688" cy="2414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FBC45" w14:textId="1E65115E" w:rsidR="00364BEE" w:rsidRPr="00C66543" w:rsidRDefault="00C66543" w:rsidP="00307C47">
      <w:pPr>
        <w:pStyle w:val="T-TableTitle"/>
        <w:spacing w:before="0" w:after="0"/>
        <w:ind w:left="3420"/>
        <w:rPr>
          <w:b w:val="0"/>
        </w:rPr>
      </w:pPr>
      <w:bookmarkStart w:id="134" w:name="_Toc3803901"/>
      <w:bookmarkStart w:id="135" w:name="_Toc527395004"/>
      <w:r w:rsidRPr="00C66543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14</w:t>
      </w:r>
      <w:r w:rsidR="001365E2">
        <w:rPr>
          <w:noProof/>
        </w:rPr>
        <w:fldChar w:fldCharType="end"/>
      </w:r>
      <w:r w:rsidRPr="00C66543">
        <w:t>-View Your Request</w:t>
      </w:r>
      <w:bookmarkEnd w:id="134"/>
    </w:p>
    <w:p w14:paraId="0F067378" w14:textId="77777777" w:rsidR="00364BEE" w:rsidRDefault="00364BEE" w:rsidP="00A032A7">
      <w:pPr>
        <w:pStyle w:val="Heading1"/>
        <w:ind w:left="360"/>
        <w:rPr>
          <w:rFonts w:ascii="Arial" w:hAnsi="Arial" w:cs="Arial"/>
          <w:b/>
          <w:color w:val="auto"/>
        </w:rPr>
      </w:pPr>
    </w:p>
    <w:p w14:paraId="05887241" w14:textId="77777777" w:rsidR="00364BEE" w:rsidRDefault="00364BEE" w:rsidP="00364BEE"/>
    <w:p w14:paraId="5E93C8CE" w14:textId="77777777" w:rsidR="00364BEE" w:rsidRDefault="00364BEE" w:rsidP="00364BEE"/>
    <w:p w14:paraId="668B7295" w14:textId="77777777" w:rsidR="00364BEE" w:rsidRDefault="00364BEE" w:rsidP="00364BEE"/>
    <w:p w14:paraId="0EB79F9D" w14:textId="77777777" w:rsidR="00364BEE" w:rsidRDefault="00364BEE" w:rsidP="00364BEE"/>
    <w:p w14:paraId="35730993" w14:textId="77777777" w:rsidR="00364BEE" w:rsidRPr="00364BEE" w:rsidRDefault="00364BEE" w:rsidP="00364BEE"/>
    <w:p w14:paraId="19432771" w14:textId="77777777" w:rsidR="00364BEE" w:rsidRDefault="00364BEE" w:rsidP="00C66543">
      <w:pPr>
        <w:pStyle w:val="Heading1"/>
        <w:rPr>
          <w:rFonts w:ascii="Arial" w:hAnsi="Arial" w:cs="Arial"/>
          <w:b/>
          <w:color w:val="auto"/>
        </w:rPr>
      </w:pPr>
    </w:p>
    <w:p w14:paraId="404CE820" w14:textId="77777777" w:rsidR="00C66543" w:rsidRDefault="00C66543" w:rsidP="00C66543"/>
    <w:p w14:paraId="6171F7CD" w14:textId="77777777" w:rsidR="00C66543" w:rsidRDefault="00C66543" w:rsidP="00C66543"/>
    <w:p w14:paraId="6C3C6E0E" w14:textId="77777777" w:rsidR="00C66543" w:rsidRDefault="00C66543" w:rsidP="00C66543"/>
    <w:p w14:paraId="6556EF38" w14:textId="77777777" w:rsidR="005058CF" w:rsidRDefault="005058CF" w:rsidP="00C66543"/>
    <w:p w14:paraId="532412FB" w14:textId="77777777" w:rsidR="005058CF" w:rsidRDefault="005058CF" w:rsidP="00C66543"/>
    <w:p w14:paraId="29F906A5" w14:textId="77777777" w:rsidR="00326701" w:rsidRDefault="00326701" w:rsidP="00C66543"/>
    <w:p w14:paraId="5180AB27" w14:textId="77777777" w:rsidR="00326701" w:rsidRPr="00C66543" w:rsidRDefault="00326701" w:rsidP="00C66543"/>
    <w:p w14:paraId="5032CE62" w14:textId="77777777" w:rsidR="00436C91" w:rsidRDefault="00436C91" w:rsidP="00A71CA6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36" w:name="_Toc4057654"/>
      <w:r w:rsidRPr="00A77C77">
        <w:rPr>
          <w:rFonts w:ascii="Arial" w:hAnsi="Arial" w:cs="Arial"/>
          <w:b/>
          <w:color w:val="auto"/>
        </w:rPr>
        <w:lastRenderedPageBreak/>
        <w:t>Search Request</w:t>
      </w:r>
      <w:bookmarkEnd w:id="135"/>
      <w:bookmarkEnd w:id="136"/>
      <w:r w:rsidRPr="00A77C77">
        <w:rPr>
          <w:rFonts w:ascii="Arial" w:hAnsi="Arial" w:cs="Arial"/>
          <w:b/>
          <w:color w:val="auto"/>
        </w:rPr>
        <w:t xml:space="preserve"> </w:t>
      </w:r>
    </w:p>
    <w:p w14:paraId="48246FED" w14:textId="77777777" w:rsidR="00436C91" w:rsidRPr="00436C91" w:rsidRDefault="00436C91" w:rsidP="00436C91"/>
    <w:p w14:paraId="38E6A746" w14:textId="77777777" w:rsidR="00436C91" w:rsidRDefault="00436C91" w:rsidP="00436C91">
      <w:pPr>
        <w:pStyle w:val="ListParagraph"/>
        <w:numPr>
          <w:ilvl w:val="0"/>
          <w:numId w:val="12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C01E0F">
        <w:rPr>
          <w:rFonts w:ascii="Arial" w:hAnsi="Arial" w:cs="Arial"/>
          <w:sz w:val="22"/>
        </w:rPr>
        <w:t xml:space="preserve">To search </w:t>
      </w:r>
      <w:r>
        <w:rPr>
          <w:rFonts w:ascii="Arial" w:hAnsi="Arial" w:cs="Arial"/>
          <w:sz w:val="22"/>
        </w:rPr>
        <w:t>any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request</w:t>
      </w:r>
      <w:r w:rsidRPr="00C01E0F">
        <w:rPr>
          <w:rFonts w:ascii="Arial" w:hAnsi="Arial" w:cs="Arial"/>
          <w:sz w:val="22"/>
        </w:rPr>
        <w:t xml:space="preserve">(s) </w:t>
      </w:r>
      <w:r>
        <w:rPr>
          <w:rFonts w:ascii="Arial" w:hAnsi="Arial" w:cs="Arial"/>
          <w:sz w:val="22"/>
        </w:rPr>
        <w:t>click on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“Search </w:t>
      </w:r>
      <w:r w:rsidR="001802A3">
        <w:rPr>
          <w:rFonts w:ascii="Arial" w:hAnsi="Arial" w:cs="Arial"/>
          <w:sz w:val="22"/>
        </w:rPr>
        <w:t>Request”</w:t>
      </w:r>
      <w:r w:rsidRPr="00C01E0F">
        <w:rPr>
          <w:rFonts w:ascii="Arial" w:hAnsi="Arial" w:cs="Arial"/>
          <w:sz w:val="22"/>
        </w:rPr>
        <w:t xml:space="preserve"> tab</w:t>
      </w:r>
      <w:r w:rsidR="00D61C84">
        <w:rPr>
          <w:rFonts w:ascii="Arial" w:hAnsi="Arial" w:cs="Arial"/>
          <w:sz w:val="22"/>
        </w:rPr>
        <w:t>.</w:t>
      </w:r>
      <w:r w:rsidRPr="00C01E0F">
        <w:rPr>
          <w:rFonts w:ascii="Arial" w:hAnsi="Arial" w:cs="Arial"/>
          <w:sz w:val="22"/>
        </w:rPr>
        <w:t xml:space="preserve"> </w:t>
      </w:r>
    </w:p>
    <w:p w14:paraId="03ABE98C" w14:textId="77777777" w:rsidR="00C66543" w:rsidRPr="002A6347" w:rsidRDefault="00A032A7" w:rsidP="002A6347">
      <w:pPr>
        <w:pStyle w:val="ListParagraph"/>
        <w:numPr>
          <w:ilvl w:val="0"/>
          <w:numId w:val="12"/>
        </w:numPr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view all request(s) click </w:t>
      </w:r>
      <w:r w:rsidR="00D95DAE">
        <w:rPr>
          <w:rFonts w:ascii="Arial" w:hAnsi="Arial" w:cs="Arial"/>
          <w:sz w:val="22"/>
        </w:rPr>
        <w:t>on “</w:t>
      </w:r>
      <w:r>
        <w:rPr>
          <w:rFonts w:ascii="Arial" w:hAnsi="Arial" w:cs="Arial"/>
          <w:sz w:val="22"/>
        </w:rPr>
        <w:t xml:space="preserve">Search Requests” </w:t>
      </w:r>
      <w:r w:rsidR="00F85247">
        <w:rPr>
          <w:rFonts w:ascii="Arial" w:hAnsi="Arial" w:cs="Arial"/>
          <w:sz w:val="22"/>
        </w:rPr>
        <w:t>button</w:t>
      </w:r>
      <w:r w:rsidR="00D61C84">
        <w:rPr>
          <w:rFonts w:ascii="Arial" w:hAnsi="Arial" w:cs="Arial"/>
          <w:sz w:val="22"/>
        </w:rPr>
        <w:t>.</w:t>
      </w:r>
      <w:r>
        <w:rPr>
          <w:rFonts w:ascii="Arial" w:hAnsi="Arial" w:cs="Arial"/>
          <w:sz w:val="22"/>
        </w:rPr>
        <w:t xml:space="preserve"> </w:t>
      </w:r>
    </w:p>
    <w:p w14:paraId="752B4D6A" w14:textId="77777777" w:rsidR="00A032A7" w:rsidRPr="00C01E0F" w:rsidRDefault="00A032A7" w:rsidP="00C66543">
      <w:pPr>
        <w:pStyle w:val="ListParagraph"/>
        <w:spacing w:after="0" w:line="276" w:lineRule="auto"/>
        <w:ind w:left="-1260"/>
        <w:rPr>
          <w:rFonts w:ascii="Arial" w:hAnsi="Arial" w:cs="Arial"/>
          <w:sz w:val="22"/>
        </w:rPr>
      </w:pPr>
      <w:r w:rsidRPr="00A032A7">
        <w:rPr>
          <w:rFonts w:ascii="Arial" w:hAnsi="Arial" w:cs="Arial"/>
          <w:noProof/>
          <w:sz w:val="22"/>
        </w:rPr>
        <w:drawing>
          <wp:inline distT="0" distB="0" distL="0" distR="0" wp14:anchorId="1F1AE500" wp14:editId="65D00345">
            <wp:extent cx="7258050" cy="2501305"/>
            <wp:effectExtent l="152400" t="152400" r="361950" b="356235"/>
            <wp:docPr id="50" name="Picture 50" descr="C:\Users\Momna Ali Shah\Desktop\LSDS CHANGES\DRS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mna Ali Shah\Desktop\LSDS CHANGES\DRSW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8" b="6943"/>
                    <a:stretch/>
                  </pic:blipFill>
                  <pic:spPr bwMode="auto">
                    <a:xfrm>
                      <a:off x="0" y="0"/>
                      <a:ext cx="7276256" cy="2507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5C622" w14:textId="6C8E38A9" w:rsidR="00C66543" w:rsidRDefault="00C66543" w:rsidP="00307C47">
      <w:pPr>
        <w:pStyle w:val="T-TableTitle"/>
        <w:spacing w:before="0" w:after="0"/>
        <w:ind w:left="3420"/>
      </w:pPr>
      <w:bookmarkStart w:id="137" w:name="_Toc3803902"/>
      <w:r w:rsidRPr="00C66543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15</w:t>
      </w:r>
      <w:r w:rsidR="001365E2">
        <w:rPr>
          <w:noProof/>
        </w:rPr>
        <w:fldChar w:fldCharType="end"/>
      </w:r>
      <w:r w:rsidRPr="00C66543">
        <w:t>-Search Request</w:t>
      </w:r>
      <w:bookmarkEnd w:id="137"/>
    </w:p>
    <w:p w14:paraId="24CECC1D" w14:textId="77777777" w:rsidR="00C66543" w:rsidRPr="00C66543" w:rsidRDefault="00C66543" w:rsidP="00C66543"/>
    <w:p w14:paraId="2C792C22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F9EE5A6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DDCEE37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FAB96D0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4C57371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5EA93A4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32EA909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017896D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1FFD532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EA29449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E1FBA0A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23105D9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DBA252E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9313D43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1080E3A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D16AD93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A0DA676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8B7D057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EC05A6A" w14:textId="77777777"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4599948" w14:textId="77777777" w:rsidR="009C4DA6" w:rsidRPr="00D95DAE" w:rsidRDefault="00A032A7" w:rsidP="00D95DAE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On </w:t>
      </w:r>
      <w:r w:rsidR="00D95DAE">
        <w:rPr>
          <w:rFonts w:ascii="Arial" w:hAnsi="Arial" w:cs="Arial"/>
          <w:sz w:val="22"/>
        </w:rPr>
        <w:t>clicking “Search Requests” button</w:t>
      </w:r>
      <w:r w:rsidR="00364BEE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</w:t>
      </w:r>
      <w:r w:rsidR="00364BEE">
        <w:rPr>
          <w:rFonts w:ascii="Arial" w:hAnsi="Arial" w:cs="Arial"/>
          <w:sz w:val="22"/>
        </w:rPr>
        <w:t xml:space="preserve">system </w:t>
      </w:r>
      <w:r w:rsidR="00266528">
        <w:rPr>
          <w:rFonts w:ascii="Arial" w:hAnsi="Arial" w:cs="Arial"/>
          <w:sz w:val="22"/>
        </w:rPr>
        <w:t>will display</w:t>
      </w:r>
      <w:r w:rsidR="00364BEE" w:rsidRPr="00364BEE">
        <w:rPr>
          <w:rFonts w:ascii="Arial" w:hAnsi="Arial" w:cs="Arial"/>
          <w:sz w:val="22"/>
        </w:rPr>
        <w:t xml:space="preserve"> </w:t>
      </w:r>
      <w:r w:rsidR="00C62137">
        <w:rPr>
          <w:rFonts w:ascii="Arial" w:hAnsi="Arial" w:cs="Arial"/>
          <w:sz w:val="22"/>
        </w:rPr>
        <w:t>all requests</w:t>
      </w:r>
      <w:r w:rsidR="00364BEE">
        <w:rPr>
          <w:rFonts w:ascii="Arial" w:hAnsi="Arial" w:cs="Arial"/>
          <w:sz w:val="22"/>
        </w:rPr>
        <w:t xml:space="preserve"> </w:t>
      </w:r>
      <w:r w:rsidR="00C62137">
        <w:rPr>
          <w:rFonts w:ascii="Arial" w:hAnsi="Arial" w:cs="Arial"/>
          <w:sz w:val="22"/>
        </w:rPr>
        <w:t>that contain</w:t>
      </w:r>
      <w:r>
        <w:rPr>
          <w:rFonts w:ascii="Arial" w:hAnsi="Arial" w:cs="Arial"/>
          <w:sz w:val="22"/>
        </w:rPr>
        <w:t xml:space="preserve"> (Request ID, Request Type, Device Count, </w:t>
      </w:r>
      <w:r w:rsidR="00266528">
        <w:rPr>
          <w:rFonts w:ascii="Arial" w:hAnsi="Arial" w:cs="Arial"/>
          <w:sz w:val="22"/>
        </w:rPr>
        <w:t>Date Created, Date Last Updated, Request Status, and Actions)</w:t>
      </w:r>
      <w:r w:rsidR="009C4DA6">
        <w:rPr>
          <w:rFonts w:ascii="Arial" w:hAnsi="Arial" w:cs="Arial"/>
          <w:sz w:val="22"/>
        </w:rPr>
        <w:t>.</w:t>
      </w:r>
      <w:r w:rsidR="009C4DA6" w:rsidRPr="009C4DA6">
        <w:rPr>
          <w:rFonts w:ascii="Arial" w:hAnsi="Arial" w:cs="Arial"/>
        </w:rPr>
        <w:t xml:space="preserve"> </w:t>
      </w:r>
      <w:r w:rsidR="009C4DA6">
        <w:rPr>
          <w:rFonts w:ascii="Arial" w:hAnsi="Arial" w:cs="Arial"/>
          <w:sz w:val="22"/>
        </w:rPr>
        <w:t xml:space="preserve">To manage number of found requests to be displayed on a page, click </w:t>
      </w:r>
      <w:r w:rsidR="00D95DAE">
        <w:rPr>
          <w:rFonts w:ascii="Arial" w:hAnsi="Arial" w:cs="Arial"/>
          <w:sz w:val="22"/>
        </w:rPr>
        <w:t>on drop</w:t>
      </w:r>
      <w:r w:rsidR="009C4DA6">
        <w:rPr>
          <w:rFonts w:ascii="Arial" w:hAnsi="Arial" w:cs="Arial"/>
          <w:sz w:val="22"/>
        </w:rPr>
        <w:t xml:space="preserve">-down menu </w:t>
      </w:r>
      <w:r w:rsidR="009C4DA6" w:rsidRPr="00D95DAE">
        <w:rPr>
          <w:rFonts w:ascii="Arial" w:hAnsi="Arial" w:cs="Arial"/>
          <w:sz w:val="22"/>
        </w:rPr>
        <w:t xml:space="preserve">“Show Requests” and </w:t>
      </w:r>
      <w:r w:rsidR="00D95DAE" w:rsidRPr="00D95DAE">
        <w:rPr>
          <w:rFonts w:ascii="Arial" w:hAnsi="Arial" w:cs="Arial"/>
          <w:sz w:val="22"/>
        </w:rPr>
        <w:t>select required</w:t>
      </w:r>
      <w:r w:rsidR="009C4DA6" w:rsidRPr="00D95DAE">
        <w:rPr>
          <w:rFonts w:ascii="Arial" w:hAnsi="Arial" w:cs="Arial"/>
          <w:sz w:val="22"/>
        </w:rPr>
        <w:t xml:space="preserve"> number.</w:t>
      </w:r>
    </w:p>
    <w:p w14:paraId="6C5A33E6" w14:textId="77777777" w:rsidR="00266528" w:rsidRDefault="00266528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B85E91A" w14:textId="77777777" w:rsidR="00266528" w:rsidRDefault="00364BEE" w:rsidP="00C66543">
      <w:pPr>
        <w:pStyle w:val="ListParagraph"/>
        <w:numPr>
          <w:ilvl w:val="0"/>
          <w:numId w:val="12"/>
        </w:numPr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update request</w:t>
      </w:r>
      <w:r w:rsidR="00A71CA6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click </w:t>
      </w:r>
      <w:r w:rsidR="00D95DAE">
        <w:rPr>
          <w:rFonts w:ascii="Arial" w:hAnsi="Arial" w:cs="Arial"/>
          <w:sz w:val="22"/>
        </w:rPr>
        <w:t>on required</w:t>
      </w:r>
      <w:r>
        <w:rPr>
          <w:rFonts w:ascii="Arial" w:hAnsi="Arial" w:cs="Arial"/>
          <w:sz w:val="22"/>
        </w:rPr>
        <w:t xml:space="preserve"> </w:t>
      </w:r>
      <w:r w:rsidR="00266528">
        <w:rPr>
          <w:rFonts w:ascii="Arial" w:hAnsi="Arial" w:cs="Arial"/>
          <w:sz w:val="22"/>
        </w:rPr>
        <w:t xml:space="preserve">action(s) </w:t>
      </w:r>
      <w:r>
        <w:rPr>
          <w:rFonts w:ascii="Arial" w:hAnsi="Arial" w:cs="Arial"/>
          <w:sz w:val="22"/>
        </w:rPr>
        <w:t>(Complete</w:t>
      </w:r>
      <w:r w:rsidR="00266528">
        <w:rPr>
          <w:rFonts w:ascii="Arial" w:hAnsi="Arial" w:cs="Arial"/>
          <w:sz w:val="22"/>
        </w:rPr>
        <w:t xml:space="preserve">, Modify, </w:t>
      </w:r>
      <w:r>
        <w:rPr>
          <w:rFonts w:ascii="Arial" w:hAnsi="Arial" w:cs="Arial"/>
          <w:sz w:val="22"/>
        </w:rPr>
        <w:t xml:space="preserve">and </w:t>
      </w:r>
      <w:r w:rsidR="00266528">
        <w:rPr>
          <w:rFonts w:ascii="Arial" w:hAnsi="Arial" w:cs="Arial"/>
          <w:sz w:val="22"/>
        </w:rPr>
        <w:t>Close</w:t>
      </w:r>
      <w:r>
        <w:rPr>
          <w:rFonts w:ascii="Arial" w:hAnsi="Arial" w:cs="Arial"/>
          <w:sz w:val="22"/>
        </w:rPr>
        <w:t>)</w:t>
      </w:r>
      <w:r w:rsidR="000561C5">
        <w:rPr>
          <w:rFonts w:ascii="Arial" w:hAnsi="Arial" w:cs="Arial"/>
          <w:sz w:val="22"/>
        </w:rPr>
        <w:t>.</w:t>
      </w:r>
    </w:p>
    <w:p w14:paraId="3B4C6FAD" w14:textId="77777777" w:rsidR="00266528" w:rsidRPr="00266528" w:rsidRDefault="00722B12" w:rsidP="00722B12">
      <w:pPr>
        <w:tabs>
          <w:tab w:val="left" w:pos="450"/>
        </w:tabs>
        <w:spacing w:after="0" w:line="276" w:lineRule="auto"/>
        <w:ind w:left="-117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1A58D6" wp14:editId="25CF03BA">
            <wp:extent cx="7172325" cy="4241327"/>
            <wp:effectExtent l="152400" t="152400" r="352425" b="3689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9" b="6251"/>
                    <a:stretch/>
                  </pic:blipFill>
                  <pic:spPr bwMode="auto">
                    <a:xfrm>
                      <a:off x="0" y="0"/>
                      <a:ext cx="7182676" cy="4247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50288" w14:textId="2F0959B9" w:rsidR="00C66543" w:rsidRPr="00C66543" w:rsidRDefault="00C66543" w:rsidP="00307C47">
      <w:pPr>
        <w:pStyle w:val="T-TableTitle"/>
        <w:spacing w:before="0" w:after="0"/>
        <w:ind w:left="3510"/>
      </w:pPr>
      <w:bookmarkStart w:id="138" w:name="_Toc3803903"/>
      <w:r w:rsidRPr="00C66543">
        <w:t xml:space="preserve">Figure </w:t>
      </w:r>
      <w:r w:rsidR="001365E2">
        <w:rPr>
          <w:noProof/>
        </w:rPr>
        <w:fldChar w:fldCharType="begin"/>
      </w:r>
      <w:r w:rsidR="001365E2">
        <w:rPr>
          <w:noProof/>
        </w:rPr>
        <w:instrText xml:space="preserve"> SEQ Figure \* ARABIC </w:instrText>
      </w:r>
      <w:r w:rsidR="001365E2">
        <w:rPr>
          <w:noProof/>
        </w:rPr>
        <w:fldChar w:fldCharType="separate"/>
      </w:r>
      <w:r w:rsidR="002C6F25">
        <w:rPr>
          <w:noProof/>
        </w:rPr>
        <w:t>16</w:t>
      </w:r>
      <w:r w:rsidR="001365E2">
        <w:rPr>
          <w:noProof/>
        </w:rPr>
        <w:fldChar w:fldCharType="end"/>
      </w:r>
      <w:r w:rsidRPr="00C66543">
        <w:t>-Action Tab(s)</w:t>
      </w:r>
      <w:bookmarkEnd w:id="138"/>
    </w:p>
    <w:p w14:paraId="041F0E93" w14:textId="77777777"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67ED7EC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B2E4D41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A568C41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54F8B0E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796723A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1A8E241" w14:textId="77777777" w:rsidR="00D8605B" w:rsidRDefault="00D8605B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6FCA084" w14:textId="77777777" w:rsidR="00C66543" w:rsidRDefault="00C66543" w:rsidP="008242C0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04A6DE0B" w14:textId="77777777" w:rsidR="00264B76" w:rsidRPr="008242C0" w:rsidRDefault="00264B76" w:rsidP="008242C0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10A109AA" w14:textId="77777777" w:rsidR="00307C47" w:rsidRPr="0047354F" w:rsidRDefault="00DC22AA" w:rsidP="0047354F">
      <w:pPr>
        <w:pStyle w:val="ListParagraph"/>
        <w:numPr>
          <w:ilvl w:val="0"/>
          <w:numId w:val="12"/>
        </w:numPr>
        <w:tabs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To view request, click on “View” link</w:t>
      </w:r>
      <w:r w:rsidR="000561C5">
        <w:rPr>
          <w:rFonts w:ascii="Arial" w:hAnsi="Arial" w:cs="Arial"/>
          <w:sz w:val="22"/>
        </w:rPr>
        <w:t>.</w:t>
      </w:r>
      <w:r>
        <w:rPr>
          <w:rFonts w:ascii="Arial" w:hAnsi="Arial" w:cs="Arial"/>
          <w:sz w:val="22"/>
        </w:rPr>
        <w:t xml:space="preserve"> </w:t>
      </w:r>
    </w:p>
    <w:p w14:paraId="0CFC850B" w14:textId="77777777" w:rsidR="00C66543" w:rsidRDefault="00A44E8E" w:rsidP="00093A65">
      <w:pPr>
        <w:pStyle w:val="ListParagraph"/>
        <w:tabs>
          <w:tab w:val="left" w:pos="450"/>
        </w:tabs>
        <w:spacing w:after="0" w:line="276" w:lineRule="auto"/>
        <w:ind w:left="-108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11CEC553" wp14:editId="4474B0F5">
            <wp:extent cx="7048500" cy="4089034"/>
            <wp:effectExtent l="152400" t="152400" r="361950" b="3689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1" b="6865"/>
                    <a:stretch/>
                  </pic:blipFill>
                  <pic:spPr bwMode="auto">
                    <a:xfrm>
                      <a:off x="0" y="0"/>
                      <a:ext cx="7065227" cy="4098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B902" w14:textId="70D761B0" w:rsidR="00D8605B" w:rsidRPr="00B177A7" w:rsidRDefault="00D8605B" w:rsidP="0047354F">
      <w:pPr>
        <w:pStyle w:val="Caption"/>
        <w:spacing w:after="0"/>
        <w:ind w:left="18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139" w:name="_Toc3803904"/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2C6F25">
        <w:rPr>
          <w:rFonts w:ascii="Arial" w:hAnsi="Arial" w:cs="Arial"/>
          <w:b/>
          <w:i w:val="0"/>
          <w:noProof/>
          <w:color w:val="auto"/>
          <w:sz w:val="22"/>
          <w:szCs w:val="22"/>
        </w:rPr>
        <w:t>17</w:t>
      </w:r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t>-View Request</w:t>
      </w:r>
      <w:bookmarkEnd w:id="139"/>
    </w:p>
    <w:p w14:paraId="6E2E5C8A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03A0F9AC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5196DF60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24043FF1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5215C0C3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2790EC3B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7DC362C7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4BB17A35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72AA1E4A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0358F153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062EBB1F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49CD500E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648500FA" w14:textId="77777777" w:rsidR="00093A65" w:rsidRDefault="00093A65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5D835321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121910CD" w14:textId="77777777" w:rsidR="00D8605B" w:rsidRDefault="00D8605B" w:rsidP="00D8605B">
      <w:pPr>
        <w:pStyle w:val="ListParagraph"/>
        <w:tabs>
          <w:tab w:val="left" w:pos="450"/>
        </w:tabs>
        <w:spacing w:line="276" w:lineRule="auto"/>
        <w:ind w:left="-720"/>
        <w:rPr>
          <w:rFonts w:ascii="Arial" w:hAnsi="Arial" w:cs="Arial"/>
          <w:sz w:val="22"/>
        </w:rPr>
      </w:pPr>
    </w:p>
    <w:p w14:paraId="66A64CF5" w14:textId="77777777" w:rsidR="00D8605B" w:rsidRPr="00CD5ED7" w:rsidRDefault="00D8605B" w:rsidP="00CD5ED7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14E32D98" w14:textId="77777777" w:rsidR="001A73FD" w:rsidRPr="00D8605B" w:rsidRDefault="00D8605B" w:rsidP="000561C5">
      <w:pPr>
        <w:tabs>
          <w:tab w:val="left" w:pos="450"/>
        </w:tabs>
        <w:spacing w:after="0" w:line="360" w:lineRule="auto"/>
        <w:rPr>
          <w:rFonts w:ascii="Arial" w:hAnsi="Arial" w:cs="Arial"/>
        </w:rPr>
      </w:pPr>
      <w:r w:rsidRPr="00453B1F">
        <w:rPr>
          <w:rFonts w:ascii="Arial" w:hAnsi="Arial" w:cs="Arial"/>
        </w:rPr>
        <w:lastRenderedPageBreak/>
        <w:t xml:space="preserve">A page will appear that </w:t>
      </w:r>
      <w:r w:rsidR="00D95DAE" w:rsidRPr="00453B1F">
        <w:rPr>
          <w:rFonts w:ascii="Arial" w:hAnsi="Arial" w:cs="Arial"/>
        </w:rPr>
        <w:t xml:space="preserve">displays </w:t>
      </w:r>
      <w:r w:rsidR="00D95DAE">
        <w:rPr>
          <w:rFonts w:ascii="Arial" w:hAnsi="Arial" w:cs="Arial"/>
        </w:rPr>
        <w:t>basic</w:t>
      </w:r>
      <w:r w:rsidRPr="00453B1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</w:t>
      </w:r>
      <w:r w:rsidRPr="00453B1F">
        <w:rPr>
          <w:rFonts w:ascii="Arial" w:hAnsi="Arial" w:cs="Arial"/>
        </w:rPr>
        <w:t xml:space="preserve">registration details </w:t>
      </w:r>
      <w:r w:rsidR="00D95DAE" w:rsidRPr="00453B1F">
        <w:rPr>
          <w:rFonts w:ascii="Arial" w:hAnsi="Arial" w:cs="Arial"/>
        </w:rPr>
        <w:t xml:space="preserve">of </w:t>
      </w:r>
      <w:r w:rsidR="00D95DAE">
        <w:rPr>
          <w:rFonts w:ascii="Arial" w:hAnsi="Arial" w:cs="Arial"/>
        </w:rPr>
        <w:t>device</w:t>
      </w:r>
      <w:r>
        <w:rPr>
          <w:rFonts w:ascii="Arial" w:hAnsi="Arial" w:cs="Arial"/>
        </w:rPr>
        <w:t>.</w:t>
      </w:r>
    </w:p>
    <w:p w14:paraId="6A58EAD8" w14:textId="77777777" w:rsidR="00C66543" w:rsidRDefault="00093A65" w:rsidP="00093A65">
      <w:pPr>
        <w:pStyle w:val="ListParagraph"/>
        <w:tabs>
          <w:tab w:val="left" w:pos="450"/>
        </w:tabs>
        <w:spacing w:after="0" w:line="276" w:lineRule="auto"/>
        <w:ind w:left="-1260" w:firstLine="9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4BB57C7F" wp14:editId="0C75F7A5">
            <wp:extent cx="7197754" cy="2514600"/>
            <wp:effectExtent l="152400" t="152400" r="365125" b="3619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0" b="19631"/>
                    <a:stretch/>
                  </pic:blipFill>
                  <pic:spPr bwMode="auto">
                    <a:xfrm>
                      <a:off x="0" y="0"/>
                      <a:ext cx="7207756" cy="2518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5D5F" w14:textId="1FC43B4D" w:rsidR="00C66543" w:rsidRDefault="00D8605B" w:rsidP="00B177A7">
      <w:pPr>
        <w:pStyle w:val="Caption"/>
        <w:spacing w:after="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140" w:name="_Toc3803905"/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2C6F25">
        <w:rPr>
          <w:rFonts w:ascii="Arial" w:hAnsi="Arial" w:cs="Arial"/>
          <w:b/>
          <w:i w:val="0"/>
          <w:noProof/>
          <w:color w:val="auto"/>
          <w:sz w:val="22"/>
          <w:szCs w:val="22"/>
        </w:rPr>
        <w:t>18</w:t>
      </w:r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177A7">
        <w:rPr>
          <w:rFonts w:ascii="Arial" w:hAnsi="Arial" w:cs="Arial"/>
          <w:b/>
          <w:i w:val="0"/>
          <w:color w:val="auto"/>
          <w:sz w:val="22"/>
          <w:szCs w:val="22"/>
        </w:rPr>
        <w:t>-View Request 2</w:t>
      </w:r>
      <w:bookmarkEnd w:id="140"/>
    </w:p>
    <w:p w14:paraId="70A8FDD8" w14:textId="77777777" w:rsidR="00722B12" w:rsidRPr="00722B12" w:rsidRDefault="00722B12" w:rsidP="00722B12"/>
    <w:p w14:paraId="1E1F3CE2" w14:textId="77777777" w:rsidR="00B177A7" w:rsidRDefault="00B177A7" w:rsidP="00B177A7"/>
    <w:p w14:paraId="2F6F75DB" w14:textId="77777777" w:rsidR="00093A65" w:rsidRDefault="00093A65" w:rsidP="00B177A7"/>
    <w:p w14:paraId="62091E89" w14:textId="77777777" w:rsidR="00093A65" w:rsidRDefault="00093A65" w:rsidP="00B177A7"/>
    <w:p w14:paraId="12E54EA8" w14:textId="77777777" w:rsidR="00093A65" w:rsidRDefault="00093A65" w:rsidP="00B177A7"/>
    <w:p w14:paraId="02073131" w14:textId="77777777" w:rsidR="00093A65" w:rsidRDefault="00093A65" w:rsidP="00B177A7"/>
    <w:p w14:paraId="68F6D414" w14:textId="77777777" w:rsidR="00093A65" w:rsidRDefault="00093A65" w:rsidP="00B177A7"/>
    <w:p w14:paraId="6032F4B5" w14:textId="77777777" w:rsidR="00093A65" w:rsidRDefault="00093A65" w:rsidP="00B177A7"/>
    <w:p w14:paraId="1DE2B4C0" w14:textId="77777777" w:rsidR="00093A65" w:rsidRDefault="00093A65" w:rsidP="00B177A7"/>
    <w:p w14:paraId="1D3CD9EE" w14:textId="77777777" w:rsidR="00093A65" w:rsidRDefault="00093A65" w:rsidP="00B177A7"/>
    <w:p w14:paraId="4281516F" w14:textId="77777777" w:rsidR="00093A65" w:rsidRDefault="00093A65" w:rsidP="00B177A7"/>
    <w:p w14:paraId="761DDE39" w14:textId="77777777" w:rsidR="00093A65" w:rsidRDefault="00093A65" w:rsidP="00B177A7"/>
    <w:p w14:paraId="72E314CF" w14:textId="77777777" w:rsidR="00093A65" w:rsidRDefault="00093A65" w:rsidP="00B177A7"/>
    <w:p w14:paraId="0CA23CD1" w14:textId="77777777" w:rsidR="00093A65" w:rsidRDefault="00093A65" w:rsidP="00B177A7"/>
    <w:p w14:paraId="4703DBE4" w14:textId="77777777" w:rsidR="00093A65" w:rsidRPr="00B177A7" w:rsidRDefault="00093A65" w:rsidP="00B177A7"/>
    <w:p w14:paraId="7A179BFB" w14:textId="77777777" w:rsidR="00722B12" w:rsidRDefault="00722B12" w:rsidP="00093A65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6C7EA6F" w14:textId="77777777" w:rsidR="00093A65" w:rsidRDefault="00093A65" w:rsidP="00093A65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E79A712" w14:textId="77777777" w:rsidR="00E34F85" w:rsidRPr="00E34F85" w:rsidRDefault="00D8605B" w:rsidP="00E174BD">
      <w:pPr>
        <w:pStyle w:val="ListParagraph"/>
        <w:numPr>
          <w:ilvl w:val="0"/>
          <w:numId w:val="12"/>
        </w:numPr>
        <w:tabs>
          <w:tab w:val="left" w:pos="450"/>
        </w:tabs>
        <w:spacing w:line="48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To </w:t>
      </w:r>
      <w:r w:rsidR="00D95DAE">
        <w:rPr>
          <w:rFonts w:ascii="Arial" w:hAnsi="Arial" w:cs="Arial"/>
          <w:sz w:val="22"/>
        </w:rPr>
        <w:t>download report</w:t>
      </w:r>
      <w:r>
        <w:rPr>
          <w:rFonts w:ascii="Arial" w:hAnsi="Arial" w:cs="Arial"/>
          <w:sz w:val="22"/>
        </w:rPr>
        <w:t xml:space="preserve"> shared by reviewer, click on “Download Report” button</w:t>
      </w:r>
      <w:r w:rsidR="001A73FD">
        <w:rPr>
          <w:rFonts w:ascii="Arial" w:hAnsi="Arial" w:cs="Arial"/>
          <w:sz w:val="22"/>
        </w:rPr>
        <w:t>.</w:t>
      </w:r>
    </w:p>
    <w:p w14:paraId="4C0B5C64" w14:textId="009513BF" w:rsidR="00093A65" w:rsidRDefault="00093A65" w:rsidP="00E34F85">
      <w:pPr>
        <w:pStyle w:val="ListParagraph"/>
        <w:tabs>
          <w:tab w:val="left" w:pos="630"/>
        </w:tabs>
        <w:spacing w:line="276" w:lineRule="auto"/>
        <w:ind w:left="270"/>
        <w:rPr>
          <w:rFonts w:ascii="Arial" w:hAnsi="Arial" w:cs="Arial"/>
          <w:sz w:val="22"/>
        </w:rPr>
      </w:pPr>
      <w:r w:rsidRPr="00BB6B90">
        <w:rPr>
          <w:rFonts w:ascii="Arial" w:hAnsi="Arial" w:cs="Arial"/>
          <w:b/>
          <w:sz w:val="22"/>
        </w:rPr>
        <w:t>Note</w:t>
      </w:r>
      <w:r>
        <w:rPr>
          <w:rFonts w:ascii="Arial" w:hAnsi="Arial" w:cs="Arial"/>
          <w:sz w:val="22"/>
        </w:rPr>
        <w:t xml:space="preserve">: Download Report button will be visible when reviewer </w:t>
      </w:r>
      <w:r w:rsidR="00D95DAE">
        <w:rPr>
          <w:rFonts w:ascii="Arial" w:hAnsi="Arial" w:cs="Arial"/>
          <w:sz w:val="22"/>
        </w:rPr>
        <w:t>enables “</w:t>
      </w:r>
      <w:r>
        <w:rPr>
          <w:rFonts w:ascii="Arial" w:hAnsi="Arial" w:cs="Arial"/>
          <w:sz w:val="22"/>
        </w:rPr>
        <w:t>Share Report with User” option.</w:t>
      </w:r>
    </w:p>
    <w:p w14:paraId="72234759" w14:textId="77777777" w:rsidR="00E174BD" w:rsidRPr="00E34F85" w:rsidRDefault="00E174BD" w:rsidP="00E174BD">
      <w:pPr>
        <w:pStyle w:val="ListParagraph"/>
        <w:tabs>
          <w:tab w:val="left" w:pos="630"/>
        </w:tabs>
        <w:spacing w:line="240" w:lineRule="auto"/>
        <w:ind w:left="270"/>
        <w:rPr>
          <w:rFonts w:ascii="Arial" w:hAnsi="Arial" w:cs="Arial"/>
          <w:sz w:val="22"/>
        </w:rPr>
      </w:pPr>
    </w:p>
    <w:p w14:paraId="6AE45619" w14:textId="77777777" w:rsidR="00D8605B" w:rsidRPr="00E34F85" w:rsidRDefault="00093A65" w:rsidP="009A7267">
      <w:pPr>
        <w:pStyle w:val="ListParagraph"/>
        <w:numPr>
          <w:ilvl w:val="0"/>
          <w:numId w:val="12"/>
        </w:numPr>
        <w:tabs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</w:t>
      </w:r>
      <w:r w:rsidR="00D95DAE">
        <w:rPr>
          <w:rFonts w:ascii="Arial" w:hAnsi="Arial" w:cs="Arial"/>
          <w:sz w:val="22"/>
        </w:rPr>
        <w:t>view other</w:t>
      </w:r>
      <w:r>
        <w:rPr>
          <w:rFonts w:ascii="Arial" w:hAnsi="Arial" w:cs="Arial"/>
          <w:sz w:val="22"/>
        </w:rPr>
        <w:t xml:space="preserve"> sections </w:t>
      </w:r>
      <w:r w:rsidR="00D95DAE">
        <w:rPr>
          <w:rFonts w:ascii="Arial" w:hAnsi="Arial" w:cs="Arial"/>
          <w:sz w:val="22"/>
        </w:rPr>
        <w:t>of request</w:t>
      </w:r>
      <w:r>
        <w:rPr>
          <w:rFonts w:ascii="Arial" w:hAnsi="Arial" w:cs="Arial"/>
          <w:sz w:val="22"/>
        </w:rPr>
        <w:t>, click on “Next” button.</w:t>
      </w:r>
    </w:p>
    <w:p w14:paraId="54C7DAE4" w14:textId="77777777" w:rsidR="00D8605B" w:rsidRDefault="00E34F85" w:rsidP="00E34F85">
      <w:pPr>
        <w:pStyle w:val="ListParagraph"/>
        <w:tabs>
          <w:tab w:val="left" w:pos="450"/>
        </w:tabs>
        <w:spacing w:after="0" w:line="276" w:lineRule="auto"/>
        <w:ind w:left="-144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24AA30D0" wp14:editId="301F540F">
            <wp:extent cx="7429500" cy="2917031"/>
            <wp:effectExtent l="152400" t="152400" r="361950" b="3600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2" b="11899"/>
                    <a:stretch/>
                  </pic:blipFill>
                  <pic:spPr bwMode="auto">
                    <a:xfrm>
                      <a:off x="0" y="0"/>
                      <a:ext cx="7459546" cy="2928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468E" w14:textId="62570AC0" w:rsidR="00C66543" w:rsidRDefault="00D8605B" w:rsidP="00D8605B">
      <w:pPr>
        <w:pStyle w:val="Caption"/>
        <w:spacing w:after="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141" w:name="_Toc3803906"/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2C6F25">
        <w:rPr>
          <w:rFonts w:ascii="Arial" w:hAnsi="Arial" w:cs="Arial"/>
          <w:b/>
          <w:i w:val="0"/>
          <w:noProof/>
          <w:color w:val="auto"/>
          <w:sz w:val="22"/>
          <w:szCs w:val="22"/>
        </w:rPr>
        <w:t>19</w:t>
      </w:r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t>-Download Report Button</w:t>
      </w:r>
      <w:bookmarkEnd w:id="141"/>
    </w:p>
    <w:p w14:paraId="3B107460" w14:textId="77777777" w:rsidR="00093A65" w:rsidRDefault="00093A65" w:rsidP="00093A65"/>
    <w:p w14:paraId="014D68F6" w14:textId="77777777" w:rsidR="00093A65" w:rsidRDefault="00093A65" w:rsidP="00093A65"/>
    <w:p w14:paraId="11C04FEE" w14:textId="77777777" w:rsidR="00093A65" w:rsidRDefault="00093A65" w:rsidP="00093A65"/>
    <w:p w14:paraId="19C71789" w14:textId="77777777" w:rsidR="00093A65" w:rsidRDefault="00093A65" w:rsidP="00093A65"/>
    <w:p w14:paraId="05DE98FC" w14:textId="77777777" w:rsidR="00093A65" w:rsidRDefault="00093A65" w:rsidP="00093A65"/>
    <w:p w14:paraId="479FABD7" w14:textId="77777777" w:rsidR="00093A65" w:rsidRDefault="00093A65" w:rsidP="00093A65"/>
    <w:p w14:paraId="53902059" w14:textId="77777777" w:rsidR="00093A65" w:rsidRDefault="00093A65" w:rsidP="00093A65"/>
    <w:p w14:paraId="5B35D231" w14:textId="77777777" w:rsidR="00093A65" w:rsidRDefault="00093A65" w:rsidP="00093A65"/>
    <w:p w14:paraId="3ACD962A" w14:textId="77777777" w:rsidR="00093A65" w:rsidRDefault="00093A65" w:rsidP="00093A65"/>
    <w:p w14:paraId="7C06A677" w14:textId="77777777" w:rsidR="00093A65" w:rsidRDefault="00093A65" w:rsidP="00093A65"/>
    <w:p w14:paraId="262D21F0" w14:textId="77777777" w:rsidR="00093A65" w:rsidRDefault="00093A65" w:rsidP="00093A65"/>
    <w:p w14:paraId="2C7BADA9" w14:textId="77777777" w:rsidR="00E34F85" w:rsidRDefault="00E34F85" w:rsidP="00093A65"/>
    <w:p w14:paraId="1FC1EC16" w14:textId="77777777" w:rsidR="00E34F85" w:rsidRPr="00093A65" w:rsidRDefault="00E34F85" w:rsidP="00093A65"/>
    <w:p w14:paraId="6D8ACA9A" w14:textId="77777777" w:rsidR="00E34F85" w:rsidRPr="00E34F85" w:rsidRDefault="00E34F85" w:rsidP="00E34F85">
      <w:pPr>
        <w:pStyle w:val="Heading1"/>
        <w:numPr>
          <w:ilvl w:val="2"/>
          <w:numId w:val="1"/>
        </w:numPr>
        <w:spacing w:line="480" w:lineRule="auto"/>
        <w:ind w:left="-360"/>
        <w:rPr>
          <w:rFonts w:ascii="Arial" w:hAnsi="Arial" w:cs="Arial"/>
          <w:b/>
          <w:color w:val="auto"/>
          <w:sz w:val="28"/>
          <w:szCs w:val="28"/>
        </w:rPr>
      </w:pPr>
      <w:bookmarkStart w:id="142" w:name="_Toc3977627"/>
      <w:bookmarkStart w:id="143" w:name="_Toc4057655"/>
      <w:r w:rsidRPr="0042265E">
        <w:rPr>
          <w:rFonts w:ascii="Arial" w:hAnsi="Arial" w:cs="Arial"/>
          <w:b/>
          <w:color w:val="auto"/>
          <w:sz w:val="28"/>
          <w:szCs w:val="28"/>
        </w:rPr>
        <w:t>Search Particular Request</w:t>
      </w:r>
      <w:bookmarkEnd w:id="142"/>
      <w:bookmarkEnd w:id="143"/>
    </w:p>
    <w:p w14:paraId="008B6225" w14:textId="77777777" w:rsidR="00E34F85" w:rsidRPr="00E34F85" w:rsidRDefault="00E34F85" w:rsidP="00E174BD">
      <w:pPr>
        <w:pStyle w:val="ListParagraph"/>
        <w:numPr>
          <w:ilvl w:val="0"/>
          <w:numId w:val="27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search any particular request(s), click on “Search Request” tab.</w:t>
      </w:r>
    </w:p>
    <w:p w14:paraId="7E40E401" w14:textId="77777777" w:rsidR="00436C91" w:rsidRDefault="00D95DAE" w:rsidP="00E174BD">
      <w:pPr>
        <w:pStyle w:val="ListParagraph"/>
        <w:numPr>
          <w:ilvl w:val="0"/>
          <w:numId w:val="27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</w:t>
      </w:r>
      <w:r w:rsidR="00C62137">
        <w:rPr>
          <w:rFonts w:ascii="Arial" w:hAnsi="Arial" w:cs="Arial"/>
          <w:sz w:val="22"/>
        </w:rPr>
        <w:t xml:space="preserve">nter </w:t>
      </w:r>
      <w:r w:rsidR="00A71CA6">
        <w:rPr>
          <w:rFonts w:ascii="Arial" w:hAnsi="Arial" w:cs="Arial"/>
          <w:sz w:val="22"/>
        </w:rPr>
        <w:t>any</w:t>
      </w:r>
      <w:r w:rsidR="00436C91" w:rsidRPr="00C01E0F">
        <w:rPr>
          <w:rFonts w:ascii="Arial" w:hAnsi="Arial" w:cs="Arial"/>
          <w:sz w:val="22"/>
        </w:rPr>
        <w:t xml:space="preserve"> </w:t>
      </w:r>
      <w:r w:rsidR="00436C91">
        <w:rPr>
          <w:rFonts w:ascii="Arial" w:hAnsi="Arial" w:cs="Arial"/>
          <w:sz w:val="22"/>
        </w:rPr>
        <w:t>known information (i.e. Request ID, Request</w:t>
      </w:r>
      <w:r w:rsidR="00436C91" w:rsidRPr="00C01E0F">
        <w:rPr>
          <w:rFonts w:ascii="Arial" w:hAnsi="Arial" w:cs="Arial"/>
          <w:sz w:val="22"/>
        </w:rPr>
        <w:t xml:space="preserve"> Status</w:t>
      </w:r>
      <w:r w:rsidR="00436C91">
        <w:rPr>
          <w:rFonts w:ascii="Arial" w:hAnsi="Arial" w:cs="Arial"/>
          <w:sz w:val="22"/>
        </w:rPr>
        <w:t>, Device IME</w:t>
      </w:r>
      <w:r w:rsidR="00484DB6">
        <w:rPr>
          <w:rFonts w:ascii="Arial" w:hAnsi="Arial" w:cs="Arial"/>
          <w:sz w:val="22"/>
        </w:rPr>
        <w:t>I</w:t>
      </w:r>
      <w:r w:rsidR="00436C91">
        <w:rPr>
          <w:rFonts w:ascii="Arial" w:hAnsi="Arial" w:cs="Arial"/>
          <w:sz w:val="22"/>
        </w:rPr>
        <w:t xml:space="preserve">s </w:t>
      </w:r>
      <w:r w:rsidR="00436C91" w:rsidRPr="00C01E0F">
        <w:rPr>
          <w:rFonts w:ascii="Arial" w:hAnsi="Arial" w:cs="Arial"/>
          <w:sz w:val="22"/>
        </w:rPr>
        <w:t>etc.)</w:t>
      </w:r>
      <w:r w:rsidR="00C62137">
        <w:rPr>
          <w:rFonts w:ascii="Arial" w:hAnsi="Arial" w:cs="Arial"/>
          <w:sz w:val="22"/>
        </w:rPr>
        <w:t>.</w:t>
      </w:r>
      <w:r w:rsidR="00484DB6">
        <w:rPr>
          <w:rFonts w:ascii="Arial" w:hAnsi="Arial" w:cs="Arial"/>
          <w:sz w:val="22"/>
        </w:rPr>
        <w:t xml:space="preserve"> </w:t>
      </w:r>
      <w:r w:rsidR="00C62137">
        <w:rPr>
          <w:rFonts w:ascii="Arial" w:hAnsi="Arial" w:cs="Arial"/>
          <w:sz w:val="22"/>
        </w:rPr>
        <w:t>F</w:t>
      </w:r>
      <w:r w:rsidR="00436C91">
        <w:rPr>
          <w:rFonts w:ascii="Arial" w:hAnsi="Arial" w:cs="Arial"/>
          <w:sz w:val="22"/>
        </w:rPr>
        <w:t xml:space="preserve">or more search filters click on “Show More Filters” button and enter known information related </w:t>
      </w:r>
      <w:r>
        <w:rPr>
          <w:rFonts w:ascii="Arial" w:hAnsi="Arial" w:cs="Arial"/>
          <w:sz w:val="22"/>
        </w:rPr>
        <w:t>to request</w:t>
      </w:r>
      <w:r w:rsidR="000561C5">
        <w:rPr>
          <w:rFonts w:ascii="Arial" w:hAnsi="Arial" w:cs="Arial"/>
          <w:sz w:val="22"/>
        </w:rPr>
        <w:t>.</w:t>
      </w:r>
    </w:p>
    <w:p w14:paraId="1A77EDE8" w14:textId="77777777" w:rsidR="00D75B76" w:rsidRDefault="00D75B76" w:rsidP="00E174BD">
      <w:pPr>
        <w:pStyle w:val="ListParagraph"/>
        <w:numPr>
          <w:ilvl w:val="0"/>
          <w:numId w:val="27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“Search Requests” button</w:t>
      </w:r>
      <w:r w:rsidR="000561C5">
        <w:rPr>
          <w:rFonts w:ascii="Arial" w:hAnsi="Arial" w:cs="Arial"/>
          <w:sz w:val="22"/>
        </w:rPr>
        <w:t>.</w:t>
      </w:r>
    </w:p>
    <w:p w14:paraId="05EE9FBF" w14:textId="77777777" w:rsidR="005058CF" w:rsidRDefault="00E34F85" w:rsidP="00307C47">
      <w:pPr>
        <w:spacing w:after="0"/>
        <w:ind w:left="-12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E89BA4" wp14:editId="42A7B466">
            <wp:extent cx="7334250" cy="2045127"/>
            <wp:effectExtent l="152400" t="152400" r="361950" b="3556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7" b="21177"/>
                    <a:stretch/>
                  </pic:blipFill>
                  <pic:spPr bwMode="auto">
                    <a:xfrm>
                      <a:off x="0" y="0"/>
                      <a:ext cx="7356625" cy="2051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31A49" w14:textId="1330E84C" w:rsidR="000B4CE5" w:rsidRDefault="00D8605B" w:rsidP="00D8605B">
      <w:pPr>
        <w:pStyle w:val="Caption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144" w:name="_Toc3803907"/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2C6F25">
        <w:rPr>
          <w:rFonts w:ascii="Arial" w:hAnsi="Arial" w:cs="Arial"/>
          <w:b/>
          <w:i w:val="0"/>
          <w:noProof/>
          <w:color w:val="auto"/>
          <w:sz w:val="22"/>
          <w:szCs w:val="22"/>
        </w:rPr>
        <w:t>20</w:t>
      </w:r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D8605B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5058CF" w:rsidRPr="00D8605B">
        <w:rPr>
          <w:rFonts w:ascii="Arial" w:hAnsi="Arial" w:cs="Arial"/>
          <w:b/>
          <w:i w:val="0"/>
          <w:color w:val="auto"/>
          <w:sz w:val="22"/>
          <w:szCs w:val="22"/>
        </w:rPr>
        <w:t>Search Filter(s)</w:t>
      </w:r>
      <w:bookmarkEnd w:id="144"/>
    </w:p>
    <w:p w14:paraId="10C42954" w14:textId="77777777" w:rsidR="008242C0" w:rsidRDefault="008242C0" w:rsidP="008242C0"/>
    <w:p w14:paraId="507247F1" w14:textId="77777777" w:rsidR="001F76B2" w:rsidRDefault="001F76B2" w:rsidP="008242C0"/>
    <w:p w14:paraId="4B3ECCE1" w14:textId="77777777" w:rsidR="001F76B2" w:rsidRDefault="001F76B2" w:rsidP="008242C0"/>
    <w:p w14:paraId="4346B5E5" w14:textId="77777777" w:rsidR="001F76B2" w:rsidRDefault="001F76B2" w:rsidP="008242C0"/>
    <w:p w14:paraId="0ABCEA16" w14:textId="77777777" w:rsidR="001F76B2" w:rsidRDefault="001F76B2" w:rsidP="008242C0"/>
    <w:p w14:paraId="0C6D03F2" w14:textId="77777777" w:rsidR="001F76B2" w:rsidRDefault="001F76B2" w:rsidP="008242C0"/>
    <w:p w14:paraId="4D3D05FF" w14:textId="77777777" w:rsidR="001F76B2" w:rsidRDefault="001F76B2" w:rsidP="008242C0"/>
    <w:p w14:paraId="391BF27C" w14:textId="77777777" w:rsidR="001F76B2" w:rsidRDefault="001F76B2" w:rsidP="008242C0"/>
    <w:p w14:paraId="003259A4" w14:textId="77777777" w:rsidR="001F76B2" w:rsidRDefault="001F76B2" w:rsidP="008242C0"/>
    <w:p w14:paraId="26A58CD8" w14:textId="77777777" w:rsidR="001F76B2" w:rsidRDefault="001F76B2" w:rsidP="008242C0"/>
    <w:p w14:paraId="38191103" w14:textId="77777777" w:rsidR="001F76B2" w:rsidRDefault="001F76B2" w:rsidP="008242C0"/>
    <w:p w14:paraId="34AE8073" w14:textId="77777777" w:rsidR="001F76B2" w:rsidRDefault="001F76B2" w:rsidP="008242C0"/>
    <w:p w14:paraId="258285E2" w14:textId="77777777" w:rsidR="00F023D4" w:rsidRPr="008242C0" w:rsidRDefault="00F023D4" w:rsidP="008242C0"/>
    <w:p w14:paraId="1B56FB3B" w14:textId="77777777" w:rsidR="008242C0" w:rsidRDefault="008242C0" w:rsidP="008242C0">
      <w:pPr>
        <w:rPr>
          <w:rFonts w:ascii="Arial" w:hAnsi="Arial" w:cs="Arial"/>
          <w:b/>
          <w:iCs/>
        </w:rPr>
      </w:pPr>
    </w:p>
    <w:p w14:paraId="72F0CEE3" w14:textId="77777777" w:rsidR="008242C0" w:rsidRDefault="008242C0" w:rsidP="008242C0">
      <w:pPr>
        <w:tabs>
          <w:tab w:val="left" w:pos="13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By clicking on “Search Requests” button, it will </w:t>
      </w:r>
      <w:r w:rsidR="00D95DAE">
        <w:rPr>
          <w:rFonts w:ascii="Arial" w:hAnsi="Arial" w:cs="Arial"/>
        </w:rPr>
        <w:t>display request</w:t>
      </w:r>
      <w:r>
        <w:rPr>
          <w:rFonts w:ascii="Arial" w:hAnsi="Arial" w:cs="Arial"/>
        </w:rPr>
        <w:t>(s) with applied search filters</w:t>
      </w:r>
      <w:r w:rsidR="00DA7B3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1B3DCD1C" w14:textId="77777777" w:rsidR="008242C0" w:rsidRDefault="00384455" w:rsidP="00384455">
      <w:pPr>
        <w:spacing w:after="0"/>
        <w:ind w:left="-1260"/>
        <w:rPr>
          <w:noProof/>
        </w:rPr>
      </w:pPr>
      <w:r>
        <w:rPr>
          <w:noProof/>
        </w:rPr>
        <w:drawing>
          <wp:inline distT="0" distB="0" distL="0" distR="0" wp14:anchorId="36C09462" wp14:editId="15093996">
            <wp:extent cx="7277100" cy="3078773"/>
            <wp:effectExtent l="152400" t="152400" r="361950" b="3695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2" b="10517"/>
                    <a:stretch/>
                  </pic:blipFill>
                  <pic:spPr bwMode="auto">
                    <a:xfrm>
                      <a:off x="0" y="0"/>
                      <a:ext cx="7312742" cy="3093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25B5A" w14:textId="0441312A" w:rsidR="00307C47" w:rsidRPr="00307C47" w:rsidRDefault="00307C47" w:rsidP="00307C47">
      <w:pPr>
        <w:pStyle w:val="Caption"/>
        <w:spacing w:after="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145" w:name="_Toc3803908"/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2C6F25">
        <w:rPr>
          <w:rFonts w:ascii="Arial" w:hAnsi="Arial" w:cs="Arial"/>
          <w:b/>
          <w:i w:val="0"/>
          <w:noProof/>
          <w:color w:val="auto"/>
          <w:sz w:val="22"/>
          <w:szCs w:val="22"/>
        </w:rPr>
        <w:t>21</w:t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307C47">
        <w:rPr>
          <w:rFonts w:ascii="Arial" w:hAnsi="Arial" w:cs="Arial"/>
          <w:b/>
          <w:i w:val="0"/>
          <w:color w:val="auto"/>
          <w:sz w:val="22"/>
          <w:szCs w:val="22"/>
        </w:rPr>
        <w:t>-Search Filters 2</w:t>
      </w:r>
      <w:bookmarkEnd w:id="145"/>
    </w:p>
    <w:sectPr w:rsidR="00307C47" w:rsidRPr="00307C47">
      <w:headerReference w:type="default" r:id="rId3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E0A639" w14:textId="77777777" w:rsidR="005723FF" w:rsidRDefault="005723FF" w:rsidP="00F6601F">
      <w:pPr>
        <w:spacing w:after="0" w:line="240" w:lineRule="auto"/>
      </w:pPr>
      <w:r>
        <w:separator/>
      </w:r>
    </w:p>
  </w:endnote>
  <w:endnote w:type="continuationSeparator" w:id="0">
    <w:p w14:paraId="0A558112" w14:textId="77777777" w:rsidR="005723FF" w:rsidRDefault="005723FF" w:rsidP="00F66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4D78D" w14:textId="77777777" w:rsidR="00BC21F1" w:rsidRDefault="00BC21F1" w:rsidP="00EB495F">
    <w:pPr>
      <w:pStyle w:val="zFooter"/>
      <w:pBdr>
        <w:top w:val="single" w:sz="4" w:space="0" w:color="auto"/>
      </w:pBdr>
      <w:jc w:val="left"/>
      <w:rPr>
        <w:ins w:id="6" w:author="momna ali" w:date="2018-09-26T15:05:00Z"/>
      </w:rPr>
    </w:pPr>
    <w:ins w:id="7" w:author="momna ali" w:date="2018-09-26T15:05:00Z">
      <w:r>
        <w:t xml:space="preserve">                                                                Copyright © 201</w:t>
      </w:r>
    </w:ins>
    <w:r>
      <w:t>9</w:t>
    </w:r>
    <w:ins w:id="8" w:author="momna ali" w:date="2018-09-26T15:05:00Z">
      <w:r>
        <w:t xml:space="preserve">  Qualcomm Technologies, Inc.</w:t>
      </w:r>
      <w:r>
        <w:tab/>
      </w:r>
    </w:ins>
  </w:p>
  <w:p w14:paraId="068E3709" w14:textId="77777777" w:rsidR="00BC21F1" w:rsidRPr="00D75B76" w:rsidRDefault="00BC21F1" w:rsidP="00D75B76">
    <w:pPr>
      <w:pStyle w:val="Footer"/>
      <w:ind w:left="270"/>
      <w:rPr>
        <w:rFonts w:ascii="Arial" w:hAnsi="Arial" w:cs="Arial"/>
        <w:b/>
        <w:sz w:val="18"/>
        <w:szCs w:val="18"/>
      </w:rPr>
    </w:pPr>
    <w:r w:rsidRPr="00D75B76">
      <w:rPr>
        <w:rFonts w:ascii="Arial" w:hAnsi="Arial" w:cs="Arial"/>
        <w:b/>
        <w:sz w:val="18"/>
        <w:szCs w:val="18"/>
      </w:rPr>
      <w:t>This work is licensed under a Creative Commons Attribution-</w:t>
    </w:r>
    <w:proofErr w:type="spellStart"/>
    <w:r w:rsidRPr="00D75B76">
      <w:rPr>
        <w:rFonts w:ascii="Arial" w:hAnsi="Arial" w:cs="Arial"/>
        <w:b/>
        <w:sz w:val="18"/>
        <w:szCs w:val="18"/>
      </w:rPr>
      <w:t>NoDerivatives</w:t>
    </w:r>
    <w:proofErr w:type="spellEnd"/>
    <w:r w:rsidRPr="00D75B76">
      <w:rPr>
        <w:rFonts w:ascii="Arial" w:hAnsi="Arial" w:cs="Arial"/>
        <w:b/>
        <w:sz w:val="18"/>
        <w:szCs w:val="18"/>
      </w:rPr>
      <w:t xml:space="preserve"> 4.0 International License.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A73C6" w14:textId="77777777" w:rsidR="00BC21F1" w:rsidRDefault="00BC21F1" w:rsidP="00EB495F">
    <w:pPr>
      <w:pStyle w:val="zFooter"/>
      <w:pBdr>
        <w:top w:val="single" w:sz="4" w:space="0" w:color="auto"/>
      </w:pBdr>
      <w:jc w:val="left"/>
      <w:rPr>
        <w:ins w:id="9" w:author="momna ali" w:date="2018-09-26T15:05:00Z"/>
      </w:rPr>
    </w:pPr>
    <w:ins w:id="10" w:author="momna ali" w:date="2018-09-26T15:05:00Z">
      <w:r>
        <w:t xml:space="preserve">                                                                Copyright © 201</w:t>
      </w:r>
    </w:ins>
    <w:r>
      <w:t>9</w:t>
    </w:r>
    <w:ins w:id="11" w:author="momna ali" w:date="2018-09-26T15:05:00Z">
      <w:r>
        <w:t xml:space="preserve">  Qualcomm Technologies, Inc.</w:t>
      </w:r>
      <w:r>
        <w:tab/>
      </w:r>
    </w:ins>
  </w:p>
  <w:p w14:paraId="575822E2" w14:textId="77777777" w:rsidR="00BC21F1" w:rsidRPr="008B6C49" w:rsidRDefault="00BC21F1" w:rsidP="00D75B76">
    <w:pPr>
      <w:pStyle w:val="Footer"/>
      <w:ind w:left="180"/>
      <w:rPr>
        <w:rFonts w:ascii="Arial" w:hAnsi="Arial" w:cs="Arial"/>
        <w:b/>
        <w:sz w:val="18"/>
        <w:szCs w:val="18"/>
      </w:rPr>
    </w:pPr>
    <w:r w:rsidRPr="008B6C49">
      <w:rPr>
        <w:rFonts w:ascii="Arial" w:hAnsi="Arial" w:cs="Arial"/>
        <w:b/>
        <w:sz w:val="18"/>
        <w:szCs w:val="18"/>
      </w:rPr>
      <w:t>This work is licensed under a Creative Commons Attribution-</w:t>
    </w:r>
    <w:proofErr w:type="spellStart"/>
    <w:r w:rsidRPr="008B6C49">
      <w:rPr>
        <w:rFonts w:ascii="Arial" w:hAnsi="Arial" w:cs="Arial"/>
        <w:b/>
        <w:sz w:val="18"/>
        <w:szCs w:val="18"/>
      </w:rPr>
      <w:t>NoDerivatives</w:t>
    </w:r>
    <w:proofErr w:type="spellEnd"/>
    <w:r w:rsidRPr="008B6C49">
      <w:rPr>
        <w:rFonts w:ascii="Arial" w:hAnsi="Arial" w:cs="Arial"/>
        <w:b/>
        <w:sz w:val="18"/>
        <w:szCs w:val="18"/>
      </w:rPr>
      <w:t xml:space="preserve"> 4.0 International License.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CF8823" w14:textId="77777777" w:rsidR="005723FF" w:rsidRDefault="005723FF" w:rsidP="00F6601F">
      <w:pPr>
        <w:spacing w:after="0" w:line="240" w:lineRule="auto"/>
      </w:pPr>
      <w:r>
        <w:separator/>
      </w:r>
    </w:p>
  </w:footnote>
  <w:footnote w:type="continuationSeparator" w:id="0">
    <w:p w14:paraId="596572DD" w14:textId="77777777" w:rsidR="005723FF" w:rsidRDefault="005723FF" w:rsidP="00F66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B7818" w14:textId="77777777" w:rsidR="00BC21F1" w:rsidRDefault="00BC21F1" w:rsidP="00EB495F">
    <w:pPr>
      <w:pStyle w:val="zBrandingOwner"/>
    </w:pPr>
    <w:sdt>
      <w:sdtPr>
        <w:alias w:val="Doc Entity"/>
        <w:tag w:val="Doc Entity"/>
        <w:id w:val="100693777"/>
        <w:placeholder>
          <w:docPart w:val="18A366BA80E94EC8B018A46991C98D37"/>
        </w:placeholder>
        <w15:color w:val="000000"/>
        <w15:appearance w15:val="hidden"/>
        <w:text w:multiLine="1"/>
      </w:sdtPr>
      <w:sdtContent>
        <w:r>
          <w:t>.</w:t>
        </w:r>
      </w:sdtContent>
    </w:sdt>
  </w:p>
  <w:p w14:paraId="73FB041C" w14:textId="77777777" w:rsidR="00BC21F1" w:rsidRDefault="00BC21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A3AF54" w14:textId="77777777" w:rsidR="00BC21F1" w:rsidRDefault="00BC21F1">
    <w:pPr>
      <w:pStyle w:val="Header"/>
    </w:pPr>
    <w:r>
      <w:rPr>
        <w:noProof/>
      </w:rPr>
      <w:drawing>
        <wp:inline distT="0" distB="0" distL="0" distR="0" wp14:anchorId="02BB0B98" wp14:editId="5CB86B3B">
          <wp:extent cx="1896110" cy="419100"/>
          <wp:effectExtent l="0" t="0" r="8890" b="0"/>
          <wp:docPr id="37" name="Picture 37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9F6AC4D" wp14:editId="773CC5BC">
              <wp:simplePos x="0" y="0"/>
              <wp:positionH relativeFrom="margin">
                <wp:posOffset>0</wp:posOffset>
              </wp:positionH>
              <wp:positionV relativeFrom="paragraph">
                <wp:posOffset>-635</wp:posOffset>
              </wp:positionV>
              <wp:extent cx="6244270" cy="1430826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4270" cy="1430826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95470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B12B6E8" id="Group 214" o:spid="_x0000_s1026" style="position:absolute;margin-left:0;margin-top:-.05pt;width:491.65pt;height:112.65pt;z-index:251663360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">
              <v:line id="Straight Connector 215" o:spid="_x0000_s1027" style="position:absolute;flip:x;visibility:visible;mso-wrap-style:square" from="41,9547" to="54524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+ussMAAADcAAAADwAAAGRycy9kb3ducmV2LnhtbESP3YrCMBSE7xd8h3AE79bUn5WlGkUE&#10;QbxYWbsPcGyObbE5qUnU9u03guDlMDPfMItVa2pxJ+crywpGwwQEcW51xYWCv2z7+Q3CB2SNtWVS&#10;0JGH1bL3scBU2wf/0v0YChEh7FNUUIbQpFL6vCSDfmgb4uidrTMYonSF1A4fEW5qOU6SmTRYcVwo&#10;saFNSfnleDMKMjy019lhSvL0c850t3eTSXdSatBv13MQgdrwDr/aO61gPPqC55l4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frrLDAAAA3AAAAA8AAAAAAAAAAAAA&#10;AAAAoQIAAGRycy9kb3ducmV2LnhtbFBLBQYAAAAABAAEAPkAAACRAwAAAAA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<v:oval id="Oval 217" o:spid="_x0000_s1029" style="position:absolute;left:54524;top:5641;width:7620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bbMYA&#10;AADcAAAADwAAAGRycy9kb3ducmV2LnhtbESPT2vCQBTE70K/w/IKvenGFGqIbqRVKoJUqOnF22v2&#10;5Q/Nvg3ZrYnfvlsQPA4z8xtmtR5NKy7Uu8aygvksAkFcWN1wpeArf58mIJxH1thaJgVXcrDOHiYr&#10;TLUd+JMuJ1+JAGGXooLa+y6V0hU1GXQz2xEHr7S9QR9kX0nd4xDgppVxFL1Igw2HhRo72tRU/Jx+&#10;jQLcDW/XPDpSPByS80eZH+z2+Vupp8fxdQnC0+jv4Vt7rxXE8wX8nw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rbbMYAAADcAAAADwAAAAAAAAAAAAAAAACYAgAAZHJz&#10;L2Rvd25yZXYueG1sUEsFBgAAAAAEAAQA9QAAAIsD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Tj3sUA&#10;AADcAAAADwAAAGRycy9kb3ducmV2LnhtbESPTW/CMAyG70j8h8hI3EYKEvvoCAhtTNp1ME07uo2X&#10;djROlQTo9uvnwySO1uv3sZ/VZvCdOlNMbWAD81kBirgOtmVn4P3wcnMPKmVki11gMvBDCTbr8WiF&#10;pQ0XfqPzPjslEE4lGmhy7kutU92QxzQLPbFkXyF6zDJGp23Ei8B9pxdFcas9tiwXGuzpqaH6uD95&#10;oSzvfqvj866oPquPh+ii+3Z6a8x0MmwfQWUa8nX5v/1qDSzm8q3IiA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OPexQAAANwAAAAPAAAAAAAAAAAAAAAAAJgCAABkcnMv&#10;ZG93bnJldi54bWxQSwUGAAAAAAQABAD1AAAAigM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GMuMMA&#10;AADcAAAADwAAAGRycy9kb3ducmV2LnhtbESPQWsCMRSE74L/ITyhN83qQdbVKCpWeivaHjw+Ns/N&#10;4uZl3aSa/fdNoeBxmJlvmNUm2kY8qPO1YwXTSQaCuHS65krB99f7OAfhA7LGxjEp6MnDZj0crLDQ&#10;7sknepxDJRKEfYEKTAhtIaUvDVn0E9cSJ+/qOoshya6SusNngttGzrJsLi3WnBYMtrQ3VN7OP1ZB&#10;vlsc+n2+MzpeIm/7T38PR6/U2yhulyACxfAK/7c/tILZdAF/Z9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GMu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PLMAA&#10;AADcAAAADwAAAGRycy9kb3ducmV2LnhtbERP3WrCMBS+H/gO4Qy8m+kqlFKNojJBBAerfYCz5qwp&#10;NielyWx9e3Mx2OXH97/eTrYTdxp861jB+yIBQVw73XKjoLoe33IQPiBr7ByTggd52G5mL2sstBv5&#10;i+5laEQMYV+gAhNCX0jpa0MW/cL1xJH7cYPFEOHQSD3gGMNtJ9MkyaTFlmODwZ4Ohupb+WsVLL/3&#10;Y3W+7D6bzH5QSHVuptErNX+ddisQgabwL/5zn7SCNI3z45l4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tPLMAAAADcAAAADwAAAAAAAAAAAAAAAACYAgAAZHJzL2Rvd25y&#10;ZXYueG1sUEsFBgAAAAAEAAQA9QAAAIUD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sG8QA&#10;AADcAAAADwAAAGRycy9kb3ducmV2LnhtbESPQWvCQBSE70L/w/IEb2ZjCkWiqxRBag8isSl4fGRf&#10;k+Du25BdNfn3bqHQ4zAz3zDr7WCNuFPvW8cKFkkKgrhyuuVaQfm1ny9B+ICs0TgmBSN52G5eJmvM&#10;tXtwQfdzqEWEsM9RQRNCl0vpq4Ys+sR1xNH7cb3FEGVfS93jI8KtkVmavkmLLceFBjvaNVRdzzer&#10;4NJ2x++Uq4/s9GrGzyWaa1nslZpNh/cViEBD+A//tQ9aQZYt4PdMP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7B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4YsMA&#10;AADcAAAADwAAAGRycy9kb3ducmV2LnhtbESPQUsDMRSE7wX/Q3iCtzZrClXWpkUFwYOX1kLx9ti8&#10;bhaTl5jEdv33plDocZiZb5jlevROHCnlIbCG+1kDgrgLZuBew+7zbfoIIhdkgy4wafijDOvVzWSJ&#10;rQkn3tBxW3pRIZxb1GBLia2UubPkMc9CJK7eISSPpcrUS5PwVOHeSdU0C+lx4LpgMdKrpe57++s1&#10;fHxlN5+nvf1xSh1UjBt+UC9a392Oz08gCo3lGr60340GpRScz9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24Y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rhMMA&#10;AADcAAAADwAAAGRycy9kb3ducmV2LnhtbESP3YrCMBSE74V9h3AWvNN0KyulGmUVFsQLwZ8HODTH&#10;ttqclCSr8e3NguDlMDPfMPNlNJ24kfOtZQVf4wwEcWV1y7WC0/F3VIDwAVljZ5kUPMjDcvExmGOp&#10;7Z33dDuEWiQI+xIVNCH0pZS+asigH9ueOHln6wyGJF0ttcN7gptO5lk2lQZbTgsN9rRuqLoe/oyC&#10;C65c7PaF3O528Xs6uVax3hRKDT/jzwxEoBje4Vd7oxXk+QT+z6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9rh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8QMQA&#10;AADcAAAADwAAAGRycy9kb3ducmV2LnhtbESPwWrDMBBE74X+g9hCb40cN5TgRjahpOCLD3b8AYu1&#10;tU2slZEUx+3XV4VAj8PMvGEOxWomsZDzo2UF200CgrizeuReQXv+fNmD8AFZ42SZFHyThyJ/fDhg&#10;pu2Na1qa0IsIYZ+hgiGEOZPSdwMZ9Bs7E0fvyzqDIUrXS+3wFuFmkmmSvEmDI8eFAWf6GKi7NFej&#10;oOx/luT0mp64sufqOh1d29VOqeen9fgOItAa/sP3dqkVpOkO/s7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2/ED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2ZJcQA&#10;AADcAAAADwAAAGRycy9kb3ducmV2LnhtbESPQUvDQBSE74L/YXmCl9BuGlGamE0RodCb2Ap6fGSf&#10;2Wj2bcg+2/TfdwXB4zAz3zD1ZvaDOtIU+8AGVsscFHEbbM+dgbfDdrEGFQXZ4hCYDJwpwqa5vqqx&#10;suHEr3TcS6cShGOFBpzIWGkdW0ce4zKMxMn7DJNHSXLqtJ3wlOB+0EWeP2iPPacFhyM9O2q/9z/e&#10;wIwv/vzRyl1Wfr1vs1VWlm4UY25v5qdHUEKz/If/2jtroCju4fdMOgK6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NmSX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<v:oval id="Oval 227" o:spid="_x0000_s1039" style="position:absolute;left:48810;top:12566;width:5199;height:5199;rotation:-74173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/XsUA&#10;AADcAAAADwAAAGRycy9kb3ducmV2LnhtbESP3WrCQBSE7wu+w3IEb4puDKVqdBVRCoJF8Af08pA9&#10;JsHs2ZBdk/Ttu0Khl8PMfMMsVp0pRUO1KywrGI8iEMSp1QVnCi7nr+EUhPPIGkvLpOCHHKyWvbcF&#10;Jtq2fKTm5DMRIOwSVJB7XyVSujQng25kK+Lg3W1t0AdZZ1LX2Aa4KWUcRZ/SYMFhIceKNjmlj9PT&#10;KGh32WHvGzfj9+uzvX1vP5pybJUa9Lv1HISnzv+H/9o7rSCOJ/A6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Kr9exQAAANwAAAAPAAAAAAAAAAAAAAAAAJgCAABkcnMv&#10;ZG93bnJldi54bWxQSwUGAAAAAAQABAD1AAAAigM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VIsQA&#10;AADcAAAADwAAAGRycy9kb3ducmV2LnhtbERPTU/CQBC9m/AfNmPihcDWEsBUFmKMgMqJwsHj2B3b&#10;hu5s012h/HvmYOLx5X0vVr1r1Jm6UHs28DhOQBEX3tZcGjge1qMnUCEiW2w8k4ErBVgtB3cLzKy/&#10;8J7OeSyVhHDI0EAVY5tpHYqKHIaxb4mF+/GdwyiwK7Xt8CLhrtFpksy0w5qlocKWXisqTvmvk97P&#10;+fexGQ6/6nw92SVv2+nHZjs15uG+f3kGFamP/+I/97s1kKayVs7IEd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FlSLEAAAA3AAAAA8AAAAAAAAAAAAAAAAAmAIAAGRycy9k&#10;b3ducmV2LnhtbFBLBQYAAAAABAAEAPUAAACJAw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SM+MQA&#10;AADcAAAADwAAAGRycy9kb3ducmV2LnhtbESPQWsCMRSE7wX/Q3hCbzXrglZXo4i10GttEY9vN8/s&#10;6uZlSVLd+uubQqHHYWa+YZbr3rbiSj40jhWMRxkI4srpho2Cz4/XpxmIEJE1to5JwTcFWK8GD0ss&#10;tLvxO1330YgE4VCggjrGrpAyVDVZDCPXESfv5LzFmKQ3Unu8JbhtZZ5lU2mx4bRQY0fbmqrL/ssm&#10;yuT5Xl5edll5LA9zb7w5G7lR6nHYbxYgIvXxP/zXftMK8nwO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0jPj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5RcEA&#10;AADcAAAADwAAAGRycy9kb3ducmV2LnhtbERPz2vCMBS+D/wfwhO8rekURu0aRUXHbmPqweOjeWvK&#10;mpfaRE3/++Uw2PHj+12to+3EnQbfOlbwkuUgiGunW24UnE+H5wKED8gaO8ekYCQP69XkqcJSuwd/&#10;0f0YGpFC2JeowITQl1L62pBFn7meOHHfbrAYEhwaqQd8pHDbyXmev0qLLacGgz3tDNU/x5tVUGyX&#10;+3FXbI2Ol8ib8dNfw7tXajaNmzcQgWL4F/+5P7SC+SLNT2fSE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eeUXBAAAA3AAAAA8AAAAAAAAAAAAAAAAAmAIAAGRycy9kb3du&#10;cmV2LnhtbFBLBQYAAAAABAAEAPUAAACGAw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58asIA&#10;AADcAAAADwAAAGRycy9kb3ducmV2LnhtbESP0YrCMBRE34X9h3AXfNPUCiJdo7iLC4ugYPUD7jbX&#10;ptjclCba+vdGEHwcZuYMs1j1thY3an3lWMFknIAgLpyuuFRwOv6O5iB8QNZYOyYFd/KwWn4MFphp&#10;1/GBbnkoRYSwz1CBCaHJpPSFIYt+7Bri6J1dazFE2ZZSt9hFuK1lmiQzabHiuGCwoR9DxSW/WgXT&#10;/+/utN2t9+XMbiikem76zis1/OzXXyAC9eEdfrX/tIJ0OoH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HnxqwgAAANwAAAAPAAAAAAAAAAAAAAAAAJgCAABkcnMvZG93&#10;bnJldi54bWxQSwUGAAAAAAQABAD1AAAAhwM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kscUA&#10;AADcAAAADwAAAGRycy9kb3ducmV2LnhtbESPwWrDMBBE74X8g9hAb7VcG0pwo5hQCGkPJSR1ocfF&#10;2tjG0spYSuz8fVQo9DjMzBtmXc7WiCuNvnOs4DlJQRDXTnfcKKi+dk8rED4gazSOScGNPJSbxcMa&#10;C+0mPtL1FBoRIewLVNCGMBRS+roliz5xA3H0zm60GKIcG6lHnCLcGpml6Yu02HFcaHGgt5bq/nSx&#10;Cn664fM75XqfHXJz+1ih6avjTqnH5bx9BRFoDv/hv/a7VpDlG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eS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iLJMMA&#10;AADcAAAADwAAAGRycy9kb3ducmV2LnhtbESPQUsDMRSE70L/Q3gFbzbbLKisTUsrCB68tAri7bF5&#10;3SwmL2kS2/XfG0HwOMzMN8xqM3knzpTyGFjDctGAIO6DGXnQ8Pb6dHMPIhdkgy4wafimDJv17GqF&#10;nQkX3tP5UAZRIZw71GBLiZ2UubfkMS9CJK7eMSSPpco0SJPwUuHeSdU0t9LjyHXBYqRHS/3n4ctr&#10;ePnIrm3Tuz05pY4qxj3fqZ3W1/Np+wCi0FT+w3/tZ6NBtS38nq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iLJ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9lLcQA&#10;AADcAAAADwAAAGRycy9kb3ducmV2LnhtbESP0WoCMRRE3wv+Q7iCbzVbbWXZGkUFQfogaPsBl+R2&#10;d+vmZknibvr3TaHQx2FmzjDrbbKdGMiH1rGCp3kBglg703Kt4OP9+FiCCBHZYOeYFHxTgO1m8rDG&#10;yriRLzRcYy0yhEOFCpoY+0rKoBuyGOauJ87ep/MWY5a+lsbjmOG2k4uiWEmLLeeFBns6NKRv17tV&#10;8IV7n7pLKd/O5/SyWt50qk+lUrNp2r2CiJTif/ivfTIKFstn+D2Tj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vZS3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PBsMA&#10;AADcAAAADwAAAGRycy9kb3ducmV2LnhtbESPQYvCMBSE78L+h/AWvGm6FRfpmhZZFLx4UPsDHs2z&#10;Ldu8lCTW6q83grDHYWa+YdbFaDoxkPOtZQVf8wQEcWV1y7WC8rybrUD4gKyxs0wK7uShyD8ma8y0&#10;vfGRhlOoRYSwz1BBE0KfSemrhgz6ue2Jo3exzmCI0tVSO7xFuOlkmiTf0mDLcaHBnn4bqv5OV6Ng&#10;Xz+GZLtIt3yw58O127iyOjqlpp/j5gdEoDH8h9/tvVaQLpb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PPB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Rj8QA&#10;AADcAAAADwAAAGRycy9kb3ducmV2LnhtbESPQWvCQBSE74X+h+UVvATdqCBNdJVSELyVWsEeH9ln&#10;Njb7NmRfNf77bkHwOMzMN8xqM/hWXaiPTWAD00kOirgKtuHawOFrO34FFQXZYhuYDNwowmb9/LTC&#10;0oYrf9JlL7VKEI4lGnAiXal1rBx5jJPQESfvFHqPkmRfa9vjNcF9q2d5vtAeG04LDjt6d1T97H+9&#10;gQE//O27knlWnI/bbJoVhevEmNHL8LYEJTTII3xv76yB2XwB/2fSEd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GkY/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<v:oval id="Oval 238" o:spid="_x0000_s1050" style="position:absolute;left:56530;top:15711;width:3630;height:3630;rotation:-32565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9lMIA&#10;AADcAAAADwAAAGRycy9kb3ducmV2LnhtbERPTU/CQBC9m/AfNkPCTbZWA6ayECGSKDfQmHgbukNb&#10;7c42uwvUf88cSDi+vO/ZonetOlGIjWcDD+MMFHHpbcOVga/P9f0zqJiQLbaeycA/RVjMB3czLKw/&#10;85ZOu1QpCeFYoIE6pa7QOpY1OYxj3xELd/DBYRIYKm0DniXctTrPsol22LA01NjRqqbyb3d0BvLl&#10;h//5nZb58Wm/fatcHr4Pm70xo2H/+gIqUZ9u4qv73YrvUdbKGTkCe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n2UwgAAANwAAAAPAAAAAAAAAAAAAAAAAJgCAABkcnMvZG93&#10;bnJldi54bWxQSwUGAAAAAAQABAD1AAAAhwM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PwcYA&#10;AADcAAAADwAAAGRycy9kb3ducmV2LnhtbESPQWvCQBSE7wX/w/KE3upGi6VGVxFBWixUahSvj+wz&#10;CWbfxt3VxP76bqHQ4zAz3zCzRWdqcSPnK8sKhoMEBHFudcWFgn22fnoF4QOyxtoyKbiTh8W89zDD&#10;VNuWv+i2C4WIEPYpKihDaFIpfV6SQT+wDXH0TtYZDFG6QmqHbYSbWo6S5EUarDgulNjQqqT8vLsa&#10;BdcNnj+bllf3zI+z78vxY/t2cEo99rvlFESgLvyH/9rvWsHoe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EPwcYAAADcAAAADwAAAAAAAAAAAAAAAACYAgAAZHJz&#10;L2Rvd25yZXYueG1sUEsFBgAAAAAEAAQA9QAAAIsD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AxcQA&#10;AADcAAAADwAAAGRycy9kb3ducmV2LnhtbESPwU4CMRCG7ya8QzMm3qQrUdGVQghq4lUgxOPsdugu&#10;bKebtsLq0zsHE46Tf/5v5pstBt+pE8XUBjZwNy5AEdfBtuwMbDfvt0+gUka22AUmAz+UYDEfXc2w&#10;tOHMn3RaZ6cEwqlEA03Ofal1qhvymMahJ5ZsH6LHLGN02kY8C9x3elIUj9pjy3KhwZ5WDdXH9bcX&#10;ysP0tzq+vhXVV7V7ji66g9NLY26uh+ULqExDviz/tz+sgcm9vC8yIgJ6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RwMX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vo8QA&#10;AADcAAAADwAAAGRycy9kb3ducmV2LnhtbESPQWvCQBSE7wX/w/IK3uomIiVG16BSpbdS7aHHR/aZ&#10;Dc2+jdmtbv59t1DocZiZb5h1FW0nbjT41rGCfJaBIK6dbrlR8HE+PBUgfEDW2DkmBSN5qDaThzWW&#10;2t35nW6n0IgEYV+iAhNCX0rpa0MW/cz1xMm7uMFiSHJopB7wnuC2k/Mse5YWW04LBnvaG6q/Tt9W&#10;QbFbvoz7Ymd0/Iy8Hd/8NRy9UtPHuF2BCBTDf/iv/aoVzBc5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Ur6P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qRYMMA&#10;AADcAAAADwAAAGRycy9kb3ducmV2LnhtbESP3YrCMBSE7wXfIRzBO02ti0jXKCoKIqzgzwOcbc42&#10;ZZuT0kRb394sLHg5zMw3zGLV2Uo8qPGlYwWTcQKCOHe65ELB7bofzUH4gKyxckwKnuRhtez3Fphp&#10;1/KZHpdQiAhhn6ECE0KdSelzQxb92NXE0ftxjcUQZVNI3WAb4baSaZLMpMWS44LBmraG8t/L3SqY&#10;fm/a2/FrfSpmdkch1XPTtV6p4aBbf4II1IV3+L990ArSjxT+zsQj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qRY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MyV8UA&#10;AADcAAAADwAAAGRycy9kb3ducmV2LnhtbESPzWrDMBCE74W8g9hAbo1cp5TgRDElYNIcSskf5LhY&#10;G9tEWhlLje23rwqFHoeZ+YZZ54M14kGdbxwreJknIIhLpxuuFJxPxfMShA/IGo1jUjCSh3wzeVpj&#10;pl3PB3ocQyUihH2GCuoQ2kxKX9Zk0c9dSxy9m+sshii7SuoO+wi3RqZJ8iYtNhwXamxpW1N5P35b&#10;Bdem/bwkXO7Sr4UZ90s09/OhUGo2Hd5XIAIN4T/81/7QCtLXB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zJ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gLcMA&#10;AADcAAAADwAAAGRycy9kb3ducmV2LnhtbESPQUsDMRSE70L/Q3hCbzZrWlS2TUsVCh68tAri7bF5&#10;3SxNXmIS2/XfG0HwOMzMN8xqM3onzpTyEFjD7awBQdwFM3Cv4e11d/MAIhdkgy4wafimDJv15GqF&#10;rQkX3tP5UHpRIZxb1GBLia2UubPkMc9CJK7eMSSPpcrUS5PwUuHeSdU0d9LjwHXBYqQnS93p8OU1&#10;vHxkN5+nd/vplDqqGPd8rx61nl6P2yWIQmP5D/+1n40GtVjA75l6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dgLc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zy8QA&#10;AADcAAAADwAAAGRycy9kb3ducmV2LnhtbESP0WoCMRRE34X+Q7iFvmlWW2VZjdIWCuKDoO0HXJLr&#10;7urmZknS3fTvTaHQx2FmzjCbXbKdGMiH1rGC+awAQaydablW8PX5MS1BhIhssHNMCn4owG77MNlg&#10;ZdzIJxrOsRYZwqFCBU2MfSVl0A1ZDDPXE2fv4rzFmKWvpfE4Zrjt5KIoVtJiy3mhwZ7eG9K387dV&#10;cMU3n7pTKQ/HY1qunm861ftSqafH9LoGESnF//Bfe28ULF6W8HsmHw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s8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iDMMA&#10;AADcAAAADwAAAGRycy9kb3ducmV2LnhtbESPQYvCMBSE78L+h/AEb5paF1m6pkUWBS8e1P6AR/O2&#10;Ldu8lCTW6q83grDHYWa+YTbFaDoxkPOtZQXLRQKCuLK65VpBednPv0D4gKyxs0wK7uShyD8mG8y0&#10;vfGJhnOoRYSwz1BBE0KfSemrhgz6he2Jo/drncEQpauldniLcNPJNEnW0mDLcaHBnn4aqv7OV6Pg&#10;UD+GZLdKd3y0l+O127qyOjmlZtNx+w0i0Bj+w+/2QStIP9f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ciD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HacUA&#10;AADcAAAADwAAAGRycy9kb3ducmV2LnhtbESPQWvCQBSE7wX/w/IKvQTdqKWa1FWkIPRWagt6fGSf&#10;2bTZtyH7qvHfu4VCj8PMfMOsNoNv1Zn62AQ2MJ3koIirYBuuDXx+7MZLUFGQLbaBycCVImzWo7sV&#10;ljZc+J3Oe6lVgnAs0YAT6UqtY+XIY5yEjjh5p9B7lCT7WtseLwnuWz3L8yftseG04LCjF0fV9/7H&#10;GxjwzV+Plcyz4uuwy6ZZUbhOjHm4H7bPoIQG+Q//tV+tgdnjAn7PpCO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EdpxQAAANwAAAAPAAAAAAAAAAAAAAAAAJgCAABkcnMv&#10;ZG93bnJldi54bWxQSwUGAAAAAAQABAD1AAAAigM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</w:p>
  <w:p w14:paraId="128A0322" w14:textId="77777777" w:rsidR="00BC21F1" w:rsidRDefault="00BC21F1" w:rsidP="00EB495F">
    <w:pPr>
      <w:pStyle w:val="zBrandingOwner"/>
    </w:pPr>
    <w:sdt>
      <w:sdtPr>
        <w:alias w:val="Doc Entity"/>
        <w:tag w:val="Doc Entity"/>
        <w:id w:val="-2079044817"/>
        <w:placeholder>
          <w:docPart w:val="2B3597C2B90149A99191FE82EAAA5FF0"/>
        </w:placeholder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14:paraId="53A6EC1E" w14:textId="77777777" w:rsidR="00BC21F1" w:rsidRDefault="00BC21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00BAB" w14:textId="3CC05846" w:rsidR="00BC21F1" w:rsidRPr="008B47EE" w:rsidRDefault="00BC21F1" w:rsidP="00EB495F">
    <w:pPr>
      <w:pStyle w:val="Header"/>
      <w:rPr>
        <w:ins w:id="146" w:author="momna ali" w:date="2018-08-17T12:25:00Z"/>
      </w:rPr>
    </w:pPr>
    <w:r w:rsidRPr="008B47EE">
      <w:rPr>
        <w:rFonts w:ascii="Arial" w:hAnsi="Arial" w:cs="Arial"/>
        <w:i/>
        <w:sz w:val="18"/>
        <w:szCs w:val="18"/>
      </w:rPr>
      <w:fldChar w:fldCharType="begin"/>
    </w:r>
    <w:r w:rsidRPr="008B47EE">
      <w:rPr>
        <w:rFonts w:ascii="Arial" w:hAnsi="Arial" w:cs="Arial"/>
        <w:i/>
        <w:sz w:val="18"/>
        <w:szCs w:val="18"/>
      </w:rPr>
      <w:instrText xml:space="preserve"> STYLEREF "ProductName" \* MERGEFORMAT </w:instrText>
    </w:r>
    <w:r w:rsidRPr="008B47EE">
      <w:rPr>
        <w:rFonts w:ascii="Arial" w:hAnsi="Arial" w:cs="Arial"/>
        <w:i/>
        <w:sz w:val="18"/>
        <w:szCs w:val="18"/>
      </w:rPr>
      <w:fldChar w:fldCharType="separate"/>
    </w:r>
    <w:r w:rsidR="002C6F25" w:rsidRPr="002C6F25">
      <w:rPr>
        <w:rFonts w:ascii="Arial" w:hAnsi="Arial" w:cs="Arial"/>
        <w:bCs/>
        <w:i/>
        <w:noProof/>
        <w:sz w:val="18"/>
        <w:szCs w:val="18"/>
      </w:rPr>
      <w:t>Device Registration Subsystem 2.0.0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rPr>
        <w:rFonts w:ascii="Arial" w:hAnsi="Arial" w:cs="Arial"/>
        <w:i/>
        <w:sz w:val="18"/>
        <w:szCs w:val="18"/>
      </w:rPr>
      <w:t xml:space="preserve"> </w:t>
    </w:r>
    <w:r w:rsidRPr="008B47EE">
      <w:rPr>
        <w:rFonts w:ascii="Arial" w:hAnsi="Arial" w:cs="Arial"/>
        <w:i/>
        <w:noProof/>
        <w:sz w:val="18"/>
        <w:szCs w:val="18"/>
      </w:rPr>
      <w:fldChar w:fldCharType="begin"/>
    </w:r>
    <w:r w:rsidRPr="008B47EE">
      <w:rPr>
        <w:rFonts w:ascii="Arial" w:hAnsi="Arial" w:cs="Arial"/>
        <w:i/>
        <w:noProof/>
        <w:sz w:val="18"/>
        <w:szCs w:val="18"/>
      </w:rPr>
      <w:instrText xml:space="preserve"> STYLEREF "DocumentType" \* MERGEFORMAT </w:instrText>
    </w:r>
    <w:r w:rsidRPr="008B47EE">
      <w:rPr>
        <w:rFonts w:ascii="Arial" w:hAnsi="Arial" w:cs="Arial"/>
        <w:i/>
        <w:noProof/>
        <w:sz w:val="18"/>
        <w:szCs w:val="18"/>
      </w:rPr>
      <w:fldChar w:fldCharType="separate"/>
    </w:r>
    <w:r w:rsidR="002C6F25" w:rsidRPr="002C6F25">
      <w:rPr>
        <w:rFonts w:ascii="Arial" w:hAnsi="Arial" w:cs="Arial"/>
        <w:bCs/>
        <w:i/>
        <w:noProof/>
        <w:sz w:val="18"/>
        <w:szCs w:val="18"/>
      </w:rPr>
      <w:t>User Guide</w:t>
    </w:r>
    <w:r w:rsidR="002C6F25">
      <w:rPr>
        <w:rFonts w:ascii="Arial" w:hAnsi="Arial" w:cs="Arial"/>
        <w:i/>
        <w:noProof/>
        <w:sz w:val="18"/>
        <w:szCs w:val="18"/>
      </w:rPr>
      <w:t xml:space="preserve"> (Exporter)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rPr>
        <w:rFonts w:ascii="Arial" w:hAnsi="Arial" w:cs="Arial"/>
        <w:i/>
        <w:sz w:val="18"/>
        <w:szCs w:val="18"/>
      </w:rPr>
      <w:t xml:space="preserve">                                  </w:t>
    </w:r>
    <w:r w:rsidRPr="008B47EE">
      <w:rPr>
        <w:rFonts w:ascii="Arial" w:hAnsi="Arial" w:cs="Arial"/>
        <w:i/>
        <w:noProof/>
        <w:sz w:val="18"/>
        <w:szCs w:val="18"/>
      </w:rPr>
      <w:fldChar w:fldCharType="begin"/>
    </w:r>
    <w:r w:rsidRPr="008B47EE">
      <w:rPr>
        <w:rFonts w:ascii="Arial" w:hAnsi="Arial" w:cs="Arial"/>
        <w:i/>
        <w:noProof/>
        <w:sz w:val="18"/>
        <w:szCs w:val="18"/>
      </w:rPr>
      <w:instrText xml:space="preserve"> STYLEREF "Heading 1" \* MERGEFORMAT </w:instrText>
    </w:r>
    <w:r w:rsidR="002C6F25">
      <w:rPr>
        <w:rFonts w:ascii="Arial" w:hAnsi="Arial" w:cs="Arial"/>
        <w:i/>
        <w:noProof/>
        <w:sz w:val="18"/>
        <w:szCs w:val="18"/>
      </w:rPr>
      <w:fldChar w:fldCharType="separate"/>
    </w:r>
    <w:r w:rsidR="002C6F25">
      <w:rPr>
        <w:rFonts w:ascii="Arial" w:hAnsi="Arial" w:cs="Arial"/>
        <w:i/>
        <w:noProof/>
        <w:sz w:val="18"/>
        <w:szCs w:val="18"/>
      </w:rPr>
      <w:t>Search Request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t xml:space="preserve"> </w:t>
    </w:r>
  </w:p>
  <w:p w14:paraId="559C8240" w14:textId="77777777" w:rsidR="00BC21F1" w:rsidRPr="00F6601F" w:rsidRDefault="00BC21F1" w:rsidP="00F660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95F44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B47372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8B115C"/>
    <w:multiLevelType w:val="hybridMultilevel"/>
    <w:tmpl w:val="2D9885FC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3" w15:restartNumberingAfterBreak="0">
    <w:nsid w:val="0981389E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584108"/>
    <w:multiLevelType w:val="multilevel"/>
    <w:tmpl w:val="A87E85C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B504DB"/>
    <w:multiLevelType w:val="hybridMultilevel"/>
    <w:tmpl w:val="3E90998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7" w15:restartNumberingAfterBreak="0">
    <w:nsid w:val="2C03269A"/>
    <w:multiLevelType w:val="hybridMultilevel"/>
    <w:tmpl w:val="FBE2BEFC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0D10FF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3E83752F"/>
    <w:multiLevelType w:val="hybridMultilevel"/>
    <w:tmpl w:val="14CA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76A2F"/>
    <w:multiLevelType w:val="hybridMultilevel"/>
    <w:tmpl w:val="CE04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7A256D"/>
    <w:multiLevelType w:val="hybridMultilevel"/>
    <w:tmpl w:val="DE7E099E"/>
    <w:lvl w:ilvl="0" w:tplc="448AC476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45CAC"/>
    <w:multiLevelType w:val="hybridMultilevel"/>
    <w:tmpl w:val="C19C2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FC232E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1557F8C"/>
    <w:multiLevelType w:val="multilevel"/>
    <w:tmpl w:val="A87E85C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AA7AEA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76869BA"/>
    <w:multiLevelType w:val="multilevel"/>
    <w:tmpl w:val="A87E85C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637925"/>
    <w:multiLevelType w:val="hybridMultilevel"/>
    <w:tmpl w:val="64081014"/>
    <w:lvl w:ilvl="0" w:tplc="42E0F8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CE770C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FE495A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31723E0"/>
    <w:multiLevelType w:val="hybridMultilevel"/>
    <w:tmpl w:val="653E7DBA"/>
    <w:lvl w:ilvl="0" w:tplc="D30C165A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66FF062E"/>
    <w:multiLevelType w:val="hybridMultilevel"/>
    <w:tmpl w:val="758267DC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23" w15:restartNumberingAfterBreak="0">
    <w:nsid w:val="68140963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5938B1"/>
    <w:multiLevelType w:val="multilevel"/>
    <w:tmpl w:val="D6D69288"/>
    <w:lvl w:ilvl="0">
      <w:start w:val="2"/>
      <w:numFmt w:val="decimal"/>
      <w:lvlText w:val="%1."/>
      <w:lvlJc w:val="left"/>
      <w:pPr>
        <w:ind w:left="360" w:hanging="360"/>
      </w:pPr>
      <w:rPr>
        <w:rFonts w:asciiTheme="minorBidi" w:hAnsiTheme="minorBidi" w:cstheme="minorBidi" w:hint="default"/>
        <w:b w:val="0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asciiTheme="minorBidi" w:hAnsiTheme="minorBidi" w:cstheme="minorBidi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auto"/>
      </w:rPr>
    </w:lvl>
  </w:abstractNum>
  <w:abstractNum w:abstractNumId="25" w15:restartNumberingAfterBreak="0">
    <w:nsid w:val="7D9F1FA7"/>
    <w:multiLevelType w:val="multilevel"/>
    <w:tmpl w:val="E030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5"/>
  </w:num>
  <w:num w:numId="5">
    <w:abstractNumId w:val="22"/>
  </w:num>
  <w:num w:numId="6">
    <w:abstractNumId w:val="13"/>
  </w:num>
  <w:num w:numId="7">
    <w:abstractNumId w:val="2"/>
  </w:num>
  <w:num w:numId="8">
    <w:abstractNumId w:val="18"/>
  </w:num>
  <w:num w:numId="9">
    <w:abstractNumId w:val="21"/>
  </w:num>
  <w:num w:numId="10">
    <w:abstractNumId w:val="16"/>
  </w:num>
  <w:num w:numId="11">
    <w:abstractNumId w:val="24"/>
  </w:num>
  <w:num w:numId="12">
    <w:abstractNumId w:val="23"/>
  </w:num>
  <w:num w:numId="13">
    <w:abstractNumId w:val="19"/>
  </w:num>
  <w:num w:numId="14">
    <w:abstractNumId w:val="20"/>
  </w:num>
  <w:num w:numId="15">
    <w:abstractNumId w:val="11"/>
  </w:num>
  <w:num w:numId="16">
    <w:abstractNumId w:val="3"/>
  </w:num>
  <w:num w:numId="17">
    <w:abstractNumId w:val="7"/>
  </w:num>
  <w:num w:numId="18">
    <w:abstractNumId w:val="10"/>
  </w:num>
  <w:num w:numId="19">
    <w:abstractNumId w:val="12"/>
  </w:num>
  <w:num w:numId="20">
    <w:abstractNumId w:val="25"/>
  </w:num>
  <w:num w:numId="21">
    <w:abstractNumId w:val="14"/>
  </w:num>
  <w:num w:numId="22">
    <w:abstractNumId w:val="17"/>
  </w:num>
  <w:num w:numId="23">
    <w:abstractNumId w:val="15"/>
  </w:num>
  <w:num w:numId="24">
    <w:abstractNumId w:val="4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omna ali">
    <w15:presenceInfo w15:providerId="Windows Live" w15:userId="9caa7c7a94a6c9e2"/>
  </w15:person>
  <w15:person w15:author="Fozia Zafar">
    <w15:presenceInfo w15:providerId="Windows Live" w15:userId="dba6b92eb5949a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50A"/>
    <w:rsid w:val="000136DF"/>
    <w:rsid w:val="00013829"/>
    <w:rsid w:val="00022DBF"/>
    <w:rsid w:val="00022F19"/>
    <w:rsid w:val="00035DB5"/>
    <w:rsid w:val="00045647"/>
    <w:rsid w:val="00053DE2"/>
    <w:rsid w:val="000561C5"/>
    <w:rsid w:val="00060F6D"/>
    <w:rsid w:val="00076D39"/>
    <w:rsid w:val="00085A83"/>
    <w:rsid w:val="00086185"/>
    <w:rsid w:val="00091C36"/>
    <w:rsid w:val="00093A65"/>
    <w:rsid w:val="00096D64"/>
    <w:rsid w:val="00097578"/>
    <w:rsid w:val="000B2615"/>
    <w:rsid w:val="000B4CE5"/>
    <w:rsid w:val="000C164B"/>
    <w:rsid w:val="000C5F3C"/>
    <w:rsid w:val="000D1883"/>
    <w:rsid w:val="000E7626"/>
    <w:rsid w:val="000F27C3"/>
    <w:rsid w:val="000F292B"/>
    <w:rsid w:val="001365E2"/>
    <w:rsid w:val="001529CD"/>
    <w:rsid w:val="00153B7C"/>
    <w:rsid w:val="001546FB"/>
    <w:rsid w:val="00157E05"/>
    <w:rsid w:val="00160BA0"/>
    <w:rsid w:val="00170606"/>
    <w:rsid w:val="0017647B"/>
    <w:rsid w:val="001802A3"/>
    <w:rsid w:val="00185303"/>
    <w:rsid w:val="001A2409"/>
    <w:rsid w:val="001A29CD"/>
    <w:rsid w:val="001A73FD"/>
    <w:rsid w:val="001C0687"/>
    <w:rsid w:val="001C6C3A"/>
    <w:rsid w:val="001E6CF8"/>
    <w:rsid w:val="001F17C1"/>
    <w:rsid w:val="001F4A85"/>
    <w:rsid w:val="001F76B2"/>
    <w:rsid w:val="00206419"/>
    <w:rsid w:val="0021398A"/>
    <w:rsid w:val="00225B7B"/>
    <w:rsid w:val="002522B0"/>
    <w:rsid w:val="00252C31"/>
    <w:rsid w:val="00261720"/>
    <w:rsid w:val="00264B76"/>
    <w:rsid w:val="00266528"/>
    <w:rsid w:val="00276E15"/>
    <w:rsid w:val="002A2B8E"/>
    <w:rsid w:val="002A6347"/>
    <w:rsid w:val="002B4516"/>
    <w:rsid w:val="002B6A26"/>
    <w:rsid w:val="002C6F25"/>
    <w:rsid w:val="002E6D5A"/>
    <w:rsid w:val="002E7957"/>
    <w:rsid w:val="002F1AD8"/>
    <w:rsid w:val="002F3AC9"/>
    <w:rsid w:val="00307C47"/>
    <w:rsid w:val="00326701"/>
    <w:rsid w:val="00327CAE"/>
    <w:rsid w:val="0036327D"/>
    <w:rsid w:val="00364BEE"/>
    <w:rsid w:val="00375256"/>
    <w:rsid w:val="00384455"/>
    <w:rsid w:val="003872D4"/>
    <w:rsid w:val="00397961"/>
    <w:rsid w:val="003A0F98"/>
    <w:rsid w:val="003C102F"/>
    <w:rsid w:val="003E3CB5"/>
    <w:rsid w:val="003E3EA4"/>
    <w:rsid w:val="003E5F32"/>
    <w:rsid w:val="003F0AD9"/>
    <w:rsid w:val="003F0FF8"/>
    <w:rsid w:val="003F2AD5"/>
    <w:rsid w:val="003F4DFD"/>
    <w:rsid w:val="00411034"/>
    <w:rsid w:val="00416A55"/>
    <w:rsid w:val="004228FD"/>
    <w:rsid w:val="00436C91"/>
    <w:rsid w:val="00445E9E"/>
    <w:rsid w:val="00456E84"/>
    <w:rsid w:val="0046242B"/>
    <w:rsid w:val="0047354F"/>
    <w:rsid w:val="00484DB6"/>
    <w:rsid w:val="004867F8"/>
    <w:rsid w:val="004B610E"/>
    <w:rsid w:val="004D09D8"/>
    <w:rsid w:val="004D4E04"/>
    <w:rsid w:val="005007DD"/>
    <w:rsid w:val="005025D0"/>
    <w:rsid w:val="00505207"/>
    <w:rsid w:val="005058CF"/>
    <w:rsid w:val="00513627"/>
    <w:rsid w:val="0052286E"/>
    <w:rsid w:val="005324DA"/>
    <w:rsid w:val="00553C9B"/>
    <w:rsid w:val="00566810"/>
    <w:rsid w:val="005723FF"/>
    <w:rsid w:val="005754DE"/>
    <w:rsid w:val="0058764A"/>
    <w:rsid w:val="00587E2A"/>
    <w:rsid w:val="005921E6"/>
    <w:rsid w:val="005B4C5F"/>
    <w:rsid w:val="005C37B9"/>
    <w:rsid w:val="005C78B6"/>
    <w:rsid w:val="005C7CA0"/>
    <w:rsid w:val="005F27A5"/>
    <w:rsid w:val="005F350A"/>
    <w:rsid w:val="005F4AF3"/>
    <w:rsid w:val="00606005"/>
    <w:rsid w:val="00610CA7"/>
    <w:rsid w:val="0062131B"/>
    <w:rsid w:val="00633925"/>
    <w:rsid w:val="00643296"/>
    <w:rsid w:val="00651B4D"/>
    <w:rsid w:val="00653F66"/>
    <w:rsid w:val="00654919"/>
    <w:rsid w:val="0065520B"/>
    <w:rsid w:val="00657BA5"/>
    <w:rsid w:val="00664211"/>
    <w:rsid w:val="00676F15"/>
    <w:rsid w:val="00690441"/>
    <w:rsid w:val="00697CC3"/>
    <w:rsid w:val="006A1664"/>
    <w:rsid w:val="006B312C"/>
    <w:rsid w:val="006B5B82"/>
    <w:rsid w:val="006B79D2"/>
    <w:rsid w:val="006C23F1"/>
    <w:rsid w:val="006E4CE7"/>
    <w:rsid w:val="006E5CDC"/>
    <w:rsid w:val="006F45D8"/>
    <w:rsid w:val="006F6B14"/>
    <w:rsid w:val="007121BF"/>
    <w:rsid w:val="00722B12"/>
    <w:rsid w:val="00734577"/>
    <w:rsid w:val="007348CC"/>
    <w:rsid w:val="0074321C"/>
    <w:rsid w:val="0074512F"/>
    <w:rsid w:val="00747F02"/>
    <w:rsid w:val="007514D6"/>
    <w:rsid w:val="007632D2"/>
    <w:rsid w:val="00765B24"/>
    <w:rsid w:val="0076773D"/>
    <w:rsid w:val="00777094"/>
    <w:rsid w:val="007A40AC"/>
    <w:rsid w:val="007A45EC"/>
    <w:rsid w:val="007B72E0"/>
    <w:rsid w:val="007C18BD"/>
    <w:rsid w:val="007C2524"/>
    <w:rsid w:val="007F09A6"/>
    <w:rsid w:val="008242C0"/>
    <w:rsid w:val="00842CF0"/>
    <w:rsid w:val="00851A8A"/>
    <w:rsid w:val="00866D31"/>
    <w:rsid w:val="00880E6D"/>
    <w:rsid w:val="00890576"/>
    <w:rsid w:val="0089173C"/>
    <w:rsid w:val="008A2F2F"/>
    <w:rsid w:val="008A74F4"/>
    <w:rsid w:val="008B6C49"/>
    <w:rsid w:val="008D71AE"/>
    <w:rsid w:val="008E76A3"/>
    <w:rsid w:val="008F5251"/>
    <w:rsid w:val="008F7AFF"/>
    <w:rsid w:val="009038E5"/>
    <w:rsid w:val="00921584"/>
    <w:rsid w:val="009239C8"/>
    <w:rsid w:val="0096201F"/>
    <w:rsid w:val="009620E1"/>
    <w:rsid w:val="00963CD1"/>
    <w:rsid w:val="0096651D"/>
    <w:rsid w:val="0097381D"/>
    <w:rsid w:val="00982C49"/>
    <w:rsid w:val="009A4C14"/>
    <w:rsid w:val="009A7267"/>
    <w:rsid w:val="009C2002"/>
    <w:rsid w:val="009C4DA6"/>
    <w:rsid w:val="009F20D0"/>
    <w:rsid w:val="009F4F39"/>
    <w:rsid w:val="009F5EEC"/>
    <w:rsid w:val="00A032A7"/>
    <w:rsid w:val="00A055C7"/>
    <w:rsid w:val="00A31E61"/>
    <w:rsid w:val="00A33E7A"/>
    <w:rsid w:val="00A44E8E"/>
    <w:rsid w:val="00A50D60"/>
    <w:rsid w:val="00A71CA6"/>
    <w:rsid w:val="00A72E13"/>
    <w:rsid w:val="00A814B6"/>
    <w:rsid w:val="00A84FB3"/>
    <w:rsid w:val="00A85608"/>
    <w:rsid w:val="00AA09E1"/>
    <w:rsid w:val="00AA4676"/>
    <w:rsid w:val="00AA53F0"/>
    <w:rsid w:val="00AC3A45"/>
    <w:rsid w:val="00AC5C84"/>
    <w:rsid w:val="00AC65AB"/>
    <w:rsid w:val="00AE1663"/>
    <w:rsid w:val="00AE50B6"/>
    <w:rsid w:val="00AE68FB"/>
    <w:rsid w:val="00AF0924"/>
    <w:rsid w:val="00AF7EFD"/>
    <w:rsid w:val="00B0607B"/>
    <w:rsid w:val="00B11A9B"/>
    <w:rsid w:val="00B11E6F"/>
    <w:rsid w:val="00B177A7"/>
    <w:rsid w:val="00B2213D"/>
    <w:rsid w:val="00B30D3C"/>
    <w:rsid w:val="00B47DEB"/>
    <w:rsid w:val="00B75D8A"/>
    <w:rsid w:val="00B85008"/>
    <w:rsid w:val="00BC1165"/>
    <w:rsid w:val="00BC21F1"/>
    <w:rsid w:val="00BD2831"/>
    <w:rsid w:val="00BE58C0"/>
    <w:rsid w:val="00BF245F"/>
    <w:rsid w:val="00BF39E6"/>
    <w:rsid w:val="00C1184B"/>
    <w:rsid w:val="00C142E3"/>
    <w:rsid w:val="00C3072D"/>
    <w:rsid w:val="00C50694"/>
    <w:rsid w:val="00C56AD6"/>
    <w:rsid w:val="00C62137"/>
    <w:rsid w:val="00C66543"/>
    <w:rsid w:val="00C71C3B"/>
    <w:rsid w:val="00C7358D"/>
    <w:rsid w:val="00C777D6"/>
    <w:rsid w:val="00C878B7"/>
    <w:rsid w:val="00CA3EC7"/>
    <w:rsid w:val="00CC669C"/>
    <w:rsid w:val="00CD248D"/>
    <w:rsid w:val="00CD5ED7"/>
    <w:rsid w:val="00CD6AFD"/>
    <w:rsid w:val="00CD79D3"/>
    <w:rsid w:val="00CE283B"/>
    <w:rsid w:val="00D01907"/>
    <w:rsid w:val="00D12852"/>
    <w:rsid w:val="00D1732B"/>
    <w:rsid w:val="00D24061"/>
    <w:rsid w:val="00D406D2"/>
    <w:rsid w:val="00D54C00"/>
    <w:rsid w:val="00D61C84"/>
    <w:rsid w:val="00D75B76"/>
    <w:rsid w:val="00D8605B"/>
    <w:rsid w:val="00D95DAE"/>
    <w:rsid w:val="00DA3F91"/>
    <w:rsid w:val="00DA7B34"/>
    <w:rsid w:val="00DB5333"/>
    <w:rsid w:val="00DC22AA"/>
    <w:rsid w:val="00DF6FBF"/>
    <w:rsid w:val="00E01321"/>
    <w:rsid w:val="00E174BD"/>
    <w:rsid w:val="00E25395"/>
    <w:rsid w:val="00E2561A"/>
    <w:rsid w:val="00E34F85"/>
    <w:rsid w:val="00E528A3"/>
    <w:rsid w:val="00E55A35"/>
    <w:rsid w:val="00E629CF"/>
    <w:rsid w:val="00E77454"/>
    <w:rsid w:val="00E80B2D"/>
    <w:rsid w:val="00E879CD"/>
    <w:rsid w:val="00E91557"/>
    <w:rsid w:val="00E976FB"/>
    <w:rsid w:val="00EA31B4"/>
    <w:rsid w:val="00EB12FA"/>
    <w:rsid w:val="00EB495F"/>
    <w:rsid w:val="00ED2426"/>
    <w:rsid w:val="00ED4028"/>
    <w:rsid w:val="00ED6458"/>
    <w:rsid w:val="00EF1B98"/>
    <w:rsid w:val="00EF6C43"/>
    <w:rsid w:val="00F023D4"/>
    <w:rsid w:val="00F21806"/>
    <w:rsid w:val="00F475C7"/>
    <w:rsid w:val="00F52BEE"/>
    <w:rsid w:val="00F55EC5"/>
    <w:rsid w:val="00F61B69"/>
    <w:rsid w:val="00F6601F"/>
    <w:rsid w:val="00F71434"/>
    <w:rsid w:val="00F825AE"/>
    <w:rsid w:val="00F85247"/>
    <w:rsid w:val="00FB1B5C"/>
    <w:rsid w:val="00FB314F"/>
    <w:rsid w:val="00FB3B87"/>
    <w:rsid w:val="00FC4DC3"/>
    <w:rsid w:val="00FF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4E564"/>
  <w15:chartTrackingRefBased/>
  <w15:docId w15:val="{8E8950BD-BD60-4C92-BBEE-A0BCD2C0F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5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4A85"/>
  </w:style>
  <w:style w:type="paragraph" w:styleId="Heading1">
    <w:name w:val="heading 1"/>
    <w:basedOn w:val="Normal"/>
    <w:next w:val="Normal"/>
    <w:link w:val="Heading1Char"/>
    <w:uiPriority w:val="50"/>
    <w:qFormat/>
    <w:rsid w:val="001F4A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A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0"/>
    <w:rsid w:val="001F4A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4A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qFormat/>
    <w:rsid w:val="001F4A85"/>
    <w:rPr>
      <w:b/>
      <w:bCs/>
    </w:rPr>
  </w:style>
  <w:style w:type="paragraph" w:customStyle="1" w:styleId="TB-TableBody">
    <w:name w:val="TB-Table Body"/>
    <w:qFormat/>
    <w:rsid w:val="001F4A85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1F4A85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1F4A85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B-Body">
    <w:name w:val="B-Body"/>
    <w:link w:val="B-BodyChar"/>
    <w:uiPriority w:val="30"/>
    <w:qFormat/>
    <w:rsid w:val="001F4A85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1F4A85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1F4A85"/>
    <w:pPr>
      <w:numPr>
        <w:numId w:val="2"/>
      </w:numPr>
      <w:tabs>
        <w:tab w:val="clear" w:pos="2160"/>
      </w:tabs>
    </w:pPr>
  </w:style>
  <w:style w:type="paragraph" w:customStyle="1" w:styleId="U2-Bullet2">
    <w:name w:val="U2-Bullet 2"/>
    <w:basedOn w:val="U-Bullet"/>
    <w:rsid w:val="001F4A85"/>
    <w:pPr>
      <w:numPr>
        <w:ilvl w:val="1"/>
      </w:numPr>
      <w:tabs>
        <w:tab w:val="clear" w:pos="1440"/>
        <w:tab w:val="num" w:pos="360"/>
        <w:tab w:val="left" w:pos="2160"/>
      </w:tabs>
    </w:pPr>
  </w:style>
  <w:style w:type="paragraph" w:customStyle="1" w:styleId="U3-Bullet3">
    <w:name w:val="U3-Bullet 3"/>
    <w:basedOn w:val="U2-Bullet2"/>
    <w:rsid w:val="001F4A85"/>
    <w:pPr>
      <w:numPr>
        <w:ilvl w:val="2"/>
      </w:numPr>
      <w:tabs>
        <w:tab w:val="clear" w:pos="1699"/>
        <w:tab w:val="num" w:pos="360"/>
      </w:tabs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1F4A85"/>
    <w:pPr>
      <w:numPr>
        <w:ilvl w:val="3"/>
      </w:numPr>
      <w:tabs>
        <w:tab w:val="clear" w:pos="2016"/>
        <w:tab w:val="num" w:pos="360"/>
      </w:tabs>
    </w:pPr>
    <w:rPr>
      <w:szCs w:val="24"/>
    </w:rPr>
  </w:style>
  <w:style w:type="paragraph" w:styleId="NormalWeb">
    <w:name w:val="Normal (Web)"/>
    <w:basedOn w:val="Normal"/>
    <w:uiPriority w:val="99"/>
    <w:unhideWhenUsed/>
    <w:rsid w:val="001F4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U-TableBullet">
    <w:name w:val="TU-Table Bullet"/>
    <w:basedOn w:val="TB-TableBody"/>
    <w:qFormat/>
    <w:rsid w:val="001F4A85"/>
    <w:pPr>
      <w:numPr>
        <w:numId w:val="3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1F4A85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1F4A85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1F4A85"/>
    <w:pPr>
      <w:numPr>
        <w:ilvl w:val="3"/>
      </w:numPr>
      <w:tabs>
        <w:tab w:val="left" w:pos="1116"/>
      </w:tabs>
    </w:pPr>
  </w:style>
  <w:style w:type="paragraph" w:styleId="Caption">
    <w:name w:val="caption"/>
    <w:basedOn w:val="Normal"/>
    <w:next w:val="Normal"/>
    <w:uiPriority w:val="35"/>
    <w:unhideWhenUsed/>
    <w:qFormat/>
    <w:rsid w:val="001F4A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F4A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F4A8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F7EFD"/>
    <w:pPr>
      <w:ind w:left="720"/>
      <w:contextualSpacing/>
    </w:pPr>
    <w:rPr>
      <w:sz w:val="24"/>
    </w:rPr>
  </w:style>
  <w:style w:type="paragraph" w:customStyle="1" w:styleId="ProductName">
    <w:name w:val="ProductName"/>
    <w:next w:val="Normal"/>
    <w:link w:val="ProductNameChar"/>
    <w:qFormat/>
    <w:rsid w:val="00F6601F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F6601F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F6601F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F6601F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F6601F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F6601F"/>
    <w:rPr>
      <w:rFonts w:ascii="Arial" w:eastAsia="MS Mincho" w:hAnsi="Arial" w:cs="Times New Roman"/>
      <w:color w:val="000000"/>
      <w:sz w:val="24"/>
      <w:szCs w:val="20"/>
      <w:lang w:eastAsia="ja-JP"/>
    </w:rPr>
  </w:style>
  <w:style w:type="paragraph" w:customStyle="1" w:styleId="docDCN">
    <w:name w:val="docDCN"/>
    <w:link w:val="docDCNChar"/>
    <w:qFormat/>
    <w:rsid w:val="00F6601F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F6601F"/>
    <w:rPr>
      <w:rFonts w:ascii="Arial" w:eastAsia="Times New Roman" w:hAnsi="Arial" w:cs="Times New Roman"/>
      <w:sz w:val="24"/>
      <w:szCs w:val="20"/>
    </w:rPr>
  </w:style>
  <w:style w:type="paragraph" w:styleId="Header">
    <w:name w:val="header"/>
    <w:basedOn w:val="Normal"/>
    <w:link w:val="HeaderChar"/>
    <w:uiPriority w:val="49"/>
    <w:unhideWhenUsed/>
    <w:rsid w:val="00F66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49"/>
    <w:rsid w:val="00F6601F"/>
  </w:style>
  <w:style w:type="paragraph" w:styleId="Footer">
    <w:name w:val="footer"/>
    <w:basedOn w:val="Normal"/>
    <w:link w:val="FooterChar"/>
    <w:uiPriority w:val="99"/>
    <w:unhideWhenUsed/>
    <w:rsid w:val="00F66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01F"/>
  </w:style>
  <w:style w:type="paragraph" w:customStyle="1" w:styleId="zBrandingOwner">
    <w:name w:val="zBrandingOwner"/>
    <w:link w:val="zBrandingOwnerChar"/>
    <w:uiPriority w:val="2"/>
    <w:rsid w:val="00EB495F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EB495F"/>
    <w:rPr>
      <w:rFonts w:ascii="Arial" w:eastAsia="SimHei" w:hAnsi="Arial" w:cs="Arial"/>
      <w:sz w:val="28"/>
      <w:szCs w:val="20"/>
    </w:rPr>
  </w:style>
  <w:style w:type="character" w:customStyle="1" w:styleId="FooterBold">
    <w:name w:val="FooterBold"/>
    <w:uiPriority w:val="1"/>
    <w:rsid w:val="00EB495F"/>
    <w:rPr>
      <w:b/>
    </w:rPr>
  </w:style>
  <w:style w:type="paragraph" w:customStyle="1" w:styleId="zFooter">
    <w:name w:val="zFooter"/>
    <w:link w:val="zFooterChar"/>
    <w:uiPriority w:val="2"/>
    <w:rsid w:val="00EB495F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EB495F"/>
    <w:rPr>
      <w:rFonts w:ascii="Arial" w:eastAsia="SimSun" w:hAnsi="Arial" w:cs="Arial"/>
      <w:noProof/>
      <w:sz w:val="18"/>
      <w:szCs w:val="16"/>
      <w:lang w:eastAsia="ja-JP"/>
    </w:rPr>
  </w:style>
  <w:style w:type="paragraph" w:styleId="Title">
    <w:name w:val="Title"/>
    <w:basedOn w:val="Normal"/>
    <w:next w:val="Normal"/>
    <w:link w:val="TitleChar"/>
    <w:uiPriority w:val="99"/>
    <w:qFormat/>
    <w:rsid w:val="00EB49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99"/>
    <w:rsid w:val="00EB4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xFMHead2">
    <w:name w:val="xFM Head 2"/>
    <w:rsid w:val="00EB495F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C-TableBodyCenter">
    <w:name w:val="TC-Table Body_Center"/>
    <w:basedOn w:val="TB-TableBody"/>
    <w:uiPriority w:val="49"/>
    <w:qFormat/>
    <w:rsid w:val="00EB495F"/>
    <w:pPr>
      <w:jc w:val="center"/>
    </w:pPr>
  </w:style>
  <w:style w:type="table" w:styleId="TableGrid">
    <w:name w:val="Table Grid"/>
    <w:basedOn w:val="TableNormal"/>
    <w:uiPriority w:val="39"/>
    <w:rsid w:val="00EB4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7143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A6347"/>
    <w:pPr>
      <w:tabs>
        <w:tab w:val="left" w:pos="440"/>
        <w:tab w:val="right" w:leader="dot" w:pos="9350"/>
      </w:tabs>
      <w:spacing w:after="0"/>
      <w:ind w:left="-90" w:hanging="180"/>
    </w:pPr>
    <w:rPr>
      <w:rFonts w:ascii="Arial" w:hAnsi="Arial" w:cs="Arial"/>
      <w:b/>
      <w:noProof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F245F"/>
    <w:pPr>
      <w:tabs>
        <w:tab w:val="left" w:pos="880"/>
        <w:tab w:val="right" w:leader="dot" w:pos="8460"/>
      </w:tabs>
      <w:spacing w:after="0"/>
      <w:ind w:left="360" w:hanging="360"/>
    </w:pPr>
    <w:rPr>
      <w:rFonts w:ascii="Arial" w:hAnsi="Arial" w:cs="Arial"/>
      <w:noProof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71434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71434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9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9A6"/>
    <w:rPr>
      <w:rFonts w:ascii="Segoe UI" w:hAnsi="Segoe UI" w:cs="Segoe UI"/>
      <w:sz w:val="18"/>
      <w:szCs w:val="18"/>
    </w:rPr>
  </w:style>
  <w:style w:type="paragraph" w:customStyle="1" w:styleId="T-TableTitle">
    <w:name w:val="T-Table Title"/>
    <w:qFormat/>
    <w:rsid w:val="001C0687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528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0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8A366BA80E94EC8B018A46991C98D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865E4C-3AD3-4487-8472-241A270E6344}"/>
      </w:docPartPr>
      <w:docPartBody>
        <w:p w:rsidR="00574301" w:rsidRDefault="00574301" w:rsidP="00574301">
          <w:pPr>
            <w:pStyle w:val="18A366BA80E94EC8B018A46991C98D37"/>
          </w:pPr>
          <w:r>
            <w:t xml:space="preserve"> </w:t>
          </w:r>
        </w:p>
      </w:docPartBody>
    </w:docPart>
    <w:docPart>
      <w:docPartPr>
        <w:name w:val="2B3597C2B90149A99191FE82EAAA5F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5C462F-1C8B-4B5C-AEAE-082526B1D976}"/>
      </w:docPartPr>
      <w:docPartBody>
        <w:p w:rsidR="00574301" w:rsidRDefault="00574301" w:rsidP="00574301">
          <w:pPr>
            <w:pStyle w:val="2B3597C2B90149A99191FE82EAAA5FF0"/>
          </w:pPr>
          <w: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8E4"/>
    <w:rsid w:val="000A7316"/>
    <w:rsid w:val="002C4A5D"/>
    <w:rsid w:val="002C61F2"/>
    <w:rsid w:val="004F45A5"/>
    <w:rsid w:val="00574301"/>
    <w:rsid w:val="00692EDE"/>
    <w:rsid w:val="00750E83"/>
    <w:rsid w:val="008818E4"/>
    <w:rsid w:val="00A55E6A"/>
    <w:rsid w:val="00BE2A5C"/>
    <w:rsid w:val="00D81A7B"/>
    <w:rsid w:val="00D82C93"/>
    <w:rsid w:val="00EF0287"/>
    <w:rsid w:val="00F2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B37632DD084548BF7BB54EF0080363">
    <w:name w:val="A4B37632DD084548BF7BB54EF0080363"/>
    <w:rsid w:val="008818E4"/>
  </w:style>
  <w:style w:type="paragraph" w:customStyle="1" w:styleId="2DE35EAE706F4AF180A4E177B1552134">
    <w:name w:val="2DE35EAE706F4AF180A4E177B1552134"/>
    <w:rsid w:val="008818E4"/>
  </w:style>
  <w:style w:type="paragraph" w:customStyle="1" w:styleId="20029056365B4BBE811D529F8387CEE7">
    <w:name w:val="20029056365B4BBE811D529F8387CEE7"/>
    <w:rsid w:val="008818E4"/>
  </w:style>
  <w:style w:type="paragraph" w:customStyle="1" w:styleId="0787AC28825449D9839518FDD59E230C">
    <w:name w:val="0787AC28825449D9839518FDD59E230C"/>
    <w:rsid w:val="008818E4"/>
  </w:style>
  <w:style w:type="character" w:styleId="PlaceholderText">
    <w:name w:val="Placeholder Text"/>
    <w:basedOn w:val="DefaultParagraphFont"/>
    <w:uiPriority w:val="99"/>
    <w:semiHidden/>
    <w:rsid w:val="008818E4"/>
    <w:rPr>
      <w:color w:val="808080"/>
    </w:rPr>
  </w:style>
  <w:style w:type="paragraph" w:customStyle="1" w:styleId="9BC666DC0DDF4A1FB06B23921A9E1901">
    <w:name w:val="9BC666DC0DDF4A1FB06B23921A9E1901"/>
    <w:rsid w:val="008818E4"/>
  </w:style>
  <w:style w:type="paragraph" w:customStyle="1" w:styleId="7BAC3EF2514042F5B6743280BFC0A5BF">
    <w:name w:val="7BAC3EF2514042F5B6743280BFC0A5BF"/>
    <w:rsid w:val="008818E4"/>
  </w:style>
  <w:style w:type="paragraph" w:customStyle="1" w:styleId="D36EDC445DF64301A4BD349600FE3B04">
    <w:name w:val="D36EDC445DF64301A4BD349600FE3B04"/>
    <w:rsid w:val="008818E4"/>
  </w:style>
  <w:style w:type="paragraph" w:customStyle="1" w:styleId="E28C530AE78B4AB8BF053E223DBC7414">
    <w:name w:val="E28C530AE78B4AB8BF053E223DBC7414"/>
    <w:rsid w:val="00574301"/>
  </w:style>
  <w:style w:type="paragraph" w:customStyle="1" w:styleId="18A366BA80E94EC8B018A46991C98D37">
    <w:name w:val="18A366BA80E94EC8B018A46991C98D37"/>
    <w:rsid w:val="00574301"/>
  </w:style>
  <w:style w:type="paragraph" w:customStyle="1" w:styleId="0D01FC584BBC4FC2BA35338C06FE90D0">
    <w:name w:val="0D01FC584BBC4FC2BA35338C06FE90D0"/>
    <w:rsid w:val="00574301"/>
  </w:style>
  <w:style w:type="paragraph" w:customStyle="1" w:styleId="2B3597C2B90149A99191FE82EAAA5FF0">
    <w:name w:val="2B3597C2B90149A99191FE82EAAA5FF0"/>
    <w:rsid w:val="005743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48867-85AE-4465-B8DA-D16ED37FA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30</Pages>
  <Words>2214</Words>
  <Characters>12621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momna ali</dc:creator>
  <cp:keywords/>
  <cp:lastModifiedBy>3G Technology</cp:lastModifiedBy>
  <cp:revision>20</cp:revision>
  <cp:lastPrinted>2019-03-28T04:49:00Z</cp:lastPrinted>
  <dcterms:created xsi:type="dcterms:W3CDTF">2019-03-18T08:59:00Z</dcterms:created>
  <dcterms:modified xsi:type="dcterms:W3CDTF">2019-03-28T04:53:00Z</dcterms:modified>
</cp:coreProperties>
</file>