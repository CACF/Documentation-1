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01F" w:rsidRDefault="00F6601F" w:rsidP="00F6601F">
      <w:pPr>
        <w:rPr>
          <w:rFonts w:ascii="Arial" w:hAnsi="Arial" w:cs="Arial"/>
          <w:b/>
          <w:sz w:val="48"/>
          <w:szCs w:val="48"/>
        </w:rPr>
      </w:pPr>
      <w:bookmarkStart w:id="0" w:name="_Toc518956827"/>
      <w:bookmarkStart w:id="1" w:name="_Toc522091194"/>
      <w:bookmarkStart w:id="2" w:name="_Toc527394995"/>
    </w:p>
    <w:p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:rsidR="00F6601F" w:rsidRDefault="00F6601F" w:rsidP="00F6601F">
      <w:pPr>
        <w:rPr>
          <w:rFonts w:ascii="Arial" w:hAnsi="Arial" w:cs="Arial"/>
          <w:b/>
          <w:sz w:val="48"/>
          <w:szCs w:val="48"/>
        </w:rPr>
      </w:pPr>
    </w:p>
    <w:p w:rsidR="00F6601F" w:rsidRPr="00F6601F" w:rsidRDefault="00F6601F" w:rsidP="00F6601F"/>
    <w:p w:rsidR="00F6601F" w:rsidRPr="00A774DB" w:rsidRDefault="00F6601F" w:rsidP="00F6601F">
      <w:pPr>
        <w:pStyle w:val="ProductName"/>
        <w:spacing w:before="240"/>
      </w:pPr>
      <w:r>
        <w:t>Device Registration Subsystem 1.0.0</w:t>
      </w:r>
    </w:p>
    <w:p w:rsidR="00F6601F" w:rsidRPr="00724C7D" w:rsidRDefault="00F6601F" w:rsidP="00F6601F">
      <w:pPr>
        <w:pStyle w:val="DocumentType"/>
        <w:spacing w:before="240"/>
      </w:pPr>
      <w:r>
        <w:t xml:space="preserve">User </w:t>
      </w:r>
      <w:r w:rsidRPr="00724C7D">
        <w:t>Guide</w:t>
      </w:r>
      <w:r>
        <w:t xml:space="preserve"> (Exporter)</w:t>
      </w:r>
    </w:p>
    <w:p w:rsidR="00F6601F" w:rsidRPr="00724C7D" w:rsidRDefault="00484DB6" w:rsidP="00F6601F">
      <w:pPr>
        <w:pStyle w:val="docDCN"/>
        <w:spacing w:before="240" w:after="240"/>
      </w:pPr>
      <w:r>
        <w:rPr>
          <w:rStyle w:val="docDCNChar"/>
        </w:rPr>
        <w:t>DR</w:t>
      </w:r>
      <w:r w:rsidR="00F6601F">
        <w:rPr>
          <w:rStyle w:val="docDCNChar"/>
        </w:rPr>
        <w:t>S-User-</w:t>
      </w:r>
      <w:r w:rsidR="00F6601F" w:rsidRPr="00724C7D">
        <w:rPr>
          <w:rStyle w:val="docDCNChar"/>
        </w:rPr>
        <w:t>Guide</w:t>
      </w:r>
      <w:r w:rsidR="00F6601F">
        <w:rPr>
          <w:rStyle w:val="docDCNChar"/>
        </w:rPr>
        <w:t>-</w:t>
      </w:r>
      <w:r>
        <w:rPr>
          <w:rStyle w:val="docDCNChar"/>
        </w:rPr>
        <w:t>Exporter</w:t>
      </w:r>
      <w:r w:rsidR="00F6601F">
        <w:rPr>
          <w:rStyle w:val="docDCNChar"/>
        </w:rPr>
        <w:t>-1.0.0</w:t>
      </w:r>
    </w:p>
    <w:p w:rsidR="00F6601F" w:rsidRPr="00724C7D" w:rsidRDefault="00F6601F" w:rsidP="00F6601F">
      <w:pPr>
        <w:pStyle w:val="docDate"/>
        <w:spacing w:before="240" w:after="240"/>
        <w:rPr>
          <w:color w:val="auto"/>
        </w:rPr>
      </w:pPr>
      <w:r w:rsidRPr="00724C7D">
        <w:rPr>
          <w:color w:val="auto"/>
        </w:rPr>
        <w:t>June 19, 2018</w:t>
      </w:r>
    </w:p>
    <w:p w:rsidR="00F6601F" w:rsidRP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EB495F" w:rsidRDefault="00EB495F" w:rsidP="00F6601F"/>
    <w:p w:rsidR="00EB495F" w:rsidRDefault="00EB495F" w:rsidP="00F6601F"/>
    <w:p w:rsidR="00EB495F" w:rsidRDefault="00EB495F" w:rsidP="00F6601F"/>
    <w:p w:rsidR="00EB495F" w:rsidRDefault="00EB495F" w:rsidP="00F6601F"/>
    <w:p w:rsidR="00EB495F" w:rsidRDefault="00EB495F" w:rsidP="00F6601F"/>
    <w:p w:rsidR="00EB495F" w:rsidRPr="0030148A" w:rsidRDefault="00EB495F" w:rsidP="00EB495F">
      <w:pPr>
        <w:pStyle w:val="Title"/>
        <w:tabs>
          <w:tab w:val="left" w:pos="2745"/>
        </w:tabs>
        <w:rPr>
          <w:rFonts w:ascii="Times New Roman" w:hAnsi="Times New Roman" w:cs="Times New Roman"/>
          <w:b/>
          <w:sz w:val="48"/>
        </w:rPr>
      </w:pPr>
      <w:r w:rsidRPr="0030148A">
        <w:rPr>
          <w:rFonts w:ascii="Times New Roman" w:hAnsi="Times New Roman" w:cs="Times New Roman"/>
          <w:b/>
          <w:sz w:val="48"/>
        </w:rPr>
        <w:lastRenderedPageBreak/>
        <w:tab/>
      </w:r>
    </w:p>
    <w:p w:rsidR="00EB495F" w:rsidRPr="00F6601F" w:rsidRDefault="00EB495F" w:rsidP="00EB495F">
      <w:pPr>
        <w:pStyle w:val="xFMHead2"/>
      </w:pPr>
      <w:r>
        <w:t>Revision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1980"/>
        <w:gridCol w:w="4945"/>
      </w:tblGrid>
      <w:tr w:rsidR="00EB495F" w:rsidTr="00EB495F">
        <w:tc>
          <w:tcPr>
            <w:tcW w:w="2425" w:type="dxa"/>
          </w:tcPr>
          <w:p w:rsidR="00EB495F" w:rsidRDefault="00EB495F" w:rsidP="00F6601F">
            <w:r w:rsidRPr="0030148A">
              <w:t>Revision</w:t>
            </w:r>
          </w:p>
        </w:tc>
        <w:tc>
          <w:tcPr>
            <w:tcW w:w="1980" w:type="dxa"/>
          </w:tcPr>
          <w:p w:rsidR="00EB495F" w:rsidRDefault="00EB495F" w:rsidP="00F6601F">
            <w:r w:rsidRPr="0030148A">
              <w:t>Date</w:t>
            </w:r>
          </w:p>
        </w:tc>
        <w:tc>
          <w:tcPr>
            <w:tcW w:w="4945" w:type="dxa"/>
          </w:tcPr>
          <w:p w:rsidR="00EB495F" w:rsidRDefault="00EB495F" w:rsidP="00F6601F">
            <w:r w:rsidRPr="0030148A">
              <w:t>Description</w:t>
            </w:r>
          </w:p>
        </w:tc>
      </w:tr>
      <w:tr w:rsidR="00EB495F" w:rsidTr="00EB495F">
        <w:tc>
          <w:tcPr>
            <w:tcW w:w="2425" w:type="dxa"/>
          </w:tcPr>
          <w:p w:rsidR="00EB495F" w:rsidRDefault="00EB495F" w:rsidP="00F6601F">
            <w:r w:rsidRPr="0030148A">
              <w:t>A</w:t>
            </w:r>
          </w:p>
        </w:tc>
        <w:tc>
          <w:tcPr>
            <w:tcW w:w="1980" w:type="dxa"/>
          </w:tcPr>
          <w:p w:rsidR="00EB495F" w:rsidRDefault="00EB495F" w:rsidP="00F6601F"/>
        </w:tc>
        <w:tc>
          <w:tcPr>
            <w:tcW w:w="4945" w:type="dxa"/>
          </w:tcPr>
          <w:p w:rsidR="00EB495F" w:rsidRDefault="00EB495F" w:rsidP="00F6601F">
            <w:r w:rsidRPr="0030148A">
              <w:t>Initial release</w:t>
            </w:r>
          </w:p>
        </w:tc>
      </w:tr>
    </w:tbl>
    <w:p w:rsidR="00F6601F" w:rsidRDefault="00F6601F" w:rsidP="00F6601F"/>
    <w:p w:rsidR="00F6601F" w:rsidRPr="00F6601F" w:rsidRDefault="00F6601F" w:rsidP="00F6601F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p w:rsidR="00F71434" w:rsidRDefault="00F71434" w:rsidP="00F71434"/>
    <w:bookmarkStart w:id="3" w:name="_Toc52757044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790481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71434" w:rsidRPr="00F71434" w:rsidRDefault="00F71434" w:rsidP="00D406D2">
          <w:pPr>
            <w:pStyle w:val="Heading1"/>
            <w:pBdr>
              <w:bottom w:val="single" w:sz="18" w:space="5" w:color="3167A9"/>
            </w:pBdr>
            <w:spacing w:before="480" w:after="240" w:line="240" w:lineRule="auto"/>
            <w:ind w:left="-180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F71434">
            <w:rPr>
              <w:rFonts w:ascii="Arial" w:hAnsi="Arial" w:cs="Arial"/>
              <w:b/>
              <w:color w:val="auto"/>
              <w:sz w:val="48"/>
              <w:szCs w:val="48"/>
            </w:rPr>
            <w:t>Contents</w:t>
          </w:r>
          <w:bookmarkEnd w:id="3"/>
        </w:p>
        <w:p w:rsidR="00D406D2" w:rsidRDefault="00F71434" w:rsidP="007632D2">
          <w:pPr>
            <w:pStyle w:val="TOC1"/>
            <w:spacing w:after="0"/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</w:p>
        <w:p w:rsidR="00D406D2" w:rsidRPr="00D406D2" w:rsidRDefault="009239C8" w:rsidP="007632D2">
          <w:pPr>
            <w:pStyle w:val="TOC1"/>
            <w:spacing w:after="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43" w:history="1">
            <w:r w:rsidR="00D406D2" w:rsidRPr="00D406D2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1.</w:t>
            </w:r>
            <w:r w:rsidR="00D406D2" w:rsidRPr="00D406D2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D406D2" w:rsidRPr="00D406D2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Introduction</w: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_Toc527570443 \h </w:instrTex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4</w: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7632D2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444" w:history="1">
            <w:r w:rsidR="00D406D2" w:rsidRPr="00D406D2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>1.1.</w:t>
            </w:r>
            <w:r w:rsidR="007632D2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 xml:space="preserve">   </w:t>
            </w:r>
            <w:r w:rsidR="00D406D2" w:rsidRPr="00D406D2">
              <w:rPr>
                <w:rStyle w:val="Hyperlink"/>
                <w:rFonts w:ascii="Arial" w:hAnsi="Arial" w:cs="Arial"/>
                <w:bCs/>
                <w:noProof/>
                <w:sz w:val="18"/>
                <w:szCs w:val="18"/>
              </w:rPr>
              <w:t>Purpose</w:t>
            </w:r>
            <w:r w:rsidR="00D406D2" w:rsidRPr="00D406D2">
              <w:rPr>
                <w:noProof/>
                <w:webHidden/>
              </w:rPr>
              <w:tab/>
            </w:r>
            <w:r w:rsidR="00D406D2" w:rsidRPr="00D406D2">
              <w:rPr>
                <w:noProof/>
                <w:webHidden/>
              </w:rPr>
              <w:fldChar w:fldCharType="begin"/>
            </w:r>
            <w:r w:rsidR="00D406D2" w:rsidRPr="00D406D2">
              <w:rPr>
                <w:noProof/>
                <w:webHidden/>
              </w:rPr>
              <w:instrText xml:space="preserve"> PAGEREF _Toc527570444 \h </w:instrText>
            </w:r>
            <w:r w:rsidR="00D406D2" w:rsidRPr="00D406D2">
              <w:rPr>
                <w:noProof/>
                <w:webHidden/>
              </w:rPr>
            </w:r>
            <w:r w:rsidR="00D406D2" w:rsidRPr="00D406D2">
              <w:rPr>
                <w:noProof/>
                <w:webHidden/>
              </w:rPr>
              <w:fldChar w:fldCharType="separate"/>
            </w:r>
            <w:r w:rsidR="000136DF">
              <w:rPr>
                <w:noProof/>
                <w:webHidden/>
              </w:rPr>
              <w:t>4</w:t>
            </w:r>
            <w:r w:rsidR="00D406D2" w:rsidRPr="00D406D2">
              <w:rPr>
                <w:noProof/>
                <w:webHidden/>
              </w:rPr>
              <w:fldChar w:fldCharType="end"/>
            </w:r>
          </w:hyperlink>
        </w:p>
        <w:p w:rsidR="00D406D2" w:rsidRPr="00D406D2" w:rsidRDefault="009239C8" w:rsidP="007632D2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445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1.2.</w:t>
            </w:r>
            <w:r w:rsidR="00D406D2" w:rsidRPr="00D406D2">
              <w:rPr>
                <w:rFonts w:eastAsiaTheme="minorEastAsia"/>
                <w:noProof/>
              </w:rPr>
              <w:tab/>
            </w:r>
            <w:r w:rsidR="00CE283B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Desktop Browsers</w:t>
            </w:r>
            <w:r w:rsidR="00D406D2" w:rsidRPr="00D406D2">
              <w:rPr>
                <w:noProof/>
                <w:webHidden/>
              </w:rPr>
              <w:tab/>
            </w:r>
            <w:r w:rsidR="00D406D2" w:rsidRPr="00D406D2">
              <w:rPr>
                <w:noProof/>
                <w:webHidden/>
              </w:rPr>
              <w:fldChar w:fldCharType="begin"/>
            </w:r>
            <w:r w:rsidR="00D406D2" w:rsidRPr="00D406D2">
              <w:rPr>
                <w:noProof/>
                <w:webHidden/>
              </w:rPr>
              <w:instrText xml:space="preserve"> PAGEREF _Toc527570445 \h </w:instrText>
            </w:r>
            <w:r w:rsidR="00D406D2" w:rsidRPr="00D406D2">
              <w:rPr>
                <w:noProof/>
                <w:webHidden/>
              </w:rPr>
            </w:r>
            <w:r w:rsidR="00D406D2" w:rsidRPr="00D406D2">
              <w:rPr>
                <w:noProof/>
                <w:webHidden/>
              </w:rPr>
              <w:fldChar w:fldCharType="separate"/>
            </w:r>
            <w:r w:rsidR="000136DF">
              <w:rPr>
                <w:noProof/>
                <w:webHidden/>
              </w:rPr>
              <w:t>4</w:t>
            </w:r>
            <w:r w:rsidR="00D406D2" w:rsidRPr="00D406D2">
              <w:rPr>
                <w:noProof/>
                <w:webHidden/>
              </w:rPr>
              <w:fldChar w:fldCharType="end"/>
            </w:r>
          </w:hyperlink>
        </w:p>
        <w:p w:rsidR="00D406D2" w:rsidRPr="00D406D2" w:rsidRDefault="009239C8" w:rsidP="007632D2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446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1.3.</w:t>
            </w:r>
            <w:r w:rsidR="00D406D2" w:rsidRPr="00D406D2">
              <w:rPr>
                <w:rFonts w:eastAsiaTheme="minorEastAsia"/>
                <w:noProof/>
              </w:rPr>
              <w:tab/>
            </w:r>
            <w:r w:rsidR="00CE283B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Supported Mobile Browsers</w:t>
            </w:r>
            <w:r w:rsidR="00D406D2" w:rsidRPr="00D406D2">
              <w:rPr>
                <w:noProof/>
                <w:webHidden/>
              </w:rPr>
              <w:tab/>
            </w:r>
            <w:r w:rsidR="00D406D2" w:rsidRPr="00D406D2">
              <w:rPr>
                <w:noProof/>
                <w:webHidden/>
              </w:rPr>
              <w:fldChar w:fldCharType="begin"/>
            </w:r>
            <w:r w:rsidR="00D406D2" w:rsidRPr="00D406D2">
              <w:rPr>
                <w:noProof/>
                <w:webHidden/>
              </w:rPr>
              <w:instrText xml:space="preserve"> PAGEREF _Toc527570446 \h </w:instrText>
            </w:r>
            <w:r w:rsidR="00D406D2" w:rsidRPr="00D406D2">
              <w:rPr>
                <w:noProof/>
                <w:webHidden/>
              </w:rPr>
            </w:r>
            <w:r w:rsidR="00D406D2" w:rsidRPr="00D406D2">
              <w:rPr>
                <w:noProof/>
                <w:webHidden/>
              </w:rPr>
              <w:fldChar w:fldCharType="separate"/>
            </w:r>
            <w:r w:rsidR="000136DF">
              <w:rPr>
                <w:noProof/>
                <w:webHidden/>
              </w:rPr>
              <w:t>5</w:t>
            </w:r>
            <w:r w:rsidR="00D406D2" w:rsidRPr="00D406D2">
              <w:rPr>
                <w:noProof/>
                <w:webHidden/>
              </w:rPr>
              <w:fldChar w:fldCharType="end"/>
            </w:r>
          </w:hyperlink>
        </w:p>
        <w:p w:rsidR="00D406D2" w:rsidRPr="00D406D2" w:rsidRDefault="009239C8" w:rsidP="007632D2">
          <w:pPr>
            <w:pStyle w:val="TOC2"/>
            <w:spacing w:after="0"/>
            <w:rPr>
              <w:rFonts w:eastAsiaTheme="minorEastAsia"/>
              <w:noProof/>
            </w:rPr>
          </w:pPr>
          <w:hyperlink w:anchor="_Toc527570447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1.4.</w:t>
            </w:r>
            <w:r w:rsidR="00D406D2" w:rsidRPr="00D406D2">
              <w:rPr>
                <w:rFonts w:eastAsiaTheme="minorEastAsia"/>
                <w:noProof/>
              </w:rPr>
              <w:tab/>
            </w:r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Definitions, Acronyms, and Abbreviations</w:t>
            </w:r>
            <w:r w:rsidR="00D406D2" w:rsidRPr="00D406D2">
              <w:rPr>
                <w:noProof/>
                <w:webHidden/>
              </w:rPr>
              <w:tab/>
            </w:r>
            <w:r w:rsidR="00D406D2" w:rsidRPr="00D406D2">
              <w:rPr>
                <w:noProof/>
                <w:webHidden/>
              </w:rPr>
              <w:fldChar w:fldCharType="begin"/>
            </w:r>
            <w:r w:rsidR="00D406D2" w:rsidRPr="00D406D2">
              <w:rPr>
                <w:noProof/>
                <w:webHidden/>
              </w:rPr>
              <w:instrText xml:space="preserve"> PAGEREF _Toc527570447 \h </w:instrText>
            </w:r>
            <w:r w:rsidR="00D406D2" w:rsidRPr="00D406D2">
              <w:rPr>
                <w:noProof/>
                <w:webHidden/>
              </w:rPr>
            </w:r>
            <w:r w:rsidR="00D406D2" w:rsidRPr="00D406D2">
              <w:rPr>
                <w:noProof/>
                <w:webHidden/>
              </w:rPr>
              <w:fldChar w:fldCharType="separate"/>
            </w:r>
            <w:r w:rsidR="000136DF">
              <w:rPr>
                <w:noProof/>
                <w:webHidden/>
              </w:rPr>
              <w:t>5</w:t>
            </w:r>
            <w:r w:rsidR="00D406D2" w:rsidRPr="00D406D2">
              <w:rPr>
                <w:noProof/>
                <w:webHidden/>
              </w:rPr>
              <w:fldChar w:fldCharType="end"/>
            </w:r>
          </w:hyperlink>
        </w:p>
        <w:p w:rsidR="007632D2" w:rsidRDefault="007632D2" w:rsidP="007632D2">
          <w:pPr>
            <w:pStyle w:val="TOC1"/>
            <w:spacing w:after="0"/>
            <w:rPr>
              <w:rStyle w:val="Hyperlink"/>
              <w:rFonts w:ascii="Arial" w:hAnsi="Arial" w:cs="Arial"/>
              <w:noProof/>
              <w:sz w:val="18"/>
              <w:szCs w:val="18"/>
            </w:rPr>
          </w:pPr>
        </w:p>
        <w:p w:rsidR="00D406D2" w:rsidRPr="00D406D2" w:rsidRDefault="009239C8" w:rsidP="007632D2">
          <w:pPr>
            <w:pStyle w:val="TOC1"/>
            <w:spacing w:after="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48" w:history="1">
            <w:r w:rsidR="00D406D2" w:rsidRPr="00D406D2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2.</w:t>
            </w:r>
            <w:r w:rsidR="00D406D2" w:rsidRPr="00D406D2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D406D2" w:rsidRPr="00D406D2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System Description</w: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_Toc527570448 \h </w:instrTex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6</w: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7632D2" w:rsidRDefault="007632D2" w:rsidP="007632D2">
          <w:pPr>
            <w:pStyle w:val="TOC1"/>
            <w:spacing w:after="0"/>
            <w:rPr>
              <w:rStyle w:val="Hyperlink"/>
              <w:rFonts w:ascii="Arial" w:hAnsi="Arial" w:cs="Arial"/>
              <w:noProof/>
              <w:sz w:val="18"/>
              <w:szCs w:val="18"/>
            </w:rPr>
          </w:pPr>
        </w:p>
        <w:p w:rsidR="00D406D2" w:rsidRPr="00D406D2" w:rsidRDefault="009239C8" w:rsidP="00F52BEE">
          <w:pPr>
            <w:pStyle w:val="TOC1"/>
            <w:spacing w:after="0" w:line="276" w:lineRule="auto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49" w:history="1">
            <w:r w:rsidR="00D406D2" w:rsidRPr="00D406D2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3.</w:t>
            </w:r>
            <w:r w:rsidR="00D406D2" w:rsidRPr="00D406D2">
              <w:rPr>
                <w:rFonts w:ascii="Arial" w:eastAsiaTheme="minorEastAsia" w:hAnsi="Arial" w:cs="Arial"/>
                <w:b/>
                <w:noProof/>
                <w:sz w:val="18"/>
                <w:szCs w:val="18"/>
              </w:rPr>
              <w:tab/>
            </w:r>
            <w:r w:rsidR="00D406D2" w:rsidRPr="00D406D2">
              <w:rPr>
                <w:rStyle w:val="Hyperlink"/>
                <w:rFonts w:ascii="Arial" w:hAnsi="Arial" w:cs="Arial"/>
                <w:b/>
                <w:noProof/>
                <w:sz w:val="18"/>
                <w:szCs w:val="18"/>
              </w:rPr>
              <w:t>System Navigation</w: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ab/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begin"/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instrText xml:space="preserve"> PAGEREF _Toc527570449 \h </w:instrTex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t>9</w:t>
            </w:r>
            <w:r w:rsidR="00D406D2" w:rsidRPr="007632D2">
              <w:rPr>
                <w:rFonts w:ascii="Arial" w:hAnsi="Arial" w:cs="Arial"/>
                <w:b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F52BEE">
          <w:pPr>
            <w:pStyle w:val="TOC2"/>
            <w:spacing w:after="0" w:line="276" w:lineRule="auto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50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3.1.</w:t>
            </w:r>
            <w:r w:rsidR="007632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 </w:t>
            </w:r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Login Screen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_Toc527570450 \h </w:instrTex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noProof/>
                <w:webHidden/>
                <w:sz w:val="18"/>
                <w:szCs w:val="18"/>
              </w:rPr>
              <w:t>9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F52BEE">
          <w:pPr>
            <w:pStyle w:val="TOC2"/>
            <w:spacing w:after="0" w:line="276" w:lineRule="auto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51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3.2.</w:t>
            </w:r>
            <w:r w:rsidR="007632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 </w:t>
            </w:r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Dashboard Overview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_Toc527570451 \h </w:instrTex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noProof/>
                <w:webHidden/>
                <w:sz w:val="18"/>
                <w:szCs w:val="18"/>
              </w:rPr>
              <w:t>10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F52BEE">
          <w:pPr>
            <w:pStyle w:val="TOC2"/>
            <w:spacing w:after="0" w:line="276" w:lineRule="auto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52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</w:t>
            </w:r>
            <w:r w:rsidR="007632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 </w:t>
            </w:r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De-Registration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_Toc527570452 \h </w:instrTex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noProof/>
                <w:webHidden/>
                <w:sz w:val="18"/>
                <w:szCs w:val="18"/>
              </w:rPr>
              <w:t>11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F52BEE">
          <w:pPr>
            <w:pStyle w:val="TOC1"/>
            <w:tabs>
              <w:tab w:val="clear" w:pos="440"/>
              <w:tab w:val="clear" w:pos="9350"/>
              <w:tab w:val="right" w:leader="dot" w:pos="7200"/>
            </w:tabs>
            <w:spacing w:after="0" w:line="276" w:lineRule="auto"/>
            <w:ind w:left="360" w:right="2160" w:firstLine="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53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3.3.1.</w:t>
            </w:r>
            <w:r w:rsidR="007632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 xml:space="preserve">  </w:t>
            </w:r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Approve Request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_Toc527570453 \h </w:instrTex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noProof/>
                <w:webHidden/>
                <w:sz w:val="18"/>
                <w:szCs w:val="18"/>
              </w:rPr>
              <w:t>13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F52BEE">
          <w:pPr>
            <w:pStyle w:val="TOC1"/>
            <w:tabs>
              <w:tab w:val="clear" w:pos="440"/>
              <w:tab w:val="clear" w:pos="9350"/>
              <w:tab w:val="right" w:leader="dot" w:pos="7200"/>
            </w:tabs>
            <w:spacing w:after="0" w:line="276" w:lineRule="auto"/>
            <w:ind w:left="360" w:right="2160" w:firstLine="0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54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3.3.2.Close Request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_Toc527570454 \h </w:instrTex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noProof/>
                <w:webHidden/>
                <w:sz w:val="18"/>
                <w:szCs w:val="18"/>
              </w:rPr>
              <w:t>16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D406D2" w:rsidRPr="00D406D2" w:rsidRDefault="009239C8" w:rsidP="00F52BEE">
          <w:pPr>
            <w:pStyle w:val="TOC2"/>
            <w:spacing w:after="0" w:line="276" w:lineRule="auto"/>
            <w:rPr>
              <w:rFonts w:ascii="Arial" w:eastAsiaTheme="minorEastAsia" w:hAnsi="Arial" w:cs="Arial"/>
              <w:noProof/>
              <w:sz w:val="18"/>
              <w:szCs w:val="18"/>
            </w:rPr>
          </w:pPr>
          <w:hyperlink w:anchor="_Toc527570455" w:history="1">
            <w:r w:rsidR="00D406D2" w:rsidRPr="00D406D2">
              <w:rPr>
                <w:rStyle w:val="Hyperlink"/>
                <w:rFonts w:ascii="Arial" w:hAnsi="Arial" w:cs="Arial"/>
                <w:noProof/>
                <w:sz w:val="18"/>
                <w:szCs w:val="18"/>
              </w:rPr>
              <w:t>3.4.Search Request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tab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begin"/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instrText xml:space="preserve"> PAGEREF _Toc527570455 \h </w:instrTex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separate"/>
            </w:r>
            <w:r w:rsidR="000136DF">
              <w:rPr>
                <w:rFonts w:ascii="Arial" w:hAnsi="Arial" w:cs="Arial"/>
                <w:noProof/>
                <w:webHidden/>
                <w:sz w:val="18"/>
                <w:szCs w:val="18"/>
              </w:rPr>
              <w:t>18</w:t>
            </w:r>
            <w:r w:rsidR="00D406D2" w:rsidRPr="00D406D2">
              <w:rPr>
                <w:rFonts w:ascii="Arial" w:hAnsi="Arial" w:cs="Arial"/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F71434" w:rsidRPr="00F52BEE" w:rsidRDefault="00F71434" w:rsidP="00F52BEE">
          <w:pPr>
            <w:spacing w:after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71434" w:rsidRDefault="00F71434" w:rsidP="00F71434">
      <w:pPr>
        <w:rPr>
          <w:rFonts w:ascii="Arial" w:hAnsi="Arial" w:cs="Arial"/>
          <w:b/>
          <w:sz w:val="32"/>
          <w:szCs w:val="32"/>
        </w:rPr>
      </w:pPr>
    </w:p>
    <w:p w:rsidR="00F71434" w:rsidRDefault="00F71434" w:rsidP="00F71434">
      <w:pPr>
        <w:rPr>
          <w:rFonts w:ascii="Arial" w:hAnsi="Arial" w:cs="Arial"/>
          <w:b/>
          <w:sz w:val="32"/>
          <w:szCs w:val="32"/>
        </w:rPr>
      </w:pPr>
    </w:p>
    <w:p w:rsidR="00F71434" w:rsidRPr="00F52BEE" w:rsidRDefault="00F71434" w:rsidP="00F71434">
      <w:pPr>
        <w:rPr>
          <w:rFonts w:ascii="Arial" w:hAnsi="Arial" w:cs="Arial"/>
          <w:b/>
        </w:rPr>
      </w:pPr>
      <w:r w:rsidRPr="00F52BEE">
        <w:rPr>
          <w:rFonts w:ascii="Arial" w:hAnsi="Arial" w:cs="Arial"/>
          <w:b/>
        </w:rPr>
        <w:t>Figures</w:t>
      </w:r>
    </w:p>
    <w:p w:rsidR="00F71434" w:rsidRPr="00F71434" w:rsidRDefault="00F71434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r w:rsidRPr="00F71434">
        <w:rPr>
          <w:rFonts w:ascii="Arial" w:hAnsi="Arial" w:cs="Arial"/>
          <w:sz w:val="18"/>
          <w:szCs w:val="18"/>
        </w:rPr>
        <w:fldChar w:fldCharType="begin"/>
      </w:r>
      <w:r w:rsidRPr="00F71434">
        <w:rPr>
          <w:rFonts w:ascii="Arial" w:hAnsi="Arial" w:cs="Arial"/>
          <w:sz w:val="18"/>
          <w:szCs w:val="18"/>
        </w:rPr>
        <w:instrText xml:space="preserve"> TOC \h \z \c "Figure" </w:instrText>
      </w:r>
      <w:r w:rsidRPr="00F71434">
        <w:rPr>
          <w:rFonts w:ascii="Arial" w:hAnsi="Arial" w:cs="Arial"/>
          <w:sz w:val="18"/>
          <w:szCs w:val="18"/>
        </w:rPr>
        <w:fldChar w:fldCharType="separate"/>
      </w:r>
      <w:hyperlink w:anchor="_Toc527456372" w:history="1">
        <w:r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1-Login Screen</w: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_Toc527456372 \h </w:instrTex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9</w: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3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2-Dashboard Screen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_Toc527456373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10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4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3-De-Registration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_Toc527456374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11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5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4-Device Model Information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_Toc527456375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12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6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5-Approve Request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_Toc527456376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13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7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6-Approval Documents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_Toc527456377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14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8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7-View Your Request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_Toc527456378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15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79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8-Close Request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_Toc527456379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16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80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9-View Your Request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_Toc527456380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17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81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10-Search Request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_Toc527456381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18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82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11-Action Tab(s)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_Toc527456382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19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hAnsi="Arial" w:cs="Arial"/>
          <w:noProof/>
          <w:sz w:val="18"/>
          <w:szCs w:val="18"/>
        </w:rPr>
      </w:pPr>
      <w:hyperlink w:anchor="_Toc527456383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Figure 12-Search Filter(s)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_Toc527456383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20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Default="00F71434" w:rsidP="00F71434">
      <w:r w:rsidRPr="00F71434">
        <w:rPr>
          <w:rFonts w:ascii="Arial" w:hAnsi="Arial" w:cs="Arial"/>
          <w:sz w:val="18"/>
          <w:szCs w:val="18"/>
        </w:rPr>
        <w:fldChar w:fldCharType="end"/>
      </w:r>
    </w:p>
    <w:p w:rsidR="00F71434" w:rsidRPr="00F52BEE" w:rsidRDefault="00F71434" w:rsidP="00F71434">
      <w:pPr>
        <w:rPr>
          <w:rFonts w:ascii="Arial" w:hAnsi="Arial" w:cs="Arial"/>
          <w:b/>
        </w:rPr>
      </w:pPr>
      <w:r w:rsidRPr="00F52BEE">
        <w:rPr>
          <w:rFonts w:ascii="Arial" w:hAnsi="Arial" w:cs="Arial"/>
          <w:b/>
        </w:rPr>
        <w:t>Tables</w:t>
      </w:r>
    </w:p>
    <w:p w:rsidR="00F71434" w:rsidRPr="00F71434" w:rsidRDefault="00F71434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r>
        <w:rPr>
          <w:rFonts w:ascii="Arial" w:hAnsi="Arial" w:cs="Arial"/>
          <w:b/>
          <w:sz w:val="32"/>
          <w:szCs w:val="32"/>
        </w:rPr>
        <w:fldChar w:fldCharType="begin"/>
      </w:r>
      <w:r>
        <w:rPr>
          <w:rFonts w:ascii="Arial" w:hAnsi="Arial" w:cs="Arial"/>
          <w:b/>
          <w:sz w:val="32"/>
          <w:szCs w:val="32"/>
        </w:rPr>
        <w:instrText xml:space="preserve"> TOC \h \z \c "Table" </w:instrText>
      </w:r>
      <w:r>
        <w:rPr>
          <w:rFonts w:ascii="Arial" w:hAnsi="Arial" w:cs="Arial"/>
          <w:b/>
          <w:sz w:val="32"/>
          <w:szCs w:val="32"/>
        </w:rPr>
        <w:fldChar w:fldCharType="separate"/>
      </w:r>
      <w:hyperlink w:anchor="_Toc527456461" w:history="1">
        <w:r w:rsidRPr="00F71434">
          <w:rPr>
            <w:rStyle w:val="Hyperlink"/>
            <w:rFonts w:ascii="Arial" w:hAnsi="Arial" w:cs="Arial"/>
            <w:noProof/>
            <w:sz w:val="18"/>
            <w:szCs w:val="18"/>
          </w:rPr>
          <w:t>Tabl</w:t>
        </w:r>
        <w:r w:rsidR="00CE283B">
          <w:rPr>
            <w:rStyle w:val="Hyperlink"/>
            <w:rFonts w:ascii="Arial" w:hAnsi="Arial" w:cs="Arial"/>
            <w:noProof/>
            <w:sz w:val="18"/>
            <w:szCs w:val="18"/>
          </w:rPr>
          <w:t>e 1-Supported Desktop Browsers</w: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_Toc527456461 \h </w:instrTex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4</w:t>
        </w:r>
        <w:r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56462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Tab</w:t>
        </w:r>
        <w:r w:rsidR="00CE283B">
          <w:rPr>
            <w:rStyle w:val="Hyperlink"/>
            <w:rFonts w:ascii="Arial" w:hAnsi="Arial" w:cs="Arial"/>
            <w:noProof/>
            <w:sz w:val="18"/>
            <w:szCs w:val="18"/>
          </w:rPr>
          <w:t>le 2-Supported Mobile Browsers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_Toc527456462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56463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Table 3-Definition, Acronyms, and Abbreviations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_Toc527456463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5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9239C8">
      <w:pPr>
        <w:pStyle w:val="TableofFigures"/>
        <w:tabs>
          <w:tab w:val="right" w:leader="dot" w:pos="9350"/>
        </w:tabs>
        <w:rPr>
          <w:rFonts w:ascii="Arial" w:eastAsiaTheme="minorEastAsia" w:hAnsi="Arial" w:cs="Arial"/>
          <w:noProof/>
          <w:sz w:val="18"/>
          <w:szCs w:val="18"/>
        </w:rPr>
      </w:pPr>
      <w:hyperlink w:anchor="_Toc527456464" w:history="1">
        <w:r w:rsidR="00F71434" w:rsidRPr="00F71434">
          <w:rPr>
            <w:rStyle w:val="Hyperlink"/>
            <w:rFonts w:ascii="Arial" w:hAnsi="Arial" w:cs="Arial"/>
            <w:noProof/>
            <w:sz w:val="18"/>
            <w:szCs w:val="18"/>
          </w:rPr>
          <w:t>Table 4-System Description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tab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begin"/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instrText xml:space="preserve"> PAGEREF _Toc527456464 \h </w:instrTex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separate"/>
        </w:r>
        <w:r w:rsidR="000136DF">
          <w:rPr>
            <w:rFonts w:ascii="Arial" w:hAnsi="Arial" w:cs="Arial"/>
            <w:noProof/>
            <w:webHidden/>
            <w:sz w:val="18"/>
            <w:szCs w:val="18"/>
          </w:rPr>
          <w:t>6</w:t>
        </w:r>
        <w:r w:rsidR="00F71434" w:rsidRPr="00F71434">
          <w:rPr>
            <w:rFonts w:ascii="Arial" w:hAnsi="Arial" w:cs="Arial"/>
            <w:noProof/>
            <w:webHidden/>
            <w:sz w:val="18"/>
            <w:szCs w:val="18"/>
          </w:rPr>
          <w:fldChar w:fldCharType="end"/>
        </w:r>
      </w:hyperlink>
    </w:p>
    <w:p w:rsidR="00F71434" w:rsidRPr="00F71434" w:rsidRDefault="00F71434" w:rsidP="00F71434">
      <w:pPr>
        <w:rPr>
          <w:rFonts w:ascii="Arial" w:hAnsi="Arial" w:cs="Arial"/>
          <w:b/>
          <w:sz w:val="32"/>
          <w:szCs w:val="32"/>
        </w:rPr>
        <w:sectPr w:rsidR="00F71434" w:rsidRPr="00F71434" w:rsidSect="00EB495F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299"/>
        </w:sectPr>
      </w:pPr>
      <w:r>
        <w:rPr>
          <w:rFonts w:ascii="Arial" w:hAnsi="Arial" w:cs="Arial"/>
          <w:b/>
          <w:sz w:val="32"/>
          <w:szCs w:val="32"/>
        </w:rPr>
        <w:fldChar w:fldCharType="end"/>
      </w:r>
    </w:p>
    <w:p w:rsidR="001F4A85" w:rsidRPr="00A135C1" w:rsidRDefault="001F4A85" w:rsidP="00D75B76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8" w:name="_Toc527570443"/>
      <w:r w:rsidRPr="002522B0">
        <w:rPr>
          <w:rFonts w:ascii="Arial" w:hAnsi="Arial" w:cs="Arial"/>
          <w:b/>
          <w:color w:val="auto"/>
          <w:sz w:val="48"/>
          <w:szCs w:val="48"/>
        </w:rPr>
        <w:lastRenderedPageBreak/>
        <w:t>Introduction</w:t>
      </w:r>
      <w:bookmarkEnd w:id="0"/>
      <w:bookmarkEnd w:id="1"/>
      <w:bookmarkEnd w:id="2"/>
      <w:bookmarkEnd w:id="8"/>
    </w:p>
    <w:p w:rsidR="00F825AE" w:rsidRPr="001F4A85" w:rsidRDefault="001F4A85" w:rsidP="00F825AE">
      <w:pPr>
        <w:rPr>
          <w:rFonts w:ascii="Arial" w:eastAsia="Times New Roman" w:hAnsi="Arial" w:cs="Arial"/>
          <w:sz w:val="18"/>
          <w:szCs w:val="18"/>
        </w:rPr>
      </w:pPr>
      <w:r w:rsidRPr="00A46A19">
        <w:rPr>
          <w:rFonts w:ascii="Arial" w:hAnsi="Arial" w:cs="Arial"/>
          <w:shd w:val="clear" w:color="auto" w:fill="FFFFFF"/>
        </w:rPr>
        <w:t xml:space="preserve">Device Registration Subsystem (DRS) is the subsystem of Device Identification, Registration &amp; Blocking System (DIRBS). It provides a </w:t>
      </w:r>
      <w:r>
        <w:rPr>
          <w:rFonts w:ascii="Arial" w:hAnsi="Arial" w:cs="Arial"/>
          <w:shd w:val="clear" w:color="auto" w:fill="FFFFFF"/>
        </w:rPr>
        <w:t>platform for an exporter</w:t>
      </w:r>
      <w:r w:rsidRPr="00A46A19">
        <w:rPr>
          <w:rFonts w:ascii="Arial" w:hAnsi="Arial" w:cs="Arial"/>
          <w:shd w:val="clear" w:color="auto" w:fill="FFFFFF"/>
        </w:rPr>
        <w:t xml:space="preserve"> </w:t>
      </w:r>
      <w:r w:rsidR="00F825AE">
        <w:rPr>
          <w:rFonts w:ascii="Arial" w:eastAsia="Times New Roman" w:hAnsi="Arial" w:cs="Arial"/>
        </w:rPr>
        <w:t>t</w:t>
      </w:r>
      <w:r w:rsidR="00F825AE" w:rsidRPr="00A46A19">
        <w:rPr>
          <w:rFonts w:ascii="Arial" w:eastAsia="Times New Roman" w:hAnsi="Arial" w:cs="Arial"/>
        </w:rPr>
        <w:t>o</w:t>
      </w:r>
      <w:r w:rsidR="00484DB6">
        <w:rPr>
          <w:rFonts w:ascii="Arial" w:eastAsia="Times New Roman" w:hAnsi="Arial" w:cs="Arial"/>
        </w:rPr>
        <w:t xml:space="preserve"> request their IMEIs to be de</w:t>
      </w:r>
      <w:r w:rsidR="00F825AE">
        <w:rPr>
          <w:rFonts w:ascii="Arial" w:eastAsia="Times New Roman" w:hAnsi="Arial" w:cs="Arial"/>
        </w:rPr>
        <w:t>registered</w:t>
      </w:r>
      <w:r w:rsidR="00484DB6">
        <w:rPr>
          <w:rFonts w:ascii="Arial" w:eastAsia="Times New Roman" w:hAnsi="Arial" w:cs="Arial"/>
        </w:rPr>
        <w:t>.</w:t>
      </w:r>
    </w:p>
    <w:p w:rsidR="001F4A85" w:rsidRPr="001F4A85" w:rsidRDefault="001F4A85" w:rsidP="00F825AE">
      <w:pPr>
        <w:rPr>
          <w:rFonts w:ascii="Arial" w:eastAsia="Times New Roman" w:hAnsi="Arial" w:cs="Arial"/>
          <w:sz w:val="18"/>
          <w:szCs w:val="18"/>
        </w:rPr>
      </w:pPr>
      <w:r w:rsidRPr="001F4A85">
        <w:rPr>
          <w:rFonts w:ascii="Arial" w:eastAsia="Times New Roman" w:hAnsi="Arial" w:cs="Arial"/>
        </w:rPr>
        <w:t>Exporters are people who are licensed to ex</w:t>
      </w:r>
      <w:r w:rsidR="00F825AE">
        <w:rPr>
          <w:rFonts w:ascii="Arial" w:eastAsia="Times New Roman" w:hAnsi="Arial" w:cs="Arial"/>
        </w:rPr>
        <w:t>port devices out of the country</w:t>
      </w:r>
      <w:r w:rsidRPr="001F4A85">
        <w:rPr>
          <w:rFonts w:ascii="Arial" w:eastAsia="Times New Roman" w:hAnsi="Arial" w:cs="Arial"/>
        </w:rPr>
        <w:t xml:space="preserve"> e.g. they could be,</w:t>
      </w:r>
      <w:r>
        <w:rPr>
          <w:rFonts w:ascii="Arial" w:eastAsia="Times New Roman" w:hAnsi="Arial" w:cs="Arial"/>
          <w:sz w:val="18"/>
          <w:szCs w:val="18"/>
        </w:rPr>
        <w:t xml:space="preserve"> </w:t>
      </w:r>
      <w:r w:rsidRPr="001F4A85">
        <w:rPr>
          <w:rFonts w:ascii="Arial" w:eastAsia="Times New Roman" w:hAnsi="Arial" w:cs="Arial"/>
        </w:rPr>
        <w:t>refurbishes etc.</w:t>
      </w:r>
    </w:p>
    <w:p w:rsidR="001F4A85" w:rsidRPr="00A46A19" w:rsidRDefault="001F4A85" w:rsidP="001F4A85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 xml:space="preserve">The Device Identification, Registration &amp; Blocking System (DIRBS) is a country-wide system deployed in cooperation between the country regulator, operators in that country, and a technology partner that supports deployment. The system checks, identifies, and discourages non-compliant devices by verifying the installed base of devices currently active in a market and continuing to monitor as new devices are activated. </w:t>
      </w:r>
    </w:p>
    <w:p w:rsidR="001F4A85" w:rsidRPr="00A46A19" w:rsidRDefault="001F4A85" w:rsidP="001F4A85">
      <w:pPr>
        <w:pStyle w:val="B-Body"/>
        <w:ind w:left="0"/>
        <w:rPr>
          <w:rFonts w:ascii="Arial" w:hAnsi="Arial" w:cs="Arial"/>
        </w:rPr>
      </w:pPr>
      <w:r w:rsidRPr="00A46A19">
        <w:rPr>
          <w:rFonts w:ascii="Arial" w:hAnsi="Arial" w:cs="Arial"/>
        </w:rPr>
        <w:t>DIRBS can verify that:</w:t>
      </w:r>
    </w:p>
    <w:p w:rsidR="001F4A85" w:rsidRPr="00A46A19" w:rsidRDefault="001F4A85" w:rsidP="001F4A85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have properly allocated identifiers and type approval</w:t>
      </w:r>
    </w:p>
    <w:p w:rsidR="001F4A85" w:rsidRPr="00A46A19" w:rsidRDefault="001F4A85" w:rsidP="001F4A85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Devices are not duplicated or stolen</w:t>
      </w:r>
    </w:p>
    <w:p w:rsidR="001F4A85" w:rsidRPr="00A46A19" w:rsidRDefault="001F4A85" w:rsidP="001F4A85">
      <w:pPr>
        <w:pStyle w:val="U-Bullet"/>
        <w:numPr>
          <w:ilvl w:val="0"/>
          <w:numId w:val="4"/>
        </w:numPr>
        <w:ind w:left="270" w:hanging="270"/>
        <w:rPr>
          <w:rFonts w:ascii="Arial" w:hAnsi="Arial" w:cs="Arial"/>
        </w:rPr>
      </w:pPr>
      <w:r w:rsidRPr="00A46A19">
        <w:rPr>
          <w:rFonts w:ascii="Arial" w:hAnsi="Arial" w:cs="Arial"/>
        </w:rPr>
        <w:t>Device importation takes place through legal channels</w:t>
      </w:r>
    </w:p>
    <w:p w:rsidR="001F4A85" w:rsidRPr="002522B0" w:rsidRDefault="001F4A85" w:rsidP="001F4A85"/>
    <w:p w:rsidR="001F4A85" w:rsidRDefault="001F4A85" w:rsidP="001F4A85">
      <w:pPr>
        <w:rPr>
          <w:rFonts w:ascii="Times New Roman" w:hAnsi="Times New Roman" w:cs="Times New Roman"/>
        </w:rPr>
      </w:pPr>
    </w:p>
    <w:p w:rsidR="001F4A85" w:rsidRPr="0054408C" w:rsidRDefault="001F4A85" w:rsidP="001F4A85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bCs/>
          <w:color w:val="auto"/>
          <w:sz w:val="32"/>
          <w:szCs w:val="32"/>
        </w:rPr>
      </w:pPr>
      <w:bookmarkStart w:id="9" w:name="_Toc527394996"/>
      <w:bookmarkStart w:id="10" w:name="_Toc527570444"/>
      <w:r w:rsidRPr="0054408C">
        <w:rPr>
          <w:rFonts w:ascii="Arial" w:hAnsi="Arial" w:cs="Arial"/>
          <w:b/>
          <w:bCs/>
          <w:color w:val="auto"/>
          <w:sz w:val="32"/>
          <w:szCs w:val="32"/>
        </w:rPr>
        <w:t>Purpose</w:t>
      </w:r>
      <w:bookmarkEnd w:id="9"/>
      <w:bookmarkEnd w:id="10"/>
      <w:r w:rsidRPr="0054408C">
        <w:rPr>
          <w:rFonts w:ascii="Arial" w:hAnsi="Arial" w:cs="Arial"/>
          <w:b/>
          <w:bCs/>
          <w:color w:val="auto"/>
          <w:sz w:val="32"/>
          <w:szCs w:val="32"/>
        </w:rPr>
        <w:t xml:space="preserve"> </w:t>
      </w:r>
    </w:p>
    <w:p w:rsidR="001F4A85" w:rsidRPr="0054408C" w:rsidRDefault="001F4A85" w:rsidP="001F4A85">
      <w:pPr>
        <w:ind w:left="180"/>
        <w:rPr>
          <w:rFonts w:ascii="Arial" w:hAnsi="Arial" w:cs="Arial"/>
          <w:shd w:val="clear" w:color="auto" w:fill="FFFFFF"/>
        </w:rPr>
      </w:pPr>
      <w:r w:rsidRPr="0054408C">
        <w:rPr>
          <w:rFonts w:ascii="Arial" w:hAnsi="Arial" w:cs="Arial"/>
          <w:shd w:val="clear" w:color="auto" w:fill="FFFFFF"/>
        </w:rPr>
        <w:t>This document is intended to give assistance to the user to use the Device Registration S</w:t>
      </w:r>
      <w:r w:rsidR="001C0687">
        <w:rPr>
          <w:rFonts w:ascii="Arial" w:hAnsi="Arial" w:cs="Arial"/>
          <w:shd w:val="clear" w:color="auto" w:fill="FFFFFF"/>
        </w:rPr>
        <w:t>ubs</w:t>
      </w:r>
      <w:r w:rsidRPr="0054408C">
        <w:rPr>
          <w:rFonts w:ascii="Arial" w:hAnsi="Arial" w:cs="Arial"/>
          <w:shd w:val="clear" w:color="auto" w:fill="FFFFFF"/>
        </w:rPr>
        <w:t>ystem (DRS)</w:t>
      </w:r>
      <w:r>
        <w:rPr>
          <w:rFonts w:ascii="Arial" w:hAnsi="Arial" w:cs="Arial"/>
          <w:shd w:val="clear" w:color="auto" w:fill="FFFFFF"/>
        </w:rPr>
        <w:t>.</w:t>
      </w:r>
    </w:p>
    <w:p w:rsidR="001F4A85" w:rsidRPr="001B6078" w:rsidRDefault="001F4A85" w:rsidP="001F4A85">
      <w:pPr>
        <w:tabs>
          <w:tab w:val="left" w:pos="0"/>
        </w:tabs>
        <w:spacing w:line="276" w:lineRule="auto"/>
        <w:rPr>
          <w:rFonts w:ascii="Arial" w:hAnsi="Arial" w:cs="Arial"/>
        </w:rPr>
      </w:pPr>
    </w:p>
    <w:p w:rsidR="001F4A85" w:rsidRDefault="001F4A85" w:rsidP="001F4A85">
      <w:pPr>
        <w:pStyle w:val="Heading2"/>
        <w:numPr>
          <w:ilvl w:val="1"/>
          <w:numId w:val="1"/>
        </w:numPr>
        <w:ind w:left="180" w:hanging="630"/>
        <w:rPr>
          <w:rFonts w:ascii="Arial" w:hAnsi="Arial" w:cs="Arial"/>
          <w:b/>
          <w:color w:val="auto"/>
          <w:sz w:val="32"/>
          <w:szCs w:val="32"/>
        </w:rPr>
      </w:pPr>
      <w:bookmarkStart w:id="11" w:name="_Toc526454739"/>
      <w:bookmarkStart w:id="12" w:name="_Toc527394997"/>
      <w:bookmarkStart w:id="13" w:name="_Toc527570445"/>
      <w:r>
        <w:rPr>
          <w:rFonts w:ascii="Arial" w:hAnsi="Arial" w:cs="Arial"/>
          <w:b/>
          <w:color w:val="auto"/>
          <w:sz w:val="32"/>
          <w:szCs w:val="32"/>
        </w:rPr>
        <w:t>Support</w:t>
      </w:r>
      <w:bookmarkEnd w:id="11"/>
      <w:r>
        <w:rPr>
          <w:rFonts w:ascii="Arial" w:hAnsi="Arial" w:cs="Arial"/>
          <w:b/>
          <w:color w:val="auto"/>
          <w:sz w:val="32"/>
          <w:szCs w:val="32"/>
        </w:rPr>
        <w:t>ed Desktop Browser</w:t>
      </w:r>
      <w:bookmarkEnd w:id="12"/>
      <w:bookmarkEnd w:id="13"/>
      <w:r w:rsidR="00AC65AB">
        <w:rPr>
          <w:rFonts w:ascii="Arial" w:hAnsi="Arial" w:cs="Arial"/>
          <w:b/>
          <w:color w:val="auto"/>
          <w:sz w:val="32"/>
          <w:szCs w:val="32"/>
        </w:rPr>
        <w:t>s</w:t>
      </w:r>
    </w:p>
    <w:p w:rsidR="001F4A85" w:rsidRPr="00A46A19" w:rsidRDefault="001C0687" w:rsidP="001C0687">
      <w:pPr>
        <w:pStyle w:val="T-TableTitle"/>
        <w:ind w:left="180"/>
      </w:pPr>
      <w:bookmarkStart w:id="14" w:name="_Toc527395374"/>
      <w:bookmarkStart w:id="15" w:name="_Toc527456461"/>
      <w:r w:rsidRPr="00EC58DF">
        <w:t xml:space="preserve">Table </w:t>
      </w:r>
      <w:fldSimple w:instr=" SEQ Table \* ARABIC ">
        <w:r w:rsidR="000136DF">
          <w:rPr>
            <w:noProof/>
          </w:rPr>
          <w:t>1</w:t>
        </w:r>
      </w:fldSimple>
      <w:r w:rsidRPr="00EC58DF">
        <w:t>-Supported Desktop Browser</w:t>
      </w:r>
      <w:bookmarkEnd w:id="14"/>
      <w:bookmarkEnd w:id="15"/>
      <w:r>
        <w:t>s</w:t>
      </w:r>
    </w:p>
    <w:tbl>
      <w:tblPr>
        <w:tblStyle w:val="FormatA"/>
        <w:tblW w:w="8920" w:type="dxa"/>
        <w:jc w:val="center"/>
        <w:tblInd w:w="0" w:type="dxa"/>
        <w:tblLook w:val="04A0" w:firstRow="1" w:lastRow="0" w:firstColumn="1" w:lastColumn="0" w:noHBand="0" w:noVBand="1"/>
      </w:tblPr>
      <w:tblGrid>
        <w:gridCol w:w="4325"/>
        <w:gridCol w:w="4595"/>
      </w:tblGrid>
      <w:tr w:rsidR="001F4A85" w:rsidRPr="00A46A19" w:rsidTr="00505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325" w:type="dxa"/>
          </w:tcPr>
          <w:p w:rsidR="001F4A85" w:rsidRPr="00A46A19" w:rsidRDefault="001F4A85" w:rsidP="005C37B9">
            <w:pPr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4595" w:type="dxa"/>
          </w:tcPr>
          <w:p w:rsidR="001F4A85" w:rsidRPr="00A46A19" w:rsidRDefault="001F4A85" w:rsidP="005C37B9">
            <w:pPr>
              <w:ind w:firstLine="342"/>
              <w:rPr>
                <w:b/>
                <w:bCs/>
                <w:sz w:val="22"/>
                <w:szCs w:val="22"/>
              </w:rPr>
            </w:pPr>
            <w:r w:rsidRPr="00A46A19">
              <w:rPr>
                <w:b/>
                <w:bCs/>
                <w:sz w:val="22"/>
                <w:szCs w:val="22"/>
              </w:rPr>
              <w:t>Version</w:t>
            </w:r>
          </w:p>
        </w:tc>
      </w:tr>
      <w:tr w:rsidR="001F4A85" w:rsidRPr="00A46A19" w:rsidTr="005058CF">
        <w:trPr>
          <w:jc w:val="center"/>
        </w:trPr>
        <w:tc>
          <w:tcPr>
            <w:tcW w:w="4325" w:type="dxa"/>
          </w:tcPr>
          <w:p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Internet Explorer</w:t>
            </w:r>
          </w:p>
        </w:tc>
        <w:tc>
          <w:tcPr>
            <w:tcW w:w="4595" w:type="dxa"/>
          </w:tcPr>
          <w:p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1F4A85" w:rsidRPr="00A46A19" w:rsidTr="005058CF">
        <w:trPr>
          <w:trHeight w:val="276"/>
          <w:jc w:val="center"/>
        </w:trPr>
        <w:tc>
          <w:tcPr>
            <w:tcW w:w="4325" w:type="dxa"/>
          </w:tcPr>
          <w:p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Firefox 52.5 ESR</w:t>
            </w:r>
          </w:p>
        </w:tc>
        <w:tc>
          <w:tcPr>
            <w:tcW w:w="4595" w:type="dxa"/>
          </w:tcPr>
          <w:p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57.0</w:t>
            </w:r>
          </w:p>
        </w:tc>
      </w:tr>
      <w:tr w:rsidR="001F4A85" w:rsidRPr="00A46A19" w:rsidTr="005058CF">
        <w:trPr>
          <w:jc w:val="center"/>
        </w:trPr>
        <w:tc>
          <w:tcPr>
            <w:tcW w:w="4325" w:type="dxa"/>
          </w:tcPr>
          <w:p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Chrome</w:t>
            </w:r>
          </w:p>
        </w:tc>
        <w:tc>
          <w:tcPr>
            <w:tcW w:w="4595" w:type="dxa"/>
          </w:tcPr>
          <w:p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63.0</w:t>
            </w:r>
          </w:p>
        </w:tc>
      </w:tr>
      <w:tr w:rsidR="001F4A85" w:rsidRPr="00A46A19" w:rsidTr="005058CF">
        <w:trPr>
          <w:jc w:val="center"/>
        </w:trPr>
        <w:tc>
          <w:tcPr>
            <w:tcW w:w="4325" w:type="dxa"/>
          </w:tcPr>
          <w:p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11.0</w:t>
            </w:r>
          </w:p>
        </w:tc>
      </w:tr>
      <w:tr w:rsidR="001F4A85" w:rsidRPr="00A46A19" w:rsidTr="005058CF">
        <w:trPr>
          <w:jc w:val="center"/>
        </w:trPr>
        <w:tc>
          <w:tcPr>
            <w:tcW w:w="4325" w:type="dxa"/>
          </w:tcPr>
          <w:p w:rsidR="001F4A85" w:rsidRPr="00A46A19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Edge</w:t>
            </w:r>
          </w:p>
        </w:tc>
        <w:tc>
          <w:tcPr>
            <w:tcW w:w="4595" w:type="dxa"/>
          </w:tcPr>
          <w:p w:rsidR="001F4A85" w:rsidRPr="00A46A19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 w:rsidRPr="00A46A19">
              <w:rPr>
                <w:sz w:val="22"/>
                <w:szCs w:val="22"/>
              </w:rPr>
              <w:t>41.16299</w:t>
            </w:r>
          </w:p>
        </w:tc>
      </w:tr>
    </w:tbl>
    <w:p w:rsidR="001F4A85" w:rsidRDefault="001F4A85" w:rsidP="001F4A85">
      <w:pPr>
        <w:ind w:left="180"/>
        <w:rPr>
          <w:rFonts w:ascii="Times New Roman" w:hAnsi="Times New Roman" w:cs="Times New Roman"/>
        </w:rPr>
      </w:pPr>
    </w:p>
    <w:p w:rsidR="001F4A85" w:rsidRDefault="001F4A85" w:rsidP="001F4A85">
      <w:pPr>
        <w:ind w:left="180"/>
        <w:rPr>
          <w:rFonts w:ascii="Times New Roman" w:hAnsi="Times New Roman" w:cs="Times New Roman"/>
        </w:rPr>
      </w:pPr>
    </w:p>
    <w:p w:rsidR="001F4A85" w:rsidRDefault="001F4A85" w:rsidP="001F4A85">
      <w:pPr>
        <w:ind w:left="180"/>
        <w:rPr>
          <w:rFonts w:ascii="Times New Roman" w:hAnsi="Times New Roman" w:cs="Times New Roman"/>
        </w:rPr>
      </w:pPr>
    </w:p>
    <w:p w:rsidR="001C0687" w:rsidRDefault="001C0687" w:rsidP="001F4A85">
      <w:pPr>
        <w:ind w:left="180"/>
        <w:rPr>
          <w:rFonts w:ascii="Times New Roman" w:hAnsi="Times New Roman" w:cs="Times New Roman"/>
        </w:rPr>
      </w:pPr>
    </w:p>
    <w:p w:rsidR="001F4A85" w:rsidRDefault="001F4A85" w:rsidP="001F4A85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bookmarkStart w:id="16" w:name="_Toc527394998"/>
      <w:bookmarkStart w:id="17" w:name="_Toc527570446"/>
      <w:r>
        <w:rPr>
          <w:rFonts w:ascii="Arial" w:hAnsi="Arial" w:cs="Arial"/>
          <w:b/>
          <w:color w:val="auto"/>
          <w:sz w:val="32"/>
          <w:szCs w:val="32"/>
        </w:rPr>
        <w:lastRenderedPageBreak/>
        <w:t>Supported Mobile Browser</w:t>
      </w:r>
      <w:bookmarkEnd w:id="16"/>
      <w:bookmarkEnd w:id="17"/>
      <w:r w:rsidR="00AC65AB">
        <w:rPr>
          <w:rFonts w:ascii="Arial" w:hAnsi="Arial" w:cs="Arial"/>
          <w:b/>
          <w:color w:val="auto"/>
          <w:sz w:val="32"/>
          <w:szCs w:val="32"/>
        </w:rPr>
        <w:t>s</w:t>
      </w:r>
      <w:r>
        <w:rPr>
          <w:rFonts w:ascii="Arial" w:hAnsi="Arial" w:cs="Arial"/>
          <w:b/>
          <w:color w:val="auto"/>
          <w:sz w:val="32"/>
          <w:szCs w:val="32"/>
        </w:rPr>
        <w:t xml:space="preserve">  </w:t>
      </w:r>
    </w:p>
    <w:p w:rsidR="001F4A85" w:rsidRPr="0054408C" w:rsidRDefault="001C0687" w:rsidP="001C0687">
      <w:pPr>
        <w:pStyle w:val="T-TableTitle"/>
        <w:ind w:left="90"/>
      </w:pPr>
      <w:bookmarkStart w:id="18" w:name="_Toc527395375"/>
      <w:bookmarkStart w:id="19" w:name="_Toc527456462"/>
      <w:r w:rsidRPr="00362B63">
        <w:t xml:space="preserve">Table </w:t>
      </w:r>
      <w:fldSimple w:instr=" SEQ Table \* ARABIC ">
        <w:r w:rsidR="000136DF">
          <w:rPr>
            <w:noProof/>
          </w:rPr>
          <w:t>2</w:t>
        </w:r>
      </w:fldSimple>
      <w:r w:rsidRPr="00362B63">
        <w:t>-Supported Mobile Browser</w:t>
      </w:r>
      <w:bookmarkEnd w:id="18"/>
      <w:bookmarkEnd w:id="19"/>
      <w:r>
        <w:t>s</w:t>
      </w:r>
    </w:p>
    <w:tbl>
      <w:tblPr>
        <w:tblStyle w:val="FormatA"/>
        <w:tblW w:w="9095" w:type="dxa"/>
        <w:jc w:val="center"/>
        <w:tblInd w:w="0" w:type="dxa"/>
        <w:tblLook w:val="04A0" w:firstRow="1" w:lastRow="0" w:firstColumn="1" w:lastColumn="0" w:noHBand="0" w:noVBand="1"/>
      </w:tblPr>
      <w:tblGrid>
        <w:gridCol w:w="4500"/>
        <w:gridCol w:w="4595"/>
      </w:tblGrid>
      <w:tr w:rsidR="001F4A85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4500" w:type="dxa"/>
          </w:tcPr>
          <w:p w:rsidR="001F4A85" w:rsidRPr="00823001" w:rsidRDefault="001F4A85" w:rsidP="005C37B9">
            <w:pPr>
              <w:rPr>
                <w:b/>
                <w:bCs/>
              </w:rPr>
            </w:pPr>
            <w:r w:rsidRPr="00823001">
              <w:rPr>
                <w:b/>
                <w:bCs/>
              </w:rPr>
              <w:t>Name</w:t>
            </w:r>
          </w:p>
        </w:tc>
        <w:tc>
          <w:tcPr>
            <w:tcW w:w="4595" w:type="dxa"/>
          </w:tcPr>
          <w:p w:rsidR="001F4A85" w:rsidRPr="00823001" w:rsidRDefault="001F4A85" w:rsidP="005C37B9">
            <w:pPr>
              <w:ind w:firstLine="342"/>
              <w:rPr>
                <w:b/>
                <w:bCs/>
              </w:rPr>
            </w:pPr>
            <w:r w:rsidRPr="00823001">
              <w:rPr>
                <w:b/>
                <w:bCs/>
              </w:rPr>
              <w:t>Version</w:t>
            </w:r>
          </w:p>
        </w:tc>
      </w:tr>
      <w:tr w:rsidR="001F4A85" w:rsidTr="005C37B9">
        <w:trPr>
          <w:trHeight w:val="276"/>
          <w:jc w:val="center"/>
        </w:trPr>
        <w:tc>
          <w:tcPr>
            <w:tcW w:w="4500" w:type="dxa"/>
          </w:tcPr>
          <w:p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Chrome </w:t>
            </w:r>
          </w:p>
        </w:tc>
        <w:tc>
          <w:tcPr>
            <w:tcW w:w="4595" w:type="dxa"/>
          </w:tcPr>
          <w:p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63.0</w:t>
            </w:r>
          </w:p>
        </w:tc>
      </w:tr>
      <w:tr w:rsidR="001F4A85" w:rsidTr="005C37B9">
        <w:trPr>
          <w:jc w:val="center"/>
        </w:trPr>
        <w:tc>
          <w:tcPr>
            <w:tcW w:w="4500" w:type="dxa"/>
          </w:tcPr>
          <w:p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UC Browser</w:t>
            </w:r>
          </w:p>
        </w:tc>
        <w:tc>
          <w:tcPr>
            <w:tcW w:w="4595" w:type="dxa"/>
          </w:tcPr>
          <w:p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11.5</w:t>
            </w:r>
          </w:p>
        </w:tc>
      </w:tr>
      <w:tr w:rsidR="001F4A85" w:rsidTr="005C37B9">
        <w:trPr>
          <w:jc w:val="center"/>
        </w:trPr>
        <w:tc>
          <w:tcPr>
            <w:tcW w:w="4500" w:type="dxa"/>
          </w:tcPr>
          <w:p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Opera(Android)</w:t>
            </w:r>
          </w:p>
        </w:tc>
        <w:tc>
          <w:tcPr>
            <w:tcW w:w="4595" w:type="dxa"/>
          </w:tcPr>
          <w:p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44.1</w:t>
            </w:r>
          </w:p>
        </w:tc>
      </w:tr>
      <w:tr w:rsidR="001F4A85" w:rsidTr="005C37B9">
        <w:trPr>
          <w:jc w:val="center"/>
        </w:trPr>
        <w:tc>
          <w:tcPr>
            <w:tcW w:w="4500" w:type="dxa"/>
          </w:tcPr>
          <w:p w:rsidR="001F4A85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Opera(iOS)</w:t>
            </w:r>
          </w:p>
        </w:tc>
        <w:tc>
          <w:tcPr>
            <w:tcW w:w="4595" w:type="dxa"/>
          </w:tcPr>
          <w:p w:rsidR="001F4A85" w:rsidRDefault="001F4A85" w:rsidP="005C37B9">
            <w:pPr>
              <w:pStyle w:val="TU-TableBullet"/>
              <w:numPr>
                <w:ilvl w:val="0"/>
                <w:numId w:val="0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16.0.7</w:t>
            </w:r>
          </w:p>
        </w:tc>
      </w:tr>
      <w:tr w:rsidR="001F4A85" w:rsidTr="005C37B9">
        <w:trPr>
          <w:jc w:val="center"/>
        </w:trPr>
        <w:tc>
          <w:tcPr>
            <w:tcW w:w="4500" w:type="dxa"/>
          </w:tcPr>
          <w:p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1B6078">
              <w:rPr>
                <w:sz w:val="22"/>
                <w:szCs w:val="22"/>
              </w:rPr>
              <w:t>Safari</w:t>
            </w:r>
          </w:p>
        </w:tc>
        <w:tc>
          <w:tcPr>
            <w:tcW w:w="4595" w:type="dxa"/>
          </w:tcPr>
          <w:p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11.1</w:t>
            </w:r>
          </w:p>
        </w:tc>
      </w:tr>
      <w:tr w:rsidR="001F4A85" w:rsidTr="005C37B9">
        <w:trPr>
          <w:jc w:val="center"/>
        </w:trPr>
        <w:tc>
          <w:tcPr>
            <w:tcW w:w="4500" w:type="dxa"/>
          </w:tcPr>
          <w:p w:rsidR="001F4A85" w:rsidRPr="001B6078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Samsung Internet </w:t>
            </w:r>
          </w:p>
        </w:tc>
        <w:tc>
          <w:tcPr>
            <w:tcW w:w="4595" w:type="dxa"/>
          </w:tcPr>
          <w:p w:rsidR="001F4A85" w:rsidRPr="001B6078" w:rsidRDefault="001F4A85" w:rsidP="005C37B9">
            <w:pPr>
              <w:pStyle w:val="TU-TableBullet"/>
              <w:numPr>
                <w:ilvl w:val="0"/>
                <w:numId w:val="0"/>
              </w:numPr>
              <w:ind w:left="216" w:hanging="216"/>
              <w:rPr>
                <w:rFonts w:eastAsia="Times New Roman"/>
                <w:sz w:val="22"/>
                <w:szCs w:val="22"/>
              </w:rPr>
            </w:pPr>
            <w:r>
              <w:rPr>
                <w:sz w:val="22"/>
                <w:szCs w:val="22"/>
              </w:rPr>
              <w:t>6.2</w:t>
            </w:r>
          </w:p>
        </w:tc>
      </w:tr>
      <w:tr w:rsidR="001F4A85" w:rsidTr="005C37B9">
        <w:trPr>
          <w:jc w:val="center"/>
        </w:trPr>
        <w:tc>
          <w:tcPr>
            <w:tcW w:w="4500" w:type="dxa"/>
          </w:tcPr>
          <w:p w:rsidR="001F4A85" w:rsidRDefault="001F4A85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Android </w:t>
            </w:r>
          </w:p>
        </w:tc>
        <w:tc>
          <w:tcPr>
            <w:tcW w:w="4595" w:type="dxa"/>
          </w:tcPr>
          <w:p w:rsidR="001F4A85" w:rsidRDefault="001F4A85" w:rsidP="005C37B9">
            <w:pPr>
              <w:pStyle w:val="TU-TableBullet"/>
              <w:numPr>
                <w:ilvl w:val="0"/>
                <w:numId w:val="0"/>
              </w:numPr>
              <w:ind w:left="157" w:hanging="21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4.1.x - 4.3</w:t>
            </w:r>
          </w:p>
        </w:tc>
      </w:tr>
    </w:tbl>
    <w:p w:rsidR="001C0687" w:rsidRDefault="001C0687" w:rsidP="001C0687">
      <w:pPr>
        <w:pStyle w:val="Heading2"/>
        <w:spacing w:line="276" w:lineRule="auto"/>
        <w:ind w:left="90"/>
        <w:rPr>
          <w:rFonts w:ascii="Arial" w:hAnsi="Arial" w:cs="Arial"/>
          <w:b/>
          <w:color w:val="auto"/>
          <w:sz w:val="32"/>
          <w:szCs w:val="32"/>
        </w:rPr>
      </w:pPr>
      <w:bookmarkStart w:id="20" w:name="_Toc522091199"/>
      <w:bookmarkStart w:id="21" w:name="_Toc527394999"/>
      <w:bookmarkStart w:id="22" w:name="_Toc527570447"/>
    </w:p>
    <w:p w:rsidR="001F4A85" w:rsidRDefault="001F4A85" w:rsidP="001F4A85">
      <w:pPr>
        <w:pStyle w:val="Heading2"/>
        <w:numPr>
          <w:ilvl w:val="1"/>
          <w:numId w:val="1"/>
        </w:numPr>
        <w:spacing w:line="276" w:lineRule="auto"/>
        <w:ind w:left="90" w:hanging="630"/>
        <w:rPr>
          <w:rFonts w:ascii="Arial" w:hAnsi="Arial" w:cs="Arial"/>
          <w:b/>
          <w:color w:val="auto"/>
          <w:sz w:val="32"/>
          <w:szCs w:val="32"/>
        </w:rPr>
      </w:pPr>
      <w:r w:rsidRPr="0054408C">
        <w:rPr>
          <w:rFonts w:ascii="Arial" w:hAnsi="Arial" w:cs="Arial"/>
          <w:b/>
          <w:color w:val="auto"/>
          <w:sz w:val="32"/>
          <w:szCs w:val="32"/>
        </w:rPr>
        <w:t>Definitions, Acronyms, and Abbreviations</w:t>
      </w:r>
      <w:bookmarkEnd w:id="20"/>
      <w:bookmarkEnd w:id="21"/>
      <w:bookmarkEnd w:id="22"/>
      <w:r w:rsidRPr="0054408C">
        <w:rPr>
          <w:rFonts w:ascii="Arial" w:hAnsi="Arial" w:cs="Arial"/>
          <w:b/>
          <w:color w:val="auto"/>
          <w:sz w:val="32"/>
          <w:szCs w:val="32"/>
        </w:rPr>
        <w:t xml:space="preserve"> </w:t>
      </w:r>
    </w:p>
    <w:p w:rsidR="001F4A85" w:rsidRPr="0054408C" w:rsidRDefault="001C0687" w:rsidP="001C0687">
      <w:pPr>
        <w:pStyle w:val="T-TableTitle"/>
        <w:ind w:left="0"/>
      </w:pPr>
      <w:bookmarkStart w:id="23" w:name="_Toc527395376"/>
      <w:bookmarkStart w:id="24" w:name="_Toc527456463"/>
      <w:r w:rsidRPr="00362B63">
        <w:t xml:space="preserve">Table </w:t>
      </w:r>
      <w:fldSimple w:instr=" SEQ Table \* ARABIC ">
        <w:r w:rsidR="000136DF">
          <w:rPr>
            <w:noProof/>
          </w:rPr>
          <w:t>3</w:t>
        </w:r>
      </w:fldSimple>
      <w:r w:rsidRPr="00362B63">
        <w:t>-Definition, Acronyms, and Abbreviations</w:t>
      </w:r>
      <w:bookmarkEnd w:id="23"/>
      <w:bookmarkEnd w:id="24"/>
    </w:p>
    <w:tbl>
      <w:tblPr>
        <w:tblStyle w:val="FormatA"/>
        <w:tblW w:w="9175" w:type="dxa"/>
        <w:jc w:val="center"/>
        <w:tblInd w:w="0" w:type="dxa"/>
        <w:tblLook w:val="04A0" w:firstRow="1" w:lastRow="0" w:firstColumn="1" w:lastColumn="0" w:noHBand="0" w:noVBand="1"/>
      </w:tblPr>
      <w:tblGrid>
        <w:gridCol w:w="2155"/>
        <w:gridCol w:w="7020"/>
      </w:tblGrid>
      <w:tr w:rsidR="001F4A85" w:rsidRPr="0054408C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155" w:type="dxa"/>
          </w:tcPr>
          <w:p w:rsidR="001F4A85" w:rsidRPr="002D2A2D" w:rsidRDefault="001F4A85" w:rsidP="005C37B9">
            <w:pPr>
              <w:pStyle w:val="TH-TableHeading"/>
              <w:jc w:val="left"/>
              <w:rPr>
                <w:b w:val="0"/>
                <w:sz w:val="22"/>
                <w:szCs w:val="22"/>
              </w:rPr>
            </w:pPr>
            <w:r w:rsidRPr="002D2A2D">
              <w:rPr>
                <w:rStyle w:val="Strong"/>
                <w:rFonts w:eastAsia="SimSun"/>
                <w:b/>
                <w:color w:val="000000" w:themeColor="text1"/>
                <w:sz w:val="22"/>
                <w:szCs w:val="22"/>
              </w:rPr>
              <w:t>Term</w:t>
            </w:r>
            <w:r w:rsidRPr="002D2A2D">
              <w:rPr>
                <w:b w:val="0"/>
              </w:rPr>
              <w:t xml:space="preserve"> </w:t>
            </w:r>
            <w:r w:rsidRPr="002D2A2D">
              <w:rPr>
                <w:b w:val="0"/>
                <w:color w:val="000000" w:themeColor="text1"/>
                <w:sz w:val="22"/>
                <w:szCs w:val="22"/>
              </w:rPr>
              <w:t xml:space="preserve">                              </w:t>
            </w:r>
          </w:p>
        </w:tc>
        <w:tc>
          <w:tcPr>
            <w:tcW w:w="7020" w:type="dxa"/>
          </w:tcPr>
          <w:p w:rsidR="001F4A85" w:rsidRPr="002D2A2D" w:rsidRDefault="001F4A85" w:rsidP="005C37B9">
            <w:pPr>
              <w:pStyle w:val="TH-TableHeading"/>
              <w:ind w:firstLine="914"/>
              <w:jc w:val="left"/>
              <w:rPr>
                <w:b w:val="0"/>
                <w:sz w:val="22"/>
                <w:szCs w:val="22"/>
              </w:rPr>
            </w:pPr>
            <w:r w:rsidRPr="00A46A19">
              <w:rPr>
                <w:rStyle w:val="Strong"/>
                <w:rFonts w:eastAsia="SimSun"/>
                <w:b/>
                <w:sz w:val="22"/>
                <w:szCs w:val="22"/>
              </w:rPr>
              <w:t>Definition</w:t>
            </w:r>
          </w:p>
        </w:tc>
      </w:tr>
      <w:tr w:rsidR="001F4A85" w:rsidRPr="0054408C" w:rsidTr="005C37B9">
        <w:trPr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H-TableHeading"/>
              <w:jc w:val="left"/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DIRBS</w:t>
            </w:r>
            <w:r w:rsidRPr="0054408C">
              <w:rPr>
                <w:rStyle w:val="Strong"/>
                <w:rFonts w:eastAsia="SimSun"/>
                <w:color w:val="000000" w:themeColor="text1"/>
                <w:sz w:val="22"/>
                <w:szCs w:val="22"/>
              </w:rPr>
              <w:t xml:space="preserve"> </w:t>
            </w:r>
          </w:p>
        </w:tc>
        <w:tc>
          <w:tcPr>
            <w:tcW w:w="7020" w:type="dxa"/>
          </w:tcPr>
          <w:p w:rsidR="001F4A85" w:rsidRPr="0054408C" w:rsidRDefault="001F4A85" w:rsidP="005C37B9">
            <w:pPr>
              <w:pStyle w:val="TH-TableHeading"/>
              <w:jc w:val="left"/>
              <w:rPr>
                <w:rStyle w:val="Strong"/>
                <w:rFonts w:eastAsia="SimSun"/>
                <w:color w:val="091E42"/>
                <w:sz w:val="22"/>
                <w:szCs w:val="22"/>
              </w:rPr>
            </w:pPr>
            <w:r w:rsidRPr="0054408C">
              <w:rPr>
                <w:rStyle w:val="Strong"/>
                <w:rFonts w:eastAsia="SimSun"/>
                <w:sz w:val="22"/>
                <w:szCs w:val="22"/>
              </w:rPr>
              <w:t>Device Identification Registration and Blocking System</w:t>
            </w:r>
          </w:p>
        </w:tc>
      </w:tr>
      <w:tr w:rsidR="001F4A85" w:rsidRPr="0054408C" w:rsidTr="005C37B9">
        <w:trPr>
          <w:trHeight w:val="276"/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IAM</w:t>
            </w:r>
          </w:p>
        </w:tc>
        <w:tc>
          <w:tcPr>
            <w:tcW w:w="7020" w:type="dxa"/>
          </w:tcPr>
          <w:p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91E42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>Identity Access Management System</w:t>
            </w:r>
          </w:p>
        </w:tc>
      </w:tr>
      <w:tr w:rsidR="001F4A85" w:rsidRPr="0054408C" w:rsidTr="005C37B9">
        <w:trPr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DRS</w:t>
            </w:r>
          </w:p>
        </w:tc>
        <w:tc>
          <w:tcPr>
            <w:tcW w:w="7020" w:type="dxa"/>
          </w:tcPr>
          <w:p w:rsidR="001F4A85" w:rsidRPr="0054408C" w:rsidRDefault="001F4A85" w:rsidP="007F09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sz w:val="22"/>
                <w:szCs w:val="22"/>
              </w:rPr>
              <w:t xml:space="preserve">Device </w:t>
            </w:r>
            <w:r w:rsidR="007F09A6">
              <w:rPr>
                <w:rFonts w:ascii="Arial" w:hAnsi="Arial" w:cs="Arial"/>
                <w:sz w:val="22"/>
                <w:szCs w:val="22"/>
              </w:rPr>
              <w:t xml:space="preserve">Registration </w:t>
            </w:r>
            <w:r w:rsidRPr="0054408C">
              <w:rPr>
                <w:rFonts w:ascii="Arial" w:hAnsi="Arial" w:cs="Arial"/>
                <w:sz w:val="22"/>
                <w:szCs w:val="22"/>
              </w:rPr>
              <w:t>S</w:t>
            </w:r>
            <w:r w:rsidR="007F09A6">
              <w:rPr>
                <w:rFonts w:ascii="Arial" w:hAnsi="Arial" w:cs="Arial"/>
                <w:sz w:val="22"/>
                <w:szCs w:val="22"/>
              </w:rPr>
              <w:t>ubs</w:t>
            </w:r>
            <w:r w:rsidRPr="0054408C">
              <w:rPr>
                <w:rFonts w:ascii="Arial" w:hAnsi="Arial" w:cs="Arial"/>
                <w:sz w:val="22"/>
                <w:szCs w:val="22"/>
              </w:rPr>
              <w:t xml:space="preserve">ystem </w:t>
            </w:r>
          </w:p>
        </w:tc>
      </w:tr>
      <w:tr w:rsidR="001F4A85" w:rsidRPr="0054408C" w:rsidTr="005C37B9">
        <w:trPr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MSISDN</w:t>
            </w:r>
          </w:p>
        </w:tc>
        <w:tc>
          <w:tcPr>
            <w:tcW w:w="7020" w:type="dxa"/>
          </w:tcPr>
          <w:p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Mobile Subscriber Integrated Services Directory Number</w:t>
            </w:r>
          </w:p>
        </w:tc>
      </w:tr>
      <w:tr w:rsidR="001F4A85" w:rsidRPr="0054408C" w:rsidTr="005C37B9">
        <w:trPr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IMEI</w:t>
            </w:r>
          </w:p>
        </w:tc>
        <w:tc>
          <w:tcPr>
            <w:tcW w:w="7020" w:type="dxa"/>
          </w:tcPr>
          <w:p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>International Mobile Equipment Identity</w:t>
            </w:r>
          </w:p>
        </w:tc>
      </w:tr>
      <w:tr w:rsidR="001F4A85" w:rsidRPr="0054408C" w:rsidTr="005C37B9">
        <w:trPr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 xml:space="preserve">IMSI </w:t>
            </w:r>
          </w:p>
        </w:tc>
        <w:tc>
          <w:tcPr>
            <w:tcW w:w="7020" w:type="dxa"/>
          </w:tcPr>
          <w:p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International mobile subscriber identity</w:t>
            </w:r>
          </w:p>
        </w:tc>
      </w:tr>
      <w:tr w:rsidR="001F4A85" w:rsidRPr="0054408C" w:rsidTr="005C37B9">
        <w:trPr>
          <w:jc w:val="center"/>
        </w:trPr>
        <w:tc>
          <w:tcPr>
            <w:tcW w:w="2155" w:type="dxa"/>
          </w:tcPr>
          <w:p w:rsidR="001F4A85" w:rsidRPr="0054408C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54408C">
              <w:rPr>
                <w:sz w:val="22"/>
                <w:szCs w:val="22"/>
              </w:rPr>
              <w:t>TAC</w:t>
            </w:r>
          </w:p>
        </w:tc>
        <w:tc>
          <w:tcPr>
            <w:tcW w:w="7020" w:type="dxa"/>
          </w:tcPr>
          <w:p w:rsidR="001F4A85" w:rsidRPr="0054408C" w:rsidRDefault="001F4A85" w:rsidP="005C37B9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54408C">
              <w:rPr>
                <w:rFonts w:ascii="Arial" w:hAnsi="Arial" w:cs="Arial"/>
                <w:bCs/>
                <w:color w:val="222222"/>
                <w:sz w:val="22"/>
                <w:szCs w:val="22"/>
                <w:shd w:val="clear" w:color="auto" w:fill="FFFFFF"/>
              </w:rPr>
              <w:t xml:space="preserve">Type Allocation Code </w:t>
            </w:r>
          </w:p>
        </w:tc>
      </w:tr>
    </w:tbl>
    <w:p w:rsidR="001F4A85" w:rsidRDefault="001F4A85" w:rsidP="001F4A85">
      <w:pPr>
        <w:spacing w:after="0"/>
      </w:pPr>
    </w:p>
    <w:p w:rsidR="001F4A85" w:rsidRDefault="001F4A85" w:rsidP="001F4A85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F6601F" w:rsidRDefault="00F6601F" w:rsidP="00F6601F"/>
    <w:p w:rsidR="006E5CDC" w:rsidRPr="00F6601F" w:rsidRDefault="006E5CDC" w:rsidP="00F6601F"/>
    <w:p w:rsidR="006E5CDC" w:rsidRPr="006E5CDC" w:rsidRDefault="001F4A85" w:rsidP="006E5CDC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25" w:name="_Toc522091200"/>
      <w:bookmarkStart w:id="26" w:name="_Toc527395000"/>
      <w:bookmarkStart w:id="27" w:name="_Toc527570448"/>
      <w:r w:rsidRPr="00A46A19">
        <w:rPr>
          <w:rFonts w:ascii="Arial" w:hAnsi="Arial" w:cs="Arial"/>
          <w:b/>
          <w:color w:val="auto"/>
          <w:sz w:val="48"/>
          <w:szCs w:val="48"/>
        </w:rPr>
        <w:lastRenderedPageBreak/>
        <w:t>System Description</w:t>
      </w:r>
      <w:bookmarkEnd w:id="25"/>
      <w:bookmarkEnd w:id="26"/>
      <w:bookmarkEnd w:id="27"/>
      <w:r w:rsidRPr="00A46A19">
        <w:rPr>
          <w:rFonts w:ascii="Arial" w:hAnsi="Arial" w:cs="Arial"/>
          <w:b/>
          <w:color w:val="auto"/>
          <w:sz w:val="48"/>
          <w:szCs w:val="48"/>
        </w:rPr>
        <w:t xml:space="preserve"> </w:t>
      </w:r>
    </w:p>
    <w:p w:rsidR="006E5CDC" w:rsidRPr="006E5CDC" w:rsidRDefault="001C0687" w:rsidP="001C0687">
      <w:pPr>
        <w:pStyle w:val="T-TableTitle"/>
        <w:ind w:left="0"/>
      </w:pPr>
      <w:bookmarkStart w:id="28" w:name="_Toc527456464"/>
      <w:r w:rsidRPr="00F6601F">
        <w:t xml:space="preserve">Table </w:t>
      </w:r>
      <w:fldSimple w:instr=" SEQ Table \* ARABIC ">
        <w:r w:rsidR="000136DF">
          <w:rPr>
            <w:noProof/>
          </w:rPr>
          <w:t>4</w:t>
        </w:r>
      </w:fldSimple>
      <w:r w:rsidRPr="00F6601F">
        <w:t>-System Description</w:t>
      </w:r>
      <w:bookmarkEnd w:id="28"/>
    </w:p>
    <w:tbl>
      <w:tblPr>
        <w:tblStyle w:val="FormatA"/>
        <w:tblW w:w="9463" w:type="dxa"/>
        <w:jc w:val="center"/>
        <w:tblInd w:w="0" w:type="dxa"/>
        <w:tblLook w:val="04A0" w:firstRow="1" w:lastRow="0" w:firstColumn="1" w:lastColumn="0" w:noHBand="0" w:noVBand="1"/>
      </w:tblPr>
      <w:tblGrid>
        <w:gridCol w:w="2515"/>
        <w:gridCol w:w="6948"/>
      </w:tblGrid>
      <w:tr w:rsidR="001F4A85" w:rsidRPr="002D713F" w:rsidTr="005C3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2515" w:type="dxa"/>
          </w:tcPr>
          <w:p w:rsidR="001F4A85" w:rsidRPr="002D713F" w:rsidRDefault="00921584" w:rsidP="005C37B9">
            <w:pPr>
              <w:pStyle w:val="TH-TableHeading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Feature/Sections</w:t>
            </w:r>
          </w:p>
        </w:tc>
        <w:tc>
          <w:tcPr>
            <w:tcW w:w="6948" w:type="dxa"/>
          </w:tcPr>
          <w:p w:rsidR="001F4A85" w:rsidRPr="002D2A2D" w:rsidRDefault="001F4A85" w:rsidP="005C37B9">
            <w:pPr>
              <w:pStyle w:val="TH-TableHeading"/>
              <w:ind w:firstLine="1364"/>
              <w:jc w:val="left"/>
              <w:rPr>
                <w:b w:val="0"/>
                <w:sz w:val="22"/>
                <w:szCs w:val="22"/>
              </w:rPr>
            </w:pPr>
            <w:r>
              <w:rPr>
                <w:rStyle w:val="Strong"/>
                <w:rFonts w:eastAsia="SimSun"/>
                <w:b/>
                <w:sz w:val="22"/>
                <w:szCs w:val="22"/>
              </w:rPr>
              <w:t xml:space="preserve">Explanation </w:t>
            </w: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>Login Screen</w:t>
            </w:r>
          </w:p>
        </w:tc>
        <w:tc>
          <w:tcPr>
            <w:tcW w:w="6948" w:type="dxa"/>
          </w:tcPr>
          <w:p w:rsidR="001F4A85" w:rsidRPr="002D713F" w:rsidRDefault="001F4A85" w:rsidP="005058CF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252" w:hanging="180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To access the system</w:t>
            </w:r>
            <w:r w:rsidR="00D75B76">
              <w:rPr>
                <w:rFonts w:ascii="Arial" w:hAnsi="Arial" w:cs="Arial"/>
                <w:sz w:val="22"/>
                <w:szCs w:val="22"/>
              </w:rPr>
              <w:t xml:space="preserve">, authorized user </w:t>
            </w:r>
            <w:r w:rsidR="00513627">
              <w:rPr>
                <w:rFonts w:ascii="Arial" w:hAnsi="Arial" w:cs="Arial"/>
                <w:sz w:val="22"/>
                <w:szCs w:val="22"/>
              </w:rPr>
              <w:t>first need</w:t>
            </w:r>
            <w:r w:rsidR="00D75B76">
              <w:rPr>
                <w:rFonts w:ascii="Arial" w:hAnsi="Arial" w:cs="Arial"/>
                <w:sz w:val="22"/>
                <w:szCs w:val="22"/>
              </w:rPr>
              <w:t xml:space="preserve">s </w:t>
            </w:r>
            <w:r w:rsidRPr="002D713F">
              <w:rPr>
                <w:rFonts w:ascii="Arial" w:hAnsi="Arial" w:cs="Arial"/>
                <w:sz w:val="22"/>
                <w:szCs w:val="22"/>
              </w:rPr>
              <w:t>to en</w:t>
            </w:r>
            <w:r w:rsidR="00C7358D">
              <w:rPr>
                <w:rFonts w:ascii="Arial" w:hAnsi="Arial" w:cs="Arial"/>
                <w:sz w:val="22"/>
                <w:szCs w:val="22"/>
              </w:rPr>
              <w:t xml:space="preserve">ter his/her </w:t>
            </w:r>
            <w:bookmarkStart w:id="29" w:name="_GoBack"/>
            <w:bookmarkEnd w:id="29"/>
            <w:r w:rsidRPr="002D713F">
              <w:rPr>
                <w:rFonts w:ascii="Arial" w:hAnsi="Arial" w:cs="Arial"/>
                <w:sz w:val="22"/>
                <w:szCs w:val="22"/>
              </w:rPr>
              <w:t>credentials on login page, this login page authenticate user from the IAM and redirects user to DRS</w:t>
            </w:r>
          </w:p>
          <w:p w:rsidR="001F4A85" w:rsidRPr="002D713F" w:rsidRDefault="001F4A85" w:rsidP="005C37B9">
            <w:pPr>
              <w:pStyle w:val="NormalWeb"/>
              <w:spacing w:before="0" w:beforeAutospacing="0" w:after="0" w:afterAutospacing="0"/>
              <w:ind w:left="284"/>
              <w:rPr>
                <w:rFonts w:ascii="Arial" w:hAnsi="Arial" w:cs="Arial"/>
                <w:color w:val="091E42"/>
                <w:sz w:val="22"/>
                <w:szCs w:val="22"/>
              </w:rPr>
            </w:pP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1F4A85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Dashboard Screen  </w:t>
            </w:r>
          </w:p>
        </w:tc>
        <w:tc>
          <w:tcPr>
            <w:tcW w:w="6948" w:type="dxa"/>
          </w:tcPr>
          <w:p w:rsidR="001F4A85" w:rsidRPr="002D713F" w:rsidRDefault="001F4A85" w:rsidP="005C37B9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The dashboard screen displays the instruction</w:t>
            </w:r>
            <w:r w:rsidR="000D1883">
              <w:rPr>
                <w:rFonts w:cs="Arial"/>
                <w:sz w:val="22"/>
                <w:szCs w:val="22"/>
              </w:rPr>
              <w:t>s</w:t>
            </w:r>
            <w:r>
              <w:rPr>
                <w:rFonts w:cs="Arial"/>
                <w:sz w:val="22"/>
                <w:szCs w:val="22"/>
              </w:rPr>
              <w:t xml:space="preserve"> for </w:t>
            </w:r>
            <w:r w:rsidR="001C0687">
              <w:rPr>
                <w:rFonts w:cs="Arial"/>
                <w:sz w:val="22"/>
                <w:szCs w:val="22"/>
              </w:rPr>
              <w:t>the user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  <w:r w:rsidR="000D1883">
              <w:rPr>
                <w:rFonts w:cs="Arial"/>
                <w:sz w:val="22"/>
                <w:szCs w:val="22"/>
              </w:rPr>
              <w:t>which has following sections</w:t>
            </w:r>
          </w:p>
          <w:p w:rsidR="001F4A85" w:rsidRPr="002D713F" w:rsidRDefault="001F4A85" w:rsidP="005C37B9">
            <w:pPr>
              <w:pStyle w:val="NormalWeb"/>
              <w:spacing w:before="0" w:beforeAutospacing="0" w:after="0" w:afterAutospacing="0"/>
              <w:ind w:firstLine="194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</w:p>
          <w:p w:rsidR="001F4A85" w:rsidRPr="002D713F" w:rsidRDefault="001F4A85" w:rsidP="001F4A85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374" w:hanging="270"/>
              <w:rPr>
                <w:rStyle w:val="Strong"/>
                <w:rFonts w:ascii="Arial" w:hAnsi="Arial" w:cs="Arial"/>
                <w:b w:val="0"/>
                <w:bCs w:val="0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Header</w:t>
            </w:r>
          </w:p>
          <w:p w:rsidR="001F4A85" w:rsidRDefault="001F4A85" w:rsidP="005C37B9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6A77F4">
              <w:rPr>
                <w:rFonts w:ascii="Arial" w:hAnsi="Arial" w:cs="Arial"/>
                <w:sz w:val="22"/>
                <w:szCs w:val="22"/>
              </w:rPr>
              <w:t>Header section disp</w:t>
            </w:r>
            <w:r>
              <w:rPr>
                <w:rFonts w:ascii="Arial" w:hAnsi="Arial" w:cs="Arial"/>
                <w:sz w:val="22"/>
                <w:szCs w:val="22"/>
              </w:rPr>
              <w:t xml:space="preserve">lays the name of the system, name of the </w:t>
            </w:r>
            <w:r w:rsidRPr="006A77F4">
              <w:rPr>
                <w:rFonts w:ascii="Arial" w:hAnsi="Arial" w:cs="Arial"/>
                <w:sz w:val="22"/>
                <w:szCs w:val="22"/>
              </w:rPr>
              <w:t>logged in</w:t>
            </w:r>
            <w:r>
              <w:rPr>
                <w:rFonts w:ascii="Arial" w:hAnsi="Arial" w:cs="Arial"/>
                <w:sz w:val="22"/>
                <w:szCs w:val="22"/>
              </w:rPr>
              <w:t xml:space="preserve"> user</w:t>
            </w:r>
            <w:r w:rsidRPr="006A77F4">
              <w:rPr>
                <w:rFonts w:ascii="Arial" w:hAnsi="Arial" w:cs="Arial"/>
                <w:sz w:val="22"/>
                <w:szCs w:val="22"/>
              </w:rPr>
              <w:t xml:space="preserve"> with logout functionality</w:t>
            </w:r>
          </w:p>
          <w:p w:rsidR="001F4A85" w:rsidRPr="002D713F" w:rsidRDefault="001F4A85" w:rsidP="005C37B9">
            <w:pPr>
              <w:pStyle w:val="NormalWeb"/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</w:p>
          <w:p w:rsidR="001F4A85" w:rsidRPr="002D713F" w:rsidRDefault="001F4A85" w:rsidP="001F4A85">
            <w:pPr>
              <w:pStyle w:val="NormalWeb"/>
              <w:numPr>
                <w:ilvl w:val="0"/>
                <w:numId w:val="5"/>
              </w:numPr>
              <w:tabs>
                <w:tab w:val="left" w:pos="464"/>
                <w:tab w:val="left" w:pos="630"/>
                <w:tab w:val="left" w:pos="794"/>
              </w:tabs>
              <w:spacing w:before="0" w:beforeAutospacing="0" w:after="0" w:afterAutospacing="0"/>
              <w:ind w:left="374" w:hanging="270"/>
              <w:rPr>
                <w:rFonts w:ascii="Arial" w:eastAsiaTheme="minorEastAsia" w:hAnsi="Arial" w:cs="Arial"/>
                <w:sz w:val="22"/>
                <w:szCs w:val="22"/>
              </w:rPr>
            </w:pPr>
            <w:r w:rsidRPr="002D713F">
              <w:rPr>
                <w:rStyle w:val="Strong"/>
                <w:rFonts w:ascii="Arial" w:eastAsiaTheme="majorEastAsia" w:hAnsi="Arial" w:cs="Arial"/>
                <w:sz w:val="22"/>
                <w:szCs w:val="22"/>
              </w:rPr>
              <w:t>Navigation Panel</w:t>
            </w:r>
          </w:p>
          <w:p w:rsidR="001F4A85" w:rsidRPr="002D713F" w:rsidRDefault="001F4A85" w:rsidP="005C37B9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Navigation Panel contains main navigation menu through which user can navigate the whole system.</w:t>
            </w:r>
          </w:p>
          <w:p w:rsidR="001F4A85" w:rsidRPr="002D713F" w:rsidRDefault="001F4A85" w:rsidP="005C37B9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</w:p>
          <w:p w:rsidR="001F4A85" w:rsidRDefault="001F4A85" w:rsidP="001F4A85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Main Content Area</w:t>
            </w:r>
          </w:p>
          <w:p w:rsidR="001F4A85" w:rsidRDefault="005058CF" w:rsidP="005058CF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ins w:id="30" w:author="Fozia Zafar" w:date="2018-10-04T17:41:00Z">
              <w:r w:rsidR="001F4A85" w:rsidRPr="0030148A">
                <w:rPr>
                  <w:rFonts w:ascii="Arial" w:hAnsi="Arial" w:cs="Arial"/>
                  <w:sz w:val="22"/>
                  <w:szCs w:val="22"/>
                </w:rPr>
                <w:t xml:space="preserve">Main Content Area contains all the content to be displayed and </w:t>
              </w:r>
            </w:ins>
            <w:r w:rsidR="001F4A85">
              <w:rPr>
                <w:rFonts w:ascii="Arial" w:hAnsi="Arial" w:cs="Arial"/>
                <w:sz w:val="22"/>
                <w:szCs w:val="22"/>
              </w:rPr>
              <w:t xml:space="preserve"> </w:t>
            </w:r>
            <w:ins w:id="31" w:author="Fozia Zafar" w:date="2018-10-04T17:41:00Z">
              <w:r w:rsidR="001F4A85" w:rsidRPr="0030148A">
                <w:rPr>
                  <w:rFonts w:ascii="Arial" w:hAnsi="Arial" w:cs="Arial"/>
                  <w:sz w:val="22"/>
                  <w:szCs w:val="22"/>
                </w:rPr>
                <w:t>actions to be performed</w:t>
              </w:r>
            </w:ins>
            <w:r w:rsidR="001F4A85">
              <w:rPr>
                <w:rFonts w:ascii="Arial" w:hAnsi="Arial" w:cs="Arial"/>
                <w:sz w:val="22"/>
                <w:szCs w:val="22"/>
              </w:rPr>
              <w:t xml:space="preserve"> for respective feature</w:t>
            </w:r>
            <w:r w:rsidR="001F4A85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5058CF" w:rsidRDefault="005058CF" w:rsidP="005058CF">
            <w:pPr>
              <w:pStyle w:val="NormalWeb"/>
              <w:tabs>
                <w:tab w:val="left" w:pos="702"/>
              </w:tabs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1F4A85" w:rsidRDefault="001F4A85" w:rsidP="005058CF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0" w:beforeAutospacing="0" w:after="0" w:afterAutospacing="0"/>
              <w:ind w:left="702"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>Breadcrumbs</w:t>
            </w:r>
          </w:p>
          <w:p w:rsidR="001F4A85" w:rsidRDefault="005058CF" w:rsidP="005058CF">
            <w:pPr>
              <w:pStyle w:val="NormalWeb"/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 w:rsidR="001F4A85" w:rsidRPr="00AC59AC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Breadcrumbs allows user to keep track of t</w:t>
            </w:r>
            <w:r w:rsidR="001F4A8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heir location within the </w:t>
            </w:r>
            <w:r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 </w:t>
            </w:r>
            <w:r w:rsidR="001F4A85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system</w:t>
            </w:r>
            <w:r w:rsidR="001F4A85" w:rsidRPr="002D713F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</w:p>
          <w:p w:rsidR="005058CF" w:rsidRDefault="005058CF" w:rsidP="005058CF">
            <w:pPr>
              <w:pStyle w:val="NormalWeb"/>
              <w:spacing w:before="0" w:beforeAutospacing="0" w:after="0" w:afterAutospacing="0"/>
              <w:ind w:left="432" w:hanging="9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1F4A85" w:rsidRPr="002D713F" w:rsidRDefault="001F4A85" w:rsidP="001F4A85">
            <w:pPr>
              <w:pStyle w:val="NormalWeb"/>
              <w:numPr>
                <w:ilvl w:val="0"/>
                <w:numId w:val="6"/>
              </w:numPr>
              <w:tabs>
                <w:tab w:val="left" w:pos="374"/>
              </w:tabs>
              <w:spacing w:before="0" w:beforeAutospacing="0" w:after="0" w:afterAutospacing="0"/>
              <w:ind w:hanging="616"/>
              <w:rPr>
                <w:rFonts w:ascii="Arial" w:hAnsi="Arial" w:cs="Arial"/>
                <w:b/>
                <w:sz w:val="22"/>
                <w:szCs w:val="22"/>
              </w:rPr>
            </w:pPr>
            <w:r w:rsidRPr="002D713F">
              <w:rPr>
                <w:rFonts w:ascii="Arial" w:hAnsi="Arial" w:cs="Arial"/>
                <w:b/>
                <w:sz w:val="22"/>
                <w:szCs w:val="22"/>
              </w:rPr>
              <w:t xml:space="preserve">Footer </w:t>
            </w:r>
          </w:p>
          <w:p w:rsidR="001F4A85" w:rsidRPr="002D713F" w:rsidRDefault="001F4A85" w:rsidP="005C37B9">
            <w:pPr>
              <w:pStyle w:val="NormalWeb"/>
              <w:tabs>
                <w:tab w:val="left" w:pos="374"/>
              </w:tabs>
              <w:spacing w:before="0" w:beforeAutospacing="0" w:after="0" w:afterAutospacing="0"/>
              <w:ind w:left="374"/>
              <w:rPr>
                <w:rFonts w:ascii="Arial" w:hAnsi="Arial"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>Footer contains the software version and copyright text</w:t>
            </w:r>
          </w:p>
          <w:p w:rsidR="001F4A85" w:rsidRPr="002D713F" w:rsidRDefault="001F4A85" w:rsidP="005C37B9">
            <w:pPr>
              <w:pStyle w:val="CommentText"/>
              <w:ind w:left="284"/>
              <w:rPr>
                <w:rFonts w:cs="Arial"/>
                <w:sz w:val="22"/>
                <w:szCs w:val="22"/>
              </w:rPr>
            </w:pP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484DB6" w:rsidP="005C37B9">
            <w:pPr>
              <w:pStyle w:val="TB-TableBody"/>
              <w:rPr>
                <w:color w:val="091E42"/>
                <w:sz w:val="22"/>
                <w:szCs w:val="22"/>
              </w:rPr>
            </w:pPr>
            <w:r>
              <w:rPr>
                <w:sz w:val="22"/>
                <w:szCs w:val="22"/>
              </w:rPr>
              <w:t>Der</w:t>
            </w:r>
            <w:r w:rsidR="005F350A">
              <w:rPr>
                <w:sz w:val="22"/>
                <w:szCs w:val="22"/>
              </w:rPr>
              <w:t xml:space="preserve">egistration </w:t>
            </w:r>
          </w:p>
        </w:tc>
        <w:tc>
          <w:tcPr>
            <w:tcW w:w="6948" w:type="dxa"/>
          </w:tcPr>
          <w:p w:rsidR="001F4A85" w:rsidRPr="002D713F" w:rsidRDefault="001F4A85" w:rsidP="005058CF">
            <w:pPr>
              <w:pStyle w:val="CommentText"/>
              <w:numPr>
                <w:ilvl w:val="0"/>
                <w:numId w:val="6"/>
              </w:numPr>
              <w:ind w:left="342" w:hanging="27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Facilitate user to </w:t>
            </w:r>
            <w:r w:rsidR="005F350A">
              <w:rPr>
                <w:rFonts w:cs="Arial"/>
                <w:sz w:val="22"/>
                <w:szCs w:val="22"/>
              </w:rPr>
              <w:t>de-</w:t>
            </w:r>
            <w:r w:rsidRPr="002D713F">
              <w:rPr>
                <w:rFonts w:cs="Arial"/>
                <w:sz w:val="22"/>
                <w:szCs w:val="22"/>
              </w:rPr>
              <w:t>register their device</w:t>
            </w:r>
            <w:r w:rsidR="00C62137">
              <w:rPr>
                <w:rFonts w:cs="Arial"/>
                <w:sz w:val="22"/>
                <w:szCs w:val="22"/>
              </w:rPr>
              <w:t xml:space="preserve"> IMEIs by </w:t>
            </w:r>
            <w:r w:rsidR="005F350A">
              <w:rPr>
                <w:rFonts w:cs="Arial"/>
                <w:sz w:val="22"/>
                <w:szCs w:val="22"/>
              </w:rPr>
              <w:t>completing following two</w:t>
            </w:r>
            <w:r w:rsidRPr="002D713F">
              <w:rPr>
                <w:rFonts w:cs="Arial"/>
                <w:sz w:val="22"/>
                <w:szCs w:val="22"/>
              </w:rPr>
              <w:t xml:space="preserve"> steps </w:t>
            </w:r>
          </w:p>
          <w:p w:rsidR="001F4A85" w:rsidRPr="005F350A" w:rsidRDefault="001F4A85" w:rsidP="005F350A">
            <w:pPr>
              <w:pStyle w:val="CommentText"/>
              <w:numPr>
                <w:ilvl w:val="0"/>
                <w:numId w:val="6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Basic</w:t>
            </w:r>
            <w:r w:rsidR="00484DB6">
              <w:rPr>
                <w:rFonts w:cs="Arial"/>
                <w:sz w:val="22"/>
                <w:szCs w:val="22"/>
              </w:rPr>
              <w:t xml:space="preserve"> Der</w:t>
            </w:r>
            <w:r w:rsidRPr="002D713F">
              <w:rPr>
                <w:rFonts w:cs="Arial"/>
                <w:sz w:val="22"/>
                <w:szCs w:val="22"/>
              </w:rPr>
              <w:t xml:space="preserve">egistration Details </w:t>
            </w:r>
          </w:p>
          <w:p w:rsidR="001F4A85" w:rsidRDefault="001F4A85" w:rsidP="001F4A85">
            <w:pPr>
              <w:pStyle w:val="CommentText"/>
              <w:numPr>
                <w:ilvl w:val="0"/>
                <w:numId w:val="6"/>
              </w:numPr>
              <w:ind w:left="52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Approval  Documents </w:t>
            </w:r>
          </w:p>
          <w:p w:rsidR="005058CF" w:rsidRPr="002D713F" w:rsidRDefault="005058CF" w:rsidP="005058CF">
            <w:pPr>
              <w:pStyle w:val="CommentText"/>
              <w:ind w:left="522"/>
              <w:rPr>
                <w:rFonts w:cs="Arial"/>
                <w:sz w:val="22"/>
                <w:szCs w:val="22"/>
              </w:rPr>
            </w:pP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Required Input(s) for Basic </w:t>
            </w:r>
            <w:r w:rsidR="005F350A">
              <w:rPr>
                <w:sz w:val="22"/>
                <w:szCs w:val="22"/>
              </w:rPr>
              <w:t>De-</w:t>
            </w:r>
            <w:r w:rsidRPr="002D713F">
              <w:rPr>
                <w:sz w:val="22"/>
                <w:szCs w:val="22"/>
              </w:rPr>
              <w:t xml:space="preserve">Registration </w:t>
            </w:r>
          </w:p>
        </w:tc>
        <w:tc>
          <w:tcPr>
            <w:tcW w:w="6948" w:type="dxa"/>
          </w:tcPr>
          <w:p w:rsidR="001F4A85" w:rsidRPr="002D713F" w:rsidRDefault="001F4A85" w:rsidP="00F71434">
            <w:pPr>
              <w:pStyle w:val="CommentText"/>
              <w:numPr>
                <w:ilvl w:val="0"/>
                <w:numId w:val="6"/>
              </w:numPr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:rsidR="001F4A85" w:rsidRDefault="001F4A85" w:rsidP="00F7143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 xml:space="preserve">of devices as input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:rsidR="00A71CA6" w:rsidRPr="002D713F" w:rsidRDefault="00A71CA6" w:rsidP="00F71434">
            <w:pPr>
              <w:pStyle w:val="CommentText"/>
              <w:ind w:left="342" w:hanging="270"/>
              <w:rPr>
                <w:rFonts w:cs="Arial"/>
                <w:sz w:val="22"/>
                <w:szCs w:val="22"/>
              </w:rPr>
            </w:pPr>
          </w:p>
          <w:p w:rsidR="001F4A85" w:rsidRDefault="001F4A85" w:rsidP="00F71434">
            <w:pPr>
              <w:pStyle w:val="CommentText"/>
              <w:numPr>
                <w:ilvl w:val="0"/>
                <w:numId w:val="6"/>
              </w:numPr>
              <w:ind w:left="342" w:hanging="270"/>
              <w:rPr>
                <w:rFonts w:cs="Arial"/>
                <w:b/>
                <w:sz w:val="22"/>
                <w:szCs w:val="22"/>
              </w:rPr>
            </w:pPr>
            <w:r w:rsidRPr="00AB1D99">
              <w:rPr>
                <w:rFonts w:cs="Arial"/>
                <w:b/>
                <w:sz w:val="22"/>
                <w:szCs w:val="22"/>
              </w:rPr>
              <w:t>Device IMEIs</w:t>
            </w:r>
          </w:p>
          <w:p w:rsidR="001F4A85" w:rsidRDefault="005F350A" w:rsidP="00F71434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5F350A">
              <w:rPr>
                <w:rFonts w:cs="Arial"/>
                <w:sz w:val="22"/>
                <w:szCs w:val="22"/>
              </w:rPr>
              <w:t>Takes the fil</w:t>
            </w:r>
            <w:r w:rsidR="00765B24">
              <w:rPr>
                <w:rFonts w:cs="Arial"/>
                <w:sz w:val="22"/>
                <w:szCs w:val="22"/>
              </w:rPr>
              <w:t xml:space="preserve">e that contains the valid IMEI </w:t>
            </w:r>
            <w:r w:rsidRPr="005F350A">
              <w:rPr>
                <w:rFonts w:cs="Arial"/>
                <w:sz w:val="22"/>
                <w:szCs w:val="22"/>
              </w:rPr>
              <w:t>as input</w:t>
            </w:r>
          </w:p>
          <w:p w:rsidR="005F350A" w:rsidRPr="00AB1D99" w:rsidRDefault="005F350A" w:rsidP="00086185">
            <w:pPr>
              <w:pStyle w:val="CommentText"/>
              <w:rPr>
                <w:rFonts w:cs="Arial"/>
                <w:b/>
                <w:sz w:val="22"/>
                <w:szCs w:val="22"/>
              </w:rPr>
            </w:pPr>
          </w:p>
          <w:p w:rsidR="001F4A85" w:rsidRPr="002D713F" w:rsidRDefault="001F4A85" w:rsidP="005C37B9">
            <w:pPr>
              <w:pStyle w:val="CommentText"/>
              <w:ind w:left="374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AF7EFD" w:rsidP="005C37B9">
            <w:pPr>
              <w:pStyle w:val="TB-TableBody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Device Model  Information</w:t>
            </w:r>
          </w:p>
        </w:tc>
        <w:tc>
          <w:tcPr>
            <w:tcW w:w="6948" w:type="dxa"/>
          </w:tcPr>
          <w:p w:rsidR="00AF7EFD" w:rsidRDefault="00AF7EFD">
            <w:pPr>
              <w:pStyle w:val="CommentText"/>
              <w:ind w:left="162"/>
              <w:rPr>
                <w:rFonts w:cs="Arial"/>
                <w:sz w:val="22"/>
                <w:szCs w:val="22"/>
              </w:rPr>
              <w:pPrChange w:id="32" w:author="Fozia Zafar" w:date="2018-10-04T21:42:00Z">
                <w:pPr>
                  <w:pStyle w:val="CommentText"/>
                  <w:ind w:left="194"/>
                </w:pPr>
              </w:pPrChange>
            </w:pPr>
            <w:ins w:id="33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Displays </w:t>
              </w:r>
              <w:r w:rsidRPr="00ED31BD">
                <w:rPr>
                  <w:rFonts w:cs="Arial"/>
                  <w:sz w:val="22"/>
                  <w:szCs w:val="22"/>
                </w:rPr>
                <w:t>the com</w:t>
              </w:r>
              <w:r>
                <w:rPr>
                  <w:rFonts w:cs="Arial"/>
                  <w:sz w:val="22"/>
                  <w:szCs w:val="22"/>
                </w:rPr>
                <w:t>plete</w:t>
              </w:r>
            </w:ins>
            <w:r>
              <w:rPr>
                <w:rFonts w:cs="Arial"/>
                <w:sz w:val="22"/>
                <w:szCs w:val="22"/>
              </w:rPr>
              <w:t xml:space="preserve"> information</w:t>
            </w:r>
            <w:ins w:id="34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of </w:t>
              </w:r>
            </w:ins>
            <w:r>
              <w:rPr>
                <w:rFonts w:cs="Arial"/>
                <w:sz w:val="22"/>
                <w:szCs w:val="22"/>
              </w:rPr>
              <w:t>t</w:t>
            </w:r>
            <w:ins w:id="35" w:author="Fozia Zafar" w:date="2018-10-04T18:11:00Z">
              <w:r>
                <w:rPr>
                  <w:rFonts w:cs="Arial"/>
                  <w:sz w:val="22"/>
                  <w:szCs w:val="22"/>
                </w:rPr>
                <w:t>he device</w:t>
              </w:r>
            </w:ins>
            <w:r>
              <w:rPr>
                <w:rFonts w:cs="Arial"/>
                <w:sz w:val="22"/>
                <w:szCs w:val="22"/>
              </w:rPr>
              <w:t xml:space="preserve"> model in a table.</w:t>
            </w:r>
          </w:p>
          <w:p w:rsidR="00AF7EFD" w:rsidRDefault="00AF7EFD" w:rsidP="00AF7EFD">
            <w:pPr>
              <w:pStyle w:val="CommentText"/>
              <w:ind w:firstLine="162"/>
              <w:rPr>
                <w:rFonts w:cs="Arial"/>
                <w:b/>
                <w:sz w:val="22"/>
                <w:szCs w:val="22"/>
              </w:rPr>
            </w:pPr>
          </w:p>
          <w:p w:rsidR="00AF7EFD" w:rsidRPr="008D6E01" w:rsidRDefault="00AF7EFD" w:rsidP="00AF7EFD">
            <w:pPr>
              <w:pStyle w:val="CommentText"/>
              <w:rPr>
                <w:rFonts w:cs="Arial"/>
                <w:b/>
                <w:sz w:val="24"/>
                <w:szCs w:val="24"/>
              </w:rPr>
            </w:pPr>
          </w:p>
          <w:p w:rsidR="00AF7EFD" w:rsidRPr="008D6E01" w:rsidRDefault="00AF7EFD" w:rsidP="00AF7EFD">
            <w:pPr>
              <w:pStyle w:val="CommentText"/>
              <w:ind w:left="342"/>
              <w:rPr>
                <w:ins w:id="36" w:author="Fozia Zafar" w:date="2018-10-05T00:30:00Z"/>
                <w:rFonts w:cs="Arial"/>
                <w:b/>
                <w:sz w:val="24"/>
                <w:szCs w:val="24"/>
              </w:rPr>
            </w:pPr>
            <w:r w:rsidRPr="008D6E01">
              <w:rPr>
                <w:rFonts w:cs="Arial"/>
                <w:b/>
                <w:sz w:val="24"/>
                <w:szCs w:val="24"/>
              </w:rPr>
              <w:t xml:space="preserve">Device </w:t>
            </w:r>
            <w:r>
              <w:rPr>
                <w:rFonts w:cs="Arial"/>
                <w:b/>
                <w:sz w:val="24"/>
                <w:szCs w:val="24"/>
              </w:rPr>
              <w:t xml:space="preserve"> Model </w:t>
            </w:r>
            <w:r w:rsidRPr="008D6E01">
              <w:rPr>
                <w:rFonts w:cs="Arial"/>
                <w:b/>
                <w:sz w:val="24"/>
                <w:szCs w:val="24"/>
              </w:rPr>
              <w:t xml:space="preserve">Information </w:t>
            </w:r>
          </w:p>
          <w:p w:rsidR="00AF7EFD" w:rsidRPr="00ED31BD" w:rsidRDefault="00AF7EFD" w:rsidP="00AF7EFD">
            <w:pPr>
              <w:pStyle w:val="CommentText"/>
              <w:rPr>
                <w:ins w:id="37" w:author="Fozia Zafar" w:date="2018-10-04T18:11:00Z"/>
                <w:rFonts w:cs="Arial"/>
                <w:sz w:val="22"/>
                <w:szCs w:val="22"/>
              </w:rPr>
            </w:pPr>
          </w:p>
          <w:p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38" w:author="Fozia Zafar" w:date="2018-10-04T18:11:00Z"/>
                <w:rFonts w:cs="Arial"/>
                <w:b/>
                <w:sz w:val="22"/>
                <w:szCs w:val="22"/>
                <w:rPrChange w:id="39" w:author="Fozia Zafar" w:date="2018-10-05T00:58:00Z">
                  <w:rPr>
                    <w:ins w:id="40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41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42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Brand</w:t>
              </w:r>
            </w:ins>
          </w:p>
          <w:p w:rsidR="00AF7EFD" w:rsidRDefault="00AF7EFD">
            <w:pPr>
              <w:pStyle w:val="CommentText"/>
              <w:ind w:left="162" w:firstLine="162"/>
              <w:rPr>
                <w:ins w:id="43" w:author="Fozia Zafar" w:date="2018-10-04T23:34:00Z"/>
                <w:rFonts w:cs="Arial"/>
                <w:sz w:val="22"/>
                <w:szCs w:val="22"/>
              </w:rPr>
              <w:pPrChange w:id="44" w:author="Fozia Zafar" w:date="2018-10-05T00:58:00Z">
                <w:pPr>
                  <w:pStyle w:val="CommentText"/>
                  <w:ind w:firstLine="162"/>
                </w:pPr>
              </w:pPrChange>
            </w:pPr>
            <w:ins w:id="4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Displays the brand </w:t>
              </w:r>
            </w:ins>
            <w:ins w:id="46" w:author="Fozia Zafar" w:date="2018-10-04T23:34:00Z">
              <w:r>
                <w:rPr>
                  <w:rFonts w:cs="Arial"/>
                  <w:sz w:val="22"/>
                  <w:szCs w:val="22"/>
                </w:rPr>
                <w:t xml:space="preserve">name </w:t>
              </w:r>
            </w:ins>
            <w:ins w:id="47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of the device</w:t>
              </w:r>
            </w:ins>
          </w:p>
          <w:p w:rsidR="00AF7EFD" w:rsidRPr="00ED31BD" w:rsidRDefault="00AF7EFD" w:rsidP="00AF7EFD">
            <w:pPr>
              <w:pStyle w:val="CommentText"/>
              <w:ind w:firstLine="162"/>
              <w:rPr>
                <w:ins w:id="48" w:author="Fozia Zafar" w:date="2018-10-04T18:11:00Z"/>
                <w:rFonts w:cs="Arial"/>
                <w:sz w:val="22"/>
                <w:szCs w:val="22"/>
              </w:rPr>
            </w:pPr>
          </w:p>
          <w:p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49" w:author="Fozia Zafar" w:date="2018-10-04T18:11:00Z"/>
                <w:rFonts w:cs="Arial"/>
                <w:b/>
                <w:sz w:val="22"/>
                <w:szCs w:val="22"/>
                <w:rPrChange w:id="50" w:author="Fozia Zafar" w:date="2018-10-05T00:58:00Z">
                  <w:rPr>
                    <w:ins w:id="51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52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53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Name</w:t>
              </w:r>
            </w:ins>
          </w:p>
          <w:p w:rsidR="00AF7EFD" w:rsidRDefault="00AF7EFD">
            <w:pPr>
              <w:pStyle w:val="CommentText"/>
              <w:ind w:left="162" w:firstLine="162"/>
              <w:rPr>
                <w:ins w:id="54" w:author="Fozia Zafar" w:date="2018-10-04T23:34:00Z"/>
                <w:rFonts w:cs="Arial"/>
                <w:sz w:val="22"/>
                <w:szCs w:val="22"/>
              </w:rPr>
              <w:pPrChange w:id="55" w:author="Fozia Zafar" w:date="2018-10-05T00:59:00Z">
                <w:pPr>
                  <w:pStyle w:val="CommentText"/>
                  <w:ind w:firstLine="162"/>
                </w:pPr>
              </w:pPrChange>
            </w:pPr>
            <w:ins w:id="5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model name of the device</w:t>
              </w:r>
            </w:ins>
          </w:p>
          <w:p w:rsidR="00AF7EFD" w:rsidRPr="00ED31BD" w:rsidRDefault="00AF7EFD" w:rsidP="00AF7EFD">
            <w:pPr>
              <w:pStyle w:val="CommentText"/>
              <w:ind w:firstLine="162"/>
              <w:rPr>
                <w:ins w:id="57" w:author="Fozia Zafar" w:date="2018-10-04T18:11:00Z"/>
                <w:rFonts w:cs="Arial"/>
                <w:sz w:val="22"/>
                <w:szCs w:val="22"/>
              </w:rPr>
            </w:pPr>
          </w:p>
          <w:p w:rsidR="00AF7EFD" w:rsidRPr="00ED31BD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58" w:author="Fozia Zafar" w:date="2018-10-04T18:11:00Z"/>
                <w:rFonts w:cs="Arial"/>
                <w:b/>
                <w:sz w:val="22"/>
                <w:szCs w:val="22"/>
              </w:rPr>
              <w:pPrChange w:id="59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60" w:author="Fozia Zafar" w:date="2018-10-04T18:11:00Z">
              <w:r w:rsidRPr="00ED31BD">
                <w:rPr>
                  <w:rFonts w:cs="Arial"/>
                  <w:b/>
                  <w:sz w:val="22"/>
                  <w:szCs w:val="22"/>
                </w:rPr>
                <w:t>Model Number</w:t>
              </w:r>
            </w:ins>
          </w:p>
          <w:p w:rsidR="00AF7EFD" w:rsidRDefault="00AF7EFD">
            <w:pPr>
              <w:pStyle w:val="CommentText"/>
              <w:ind w:left="162" w:firstLine="162"/>
              <w:rPr>
                <w:ins w:id="61" w:author="Fozia Zafar" w:date="2018-10-04T23:34:00Z"/>
                <w:rFonts w:cs="Arial"/>
                <w:sz w:val="22"/>
                <w:szCs w:val="22"/>
              </w:rPr>
              <w:pPrChange w:id="62" w:author="Fozia Zafar" w:date="2018-10-05T00:59:00Z">
                <w:pPr>
                  <w:pStyle w:val="CommentText"/>
                  <w:ind w:firstLine="162"/>
                </w:pPr>
              </w:pPrChange>
            </w:pPr>
            <w:ins w:id="63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 xml:space="preserve"> Displays the model number of the device</w:t>
              </w:r>
            </w:ins>
          </w:p>
          <w:p w:rsidR="00AF7EFD" w:rsidRPr="00ED31BD" w:rsidRDefault="00AF7EFD" w:rsidP="00AF7EFD">
            <w:pPr>
              <w:pStyle w:val="CommentText"/>
              <w:rPr>
                <w:ins w:id="64" w:author="Fozia Zafar" w:date="2018-10-04T18:11:00Z"/>
                <w:rFonts w:cs="Arial"/>
                <w:b/>
                <w:bCs/>
                <w:sz w:val="22"/>
                <w:szCs w:val="22"/>
                <w:shd w:val="clear" w:color="auto" w:fill="FFFFFF"/>
              </w:rPr>
            </w:pPr>
          </w:p>
          <w:p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65" w:author="Fozia Zafar" w:date="2018-10-04T18:11:00Z"/>
                <w:rFonts w:cs="Arial"/>
                <w:b/>
                <w:sz w:val="22"/>
                <w:szCs w:val="22"/>
                <w:rPrChange w:id="66" w:author="Fozia Zafar" w:date="2018-10-05T00:58:00Z">
                  <w:rPr>
                    <w:ins w:id="67" w:author="Fozia Zafar" w:date="2018-10-04T18:11:00Z"/>
                    <w:rFonts w:cs="Arial"/>
                    <w:sz w:val="22"/>
                    <w:szCs w:val="22"/>
                  </w:rPr>
                </w:rPrChange>
              </w:rPr>
              <w:pPrChange w:id="68" w:author="Fozia Zafar" w:date="2018-10-05T00:58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69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70" w:author="Fozia Zafar" w:date="2018-10-05T00:58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Device Type</w:t>
              </w:r>
            </w:ins>
          </w:p>
          <w:p w:rsidR="00AF7EFD" w:rsidRDefault="00AF7EFD">
            <w:pPr>
              <w:pStyle w:val="CommentText"/>
              <w:ind w:left="342"/>
              <w:rPr>
                <w:ins w:id="71" w:author="Fozia Zafar" w:date="2018-10-04T23:36:00Z"/>
                <w:rFonts w:cs="Arial"/>
                <w:sz w:val="22"/>
                <w:szCs w:val="22"/>
              </w:rPr>
              <w:pPrChange w:id="72" w:author="Fozia Zafar" w:date="2018-10-05T00:59:00Z">
                <w:pPr>
                  <w:pStyle w:val="CommentText"/>
                  <w:ind w:firstLine="162"/>
                </w:pPr>
              </w:pPrChange>
            </w:pPr>
            <w:ins w:id="73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device type i.e. smartphone, tablet etc.</w:t>
              </w:r>
            </w:ins>
          </w:p>
          <w:p w:rsidR="00AF7EFD" w:rsidRPr="00ED31BD" w:rsidRDefault="00AF7EFD" w:rsidP="00AF7EFD">
            <w:pPr>
              <w:pStyle w:val="CommentText"/>
              <w:ind w:firstLine="162"/>
              <w:rPr>
                <w:ins w:id="74" w:author="Fozia Zafar" w:date="2018-10-04T18:11:00Z"/>
                <w:rFonts w:cs="Arial"/>
                <w:sz w:val="22"/>
                <w:szCs w:val="22"/>
              </w:rPr>
            </w:pPr>
          </w:p>
          <w:p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75" w:author="Fozia Zafar" w:date="2018-10-04T18:11:00Z"/>
                <w:rFonts w:cs="Arial"/>
                <w:b/>
                <w:sz w:val="22"/>
                <w:szCs w:val="22"/>
                <w:rPrChange w:id="76" w:author="Fozia Zafar" w:date="2018-10-05T00:59:00Z">
                  <w:rPr>
                    <w:ins w:id="77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78" w:author="Fozia Zafar" w:date="2018-10-05T00:59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79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80" w:author="Fozia Zafar" w:date="2018-10-05T00:59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Operating System</w:t>
              </w:r>
            </w:ins>
          </w:p>
          <w:p w:rsidR="00AF7EFD" w:rsidRDefault="00AF7EFD">
            <w:pPr>
              <w:pStyle w:val="CommentText"/>
              <w:ind w:left="342"/>
              <w:rPr>
                <w:ins w:id="81" w:author="Fozia Zafar" w:date="2018-10-04T23:37:00Z"/>
                <w:rFonts w:cs="Arial"/>
                <w:sz w:val="22"/>
                <w:szCs w:val="22"/>
              </w:rPr>
              <w:pPrChange w:id="82" w:author="Fozia Zafar" w:date="2018-10-05T00:59:00Z">
                <w:pPr>
                  <w:pStyle w:val="CommentText"/>
                  <w:ind w:left="630"/>
                </w:pPr>
              </w:pPrChange>
            </w:pPr>
            <w:ins w:id="83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 the operating system</w:t>
              </w:r>
            </w:ins>
            <w:ins w:id="84" w:author="Fozia Zafar" w:date="2018-10-04T23:37:00Z">
              <w:r>
                <w:rPr>
                  <w:rFonts w:cs="Arial"/>
                  <w:sz w:val="22"/>
                  <w:szCs w:val="22"/>
                </w:rPr>
                <w:t xml:space="preserve"> of the device </w:t>
              </w:r>
            </w:ins>
            <w:ins w:id="85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i.e. An</w:t>
              </w:r>
              <w:r>
                <w:rPr>
                  <w:rFonts w:cs="Arial"/>
                  <w:sz w:val="22"/>
                  <w:szCs w:val="22"/>
                </w:rPr>
                <w:t xml:space="preserve">droid or </w:t>
              </w:r>
            </w:ins>
            <w:ins w:id="86" w:author="Fozia Zafar" w:date="2018-10-04T23:37:00Z">
              <w:r>
                <w:rPr>
                  <w:rFonts w:cs="Arial"/>
                  <w:sz w:val="22"/>
                  <w:szCs w:val="22"/>
                </w:rPr>
                <w:t>i</w:t>
              </w:r>
            </w:ins>
            <w:ins w:id="87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OS</w:t>
              </w:r>
            </w:ins>
          </w:p>
          <w:p w:rsidR="00AF7EFD" w:rsidRPr="00ED31BD" w:rsidRDefault="00AF7EFD">
            <w:pPr>
              <w:pStyle w:val="CommentText"/>
              <w:ind w:firstLine="162"/>
              <w:rPr>
                <w:ins w:id="88" w:author="Fozia Zafar" w:date="2018-10-04T18:11:00Z"/>
                <w:rFonts w:cs="Arial"/>
                <w:sz w:val="22"/>
                <w:szCs w:val="22"/>
              </w:rPr>
              <w:pPrChange w:id="89" w:author="Fozia Zafar" w:date="2018-10-04T23:37:00Z">
                <w:pPr>
                  <w:pStyle w:val="CommentText"/>
                  <w:ind w:left="630"/>
                </w:pPr>
              </w:pPrChange>
            </w:pPr>
          </w:p>
          <w:p w:rsidR="00AF7EFD" w:rsidRPr="00D57B68" w:rsidRDefault="00AF7EFD">
            <w:pPr>
              <w:pStyle w:val="CommentText"/>
              <w:numPr>
                <w:ilvl w:val="0"/>
                <w:numId w:val="7"/>
              </w:numPr>
              <w:ind w:left="342" w:hanging="180"/>
              <w:rPr>
                <w:ins w:id="90" w:author="Fozia Zafar" w:date="2018-10-04T18:11:00Z"/>
                <w:rFonts w:cs="Arial"/>
                <w:b/>
                <w:sz w:val="22"/>
                <w:szCs w:val="22"/>
                <w:rPrChange w:id="91" w:author="Fozia Zafar" w:date="2018-10-05T01:00:00Z">
                  <w:rPr>
                    <w:ins w:id="92" w:author="Fozia Zafar" w:date="2018-10-04T18:11:00Z"/>
                    <w:rFonts w:cs="Arial"/>
                    <w:b/>
                    <w:bCs/>
                    <w:sz w:val="22"/>
                    <w:szCs w:val="22"/>
                    <w:shd w:val="clear" w:color="auto" w:fill="FFFFFF"/>
                  </w:rPr>
                </w:rPrChange>
              </w:rPr>
              <w:pPrChange w:id="93" w:author="Fozia Zafar" w:date="2018-10-05T01:00:00Z">
                <w:pPr>
                  <w:pStyle w:val="CommentText"/>
                  <w:numPr>
                    <w:numId w:val="20"/>
                  </w:numPr>
                  <w:tabs>
                    <w:tab w:val="num" w:pos="360"/>
                    <w:tab w:val="num" w:pos="720"/>
                  </w:tabs>
                  <w:ind w:left="720" w:firstLine="162"/>
                </w:pPr>
              </w:pPrChange>
            </w:pPr>
            <w:ins w:id="94" w:author="Fozia Zafar" w:date="2018-10-04T18:11:00Z">
              <w:r w:rsidRPr="00D57B68">
                <w:rPr>
                  <w:rFonts w:cs="Arial"/>
                  <w:b/>
                  <w:sz w:val="22"/>
                  <w:szCs w:val="22"/>
                  <w:rPrChange w:id="95" w:author="Fozia Zafar" w:date="2018-10-05T01:00:00Z">
                    <w:rPr>
                      <w:rFonts w:cs="Arial"/>
                      <w:b/>
                      <w:bCs/>
                      <w:sz w:val="22"/>
                      <w:szCs w:val="22"/>
                      <w:shd w:val="clear" w:color="auto" w:fill="FFFFFF"/>
                    </w:rPr>
                  </w:rPrChange>
                </w:rPr>
                <w:t>Radio  access technology</w:t>
              </w:r>
            </w:ins>
          </w:p>
          <w:p w:rsidR="00AF7EFD" w:rsidRDefault="00AF7EFD" w:rsidP="00AF7EFD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ins w:id="96" w:author="Fozia Zafar" w:date="2018-10-04T18:11:00Z">
              <w:r w:rsidRPr="00ED31BD">
                <w:rPr>
                  <w:rFonts w:cs="Arial"/>
                  <w:sz w:val="22"/>
                  <w:szCs w:val="22"/>
                </w:rPr>
                <w:t>Displays</w:t>
              </w:r>
              <w:r>
                <w:rPr>
                  <w:rFonts w:cs="Arial"/>
                  <w:sz w:val="22"/>
                  <w:szCs w:val="22"/>
                </w:rPr>
                <w:t xml:space="preserve"> the radio </w:t>
              </w:r>
            </w:ins>
            <w:ins w:id="97" w:author="Fozia Zafar" w:date="2018-10-04T23:55:00Z">
              <w:r>
                <w:rPr>
                  <w:rFonts w:cs="Arial"/>
                  <w:sz w:val="22"/>
                  <w:szCs w:val="22"/>
                </w:rPr>
                <w:t>access</w:t>
              </w:r>
            </w:ins>
            <w:ins w:id="98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technolog</w:t>
              </w:r>
            </w:ins>
            <w:r w:rsidR="00CE283B">
              <w:rPr>
                <w:rFonts w:cs="Arial"/>
                <w:sz w:val="22"/>
                <w:szCs w:val="22"/>
              </w:rPr>
              <w:t>ies</w:t>
            </w:r>
            <w:ins w:id="99" w:author="Fozia Zafar" w:date="2018-10-04T18:11:00Z">
              <w:r>
                <w:rPr>
                  <w:rFonts w:cs="Arial"/>
                  <w:sz w:val="22"/>
                  <w:szCs w:val="22"/>
                </w:rPr>
                <w:t xml:space="preserve"> </w:t>
              </w:r>
            </w:ins>
            <w:ins w:id="100" w:author="Fozia Zafar" w:date="2018-10-04T23:55:00Z">
              <w:r>
                <w:rPr>
                  <w:rFonts w:cs="Arial"/>
                  <w:sz w:val="22"/>
                  <w:szCs w:val="22"/>
                </w:rPr>
                <w:t>of that devic</w:t>
              </w:r>
            </w:ins>
            <w:r>
              <w:rPr>
                <w:rFonts w:cs="Arial"/>
                <w:sz w:val="22"/>
                <w:szCs w:val="22"/>
              </w:rPr>
              <w:t>e i.e. 2G, 3G, 4G, 5G etc.</w:t>
            </w:r>
          </w:p>
          <w:p w:rsidR="00C50694" w:rsidRDefault="00C50694" w:rsidP="00AF7EFD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</w:p>
          <w:p w:rsidR="00AF7EFD" w:rsidRPr="002D713F" w:rsidRDefault="00AF7EFD" w:rsidP="00A71CA6">
            <w:pPr>
              <w:pStyle w:val="CommentText"/>
              <w:numPr>
                <w:ilvl w:val="0"/>
                <w:numId w:val="6"/>
              </w:numPr>
              <w:ind w:left="342" w:hanging="180"/>
              <w:rPr>
                <w:rFonts w:cs="Arial"/>
                <w:b/>
                <w:sz w:val="22"/>
                <w:szCs w:val="22"/>
              </w:rPr>
            </w:pPr>
            <w:r w:rsidRPr="002D713F">
              <w:rPr>
                <w:rFonts w:cs="Arial"/>
                <w:b/>
                <w:sz w:val="22"/>
                <w:szCs w:val="22"/>
              </w:rPr>
              <w:t xml:space="preserve">Device Count </w:t>
            </w:r>
          </w:p>
          <w:p w:rsidR="00AF7EFD" w:rsidRPr="002D713F" w:rsidRDefault="00AF7EFD" w:rsidP="00A71CA6">
            <w:pPr>
              <w:pStyle w:val="CommentText"/>
              <w:ind w:left="342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Takes the total number </w:t>
            </w:r>
            <w:r>
              <w:rPr>
                <w:rFonts w:cs="Arial"/>
                <w:sz w:val="22"/>
                <w:szCs w:val="22"/>
              </w:rPr>
              <w:t xml:space="preserve">of devices as input </w:t>
            </w:r>
            <w:r w:rsidRPr="002D713F">
              <w:rPr>
                <w:rFonts w:cs="Arial"/>
                <w:sz w:val="22"/>
                <w:szCs w:val="22"/>
              </w:rPr>
              <w:t xml:space="preserve"> </w:t>
            </w:r>
          </w:p>
          <w:p w:rsidR="001F4A85" w:rsidRPr="002D713F" w:rsidRDefault="00AF7EFD" w:rsidP="005058CF">
            <w:pPr>
              <w:pStyle w:val="CommentText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 </w:t>
            </w: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1F4A85" w:rsidP="005C37B9">
            <w:pPr>
              <w:pStyle w:val="TB-TableBody"/>
              <w:rPr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Approval Documents </w:t>
            </w:r>
          </w:p>
        </w:tc>
        <w:tc>
          <w:tcPr>
            <w:tcW w:w="6948" w:type="dxa"/>
          </w:tcPr>
          <w:p w:rsidR="001F4A85" w:rsidRDefault="001F4A85" w:rsidP="005058CF">
            <w:pPr>
              <w:pStyle w:val="CommentText"/>
              <w:numPr>
                <w:ilvl w:val="0"/>
                <w:numId w:val="6"/>
              </w:numPr>
              <w:ind w:left="342" w:hanging="180"/>
              <w:rPr>
                <w:rFonts w:cs="Arial"/>
                <w:sz w:val="22"/>
                <w:szCs w:val="22"/>
              </w:rPr>
            </w:pPr>
            <w:r>
              <w:rPr>
                <w:rFonts w:cs="Arial"/>
                <w:sz w:val="22"/>
                <w:szCs w:val="22"/>
              </w:rPr>
              <w:t xml:space="preserve">Takes three types of document of the device as input </w:t>
            </w:r>
          </w:p>
          <w:p w:rsidR="001F4A85" w:rsidRPr="002D713F" w:rsidRDefault="001F4A85" w:rsidP="00D75B76">
            <w:pPr>
              <w:pStyle w:val="CommentText"/>
              <w:numPr>
                <w:ilvl w:val="0"/>
                <w:numId w:val="6"/>
              </w:numPr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Shipment Document </w:t>
            </w:r>
          </w:p>
          <w:p w:rsidR="001F4A85" w:rsidRPr="002D713F" w:rsidRDefault="001F4A85" w:rsidP="00D75B76">
            <w:pPr>
              <w:pStyle w:val="CommentText"/>
              <w:numPr>
                <w:ilvl w:val="0"/>
                <w:numId w:val="6"/>
              </w:numPr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 xml:space="preserve">Authorization Document </w:t>
            </w:r>
          </w:p>
          <w:p w:rsidR="001F4A85" w:rsidRPr="002D713F" w:rsidRDefault="001F4A85" w:rsidP="00D75B76">
            <w:pPr>
              <w:pStyle w:val="CommentText"/>
              <w:numPr>
                <w:ilvl w:val="0"/>
                <w:numId w:val="6"/>
              </w:numPr>
              <w:ind w:left="522" w:hanging="198"/>
              <w:rPr>
                <w:rFonts w:cs="Arial"/>
                <w:sz w:val="22"/>
                <w:szCs w:val="22"/>
              </w:rPr>
            </w:pPr>
            <w:r w:rsidRPr="002D713F">
              <w:rPr>
                <w:rFonts w:cs="Arial"/>
                <w:sz w:val="22"/>
                <w:szCs w:val="22"/>
              </w:rPr>
              <w:t>Certificate Document</w:t>
            </w:r>
          </w:p>
          <w:p w:rsidR="001F4A85" w:rsidRPr="002D713F" w:rsidRDefault="001F4A85" w:rsidP="005C37B9">
            <w:pPr>
              <w:pStyle w:val="CommentText"/>
              <w:ind w:left="554"/>
              <w:rPr>
                <w:rFonts w:cs="Arial"/>
                <w:sz w:val="22"/>
                <w:szCs w:val="22"/>
              </w:rPr>
            </w:pPr>
          </w:p>
        </w:tc>
      </w:tr>
      <w:tr w:rsidR="001F4A85" w:rsidRPr="002D713F" w:rsidTr="005C37B9">
        <w:trPr>
          <w:jc w:val="center"/>
        </w:trPr>
        <w:tc>
          <w:tcPr>
            <w:tcW w:w="2515" w:type="dxa"/>
          </w:tcPr>
          <w:p w:rsidR="001F4A85" w:rsidRPr="002D713F" w:rsidRDefault="001F4A85" w:rsidP="00F6601F">
            <w:pPr>
              <w:pStyle w:val="TB-TableBody"/>
              <w:spacing w:after="0"/>
              <w:rPr>
                <w:color w:val="091E42"/>
                <w:sz w:val="22"/>
                <w:szCs w:val="22"/>
              </w:rPr>
            </w:pPr>
            <w:r w:rsidRPr="002D713F">
              <w:rPr>
                <w:sz w:val="22"/>
                <w:szCs w:val="22"/>
              </w:rPr>
              <w:t xml:space="preserve">Search Requests </w:t>
            </w:r>
          </w:p>
        </w:tc>
        <w:tc>
          <w:tcPr>
            <w:tcW w:w="6948" w:type="dxa"/>
          </w:tcPr>
          <w:p w:rsidR="001F4A85" w:rsidRPr="00C56AD6" w:rsidRDefault="001F4A85" w:rsidP="00C56AD6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cs="Arial"/>
                <w:sz w:val="22"/>
                <w:szCs w:val="22"/>
              </w:rPr>
            </w:pPr>
            <w:r w:rsidRPr="002D713F">
              <w:rPr>
                <w:rFonts w:ascii="Arial" w:hAnsi="Arial" w:cs="Arial"/>
                <w:sz w:val="22"/>
                <w:szCs w:val="22"/>
              </w:rPr>
              <w:t xml:space="preserve">Allows user to search a particular request by applying different filters i.e. </w:t>
            </w:r>
            <w:r>
              <w:rPr>
                <w:rFonts w:ascii="Arial" w:hAnsi="Arial" w:cs="Arial"/>
                <w:sz w:val="22"/>
                <w:szCs w:val="22"/>
              </w:rPr>
              <w:t>request ID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2D713F">
              <w:rPr>
                <w:rFonts w:ascii="Arial" w:hAnsi="Arial" w:cs="Arial"/>
                <w:sz w:val="22"/>
                <w:szCs w:val="22"/>
              </w:rPr>
              <w:t>request s</w:t>
            </w:r>
            <w:r>
              <w:rPr>
                <w:rFonts w:ascii="Arial" w:hAnsi="Arial" w:cs="Arial"/>
                <w:sz w:val="22"/>
                <w:szCs w:val="22"/>
              </w:rPr>
              <w:t>tatus</w:t>
            </w:r>
            <w:r w:rsidRPr="002D713F">
              <w:rPr>
                <w:rFonts w:ascii="Arial" w:hAnsi="Arial" w:cs="Arial"/>
                <w:sz w:val="22"/>
                <w:szCs w:val="22"/>
              </w:rPr>
              <w:t>,</w:t>
            </w:r>
            <w:r>
              <w:rPr>
                <w:rFonts w:ascii="Arial" w:hAnsi="Arial" w:cs="Arial"/>
                <w:sz w:val="22"/>
                <w:szCs w:val="22"/>
              </w:rPr>
              <w:t xml:space="preserve"> device IMEI, </w:t>
            </w:r>
            <w:r w:rsidRPr="002D713F">
              <w:rPr>
                <w:rFonts w:ascii="Arial" w:hAnsi="Arial" w:cs="Arial"/>
                <w:sz w:val="22"/>
                <w:szCs w:val="22"/>
              </w:rPr>
              <w:t>create date, last updated, brand, model name, model number, device type, operating system, technologies, device cou</w:t>
            </w:r>
            <w:r>
              <w:rPr>
                <w:rFonts w:ascii="Arial" w:hAnsi="Arial" w:cs="Arial"/>
                <w:sz w:val="22"/>
                <w:szCs w:val="22"/>
              </w:rPr>
              <w:t>nt</w:t>
            </w:r>
          </w:p>
          <w:p w:rsidR="00C56AD6" w:rsidRPr="002D713F" w:rsidRDefault="00C56AD6" w:rsidP="00C56AD6">
            <w:pPr>
              <w:pStyle w:val="NormalWeb"/>
              <w:spacing w:before="0" w:beforeAutospacing="0" w:after="0" w:afterAutospacing="0"/>
              <w:ind w:left="342"/>
              <w:rPr>
                <w:rFonts w:cs="Arial"/>
                <w:sz w:val="22"/>
                <w:szCs w:val="22"/>
              </w:rPr>
            </w:pPr>
          </w:p>
        </w:tc>
      </w:tr>
      <w:tr w:rsidR="00BC1165" w:rsidRPr="002D713F" w:rsidTr="005C37B9">
        <w:trPr>
          <w:jc w:val="center"/>
        </w:trPr>
        <w:tc>
          <w:tcPr>
            <w:tcW w:w="2515" w:type="dxa"/>
          </w:tcPr>
          <w:p w:rsidR="00BC1165" w:rsidRPr="002D713F" w:rsidRDefault="00BC1165" w:rsidP="00F6601F">
            <w:pPr>
              <w:pStyle w:val="TB-TableBody"/>
              <w:spacing w:after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Request Status </w:t>
            </w:r>
          </w:p>
        </w:tc>
        <w:tc>
          <w:tcPr>
            <w:tcW w:w="6948" w:type="dxa"/>
          </w:tcPr>
          <w:p w:rsidR="00BC1165" w:rsidRDefault="00BC1165" w:rsidP="00C56AD6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New Request</w:t>
            </w:r>
          </w:p>
          <w:p w:rsidR="006B312C" w:rsidRPr="00EA31B4" w:rsidRDefault="00CD79D3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Verify the details of the device model </w:t>
            </w:r>
          </w:p>
          <w:p w:rsidR="006B312C" w:rsidRDefault="00D54C00" w:rsidP="00EA31B4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Awaiting Documents</w:t>
            </w:r>
          </w:p>
          <w:p w:rsidR="00D54C00" w:rsidRPr="006B312C" w:rsidRDefault="00EA31B4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</w:t>
            </w:r>
            <w:r w:rsidR="00D54C00" w:rsidRPr="006B312C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is </w:t>
            </w:r>
            <w:r w:rsidRPr="006B312C">
              <w:rPr>
                <w:rFonts w:ascii="Arial" w:hAnsi="Arial" w:cs="Arial"/>
                <w:sz w:val="22"/>
                <w:szCs w:val="22"/>
              </w:rPr>
              <w:t xml:space="preserve">still awaited for approval documents </w:t>
            </w:r>
            <w:r>
              <w:rPr>
                <w:rFonts w:ascii="Arial" w:hAnsi="Arial" w:cs="Arial"/>
                <w:sz w:val="22"/>
                <w:szCs w:val="22"/>
              </w:rPr>
              <w:t xml:space="preserve">to upload </w:t>
            </w:r>
          </w:p>
          <w:p w:rsidR="00D54C00" w:rsidRPr="000F292B" w:rsidRDefault="00D54C00" w:rsidP="00EA31B4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 xml:space="preserve">Pending Review </w:t>
            </w:r>
          </w:p>
          <w:p w:rsidR="00D54C00" w:rsidRDefault="0076773D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is not yet assigned to any authorized entity</w:t>
            </w:r>
          </w:p>
          <w:p w:rsidR="000F292B" w:rsidRDefault="000F292B" w:rsidP="0065520B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 Review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0F292B" w:rsidRDefault="0076773D" w:rsidP="00F825AE">
            <w:pPr>
              <w:pStyle w:val="NormalWeb"/>
              <w:spacing w:before="0" w:beforeAutospacing="0" w:after="0" w:afterAutospacing="0" w:line="480" w:lineRule="auto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Request has assigned to </w:t>
            </w:r>
            <w:r w:rsidR="000F292B">
              <w:rPr>
                <w:rFonts w:ascii="Arial" w:hAnsi="Arial" w:cs="Arial"/>
                <w:sz w:val="22"/>
                <w:szCs w:val="22"/>
              </w:rPr>
              <w:t xml:space="preserve">authorized entity </w:t>
            </w:r>
          </w:p>
          <w:p w:rsidR="000F292B" w:rsidRPr="000F292B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0F292B">
              <w:rPr>
                <w:rFonts w:ascii="Arial" w:hAnsi="Arial" w:cs="Arial"/>
                <w:b/>
                <w:sz w:val="22"/>
                <w:szCs w:val="22"/>
              </w:rPr>
              <w:t>Information Requested</w:t>
            </w:r>
          </w:p>
          <w:p w:rsidR="00EA31B4" w:rsidRPr="001C0687" w:rsidRDefault="00EA31B4" w:rsidP="00F825AE">
            <w:pPr>
              <w:pStyle w:val="NormalWeb"/>
              <w:spacing w:before="0" w:beforeAutospacing="0" w:after="0" w:afterAutospacing="0" w:line="480" w:lineRule="auto"/>
              <w:ind w:left="432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 xml:space="preserve">Request </w:t>
            </w:r>
            <w:r w:rsidR="00CD79D3" w:rsidRPr="001C0687">
              <w:rPr>
                <w:rFonts w:ascii="Arial" w:hAnsi="Arial" w:cs="Arial"/>
                <w:sz w:val="22"/>
                <w:szCs w:val="22"/>
              </w:rPr>
              <w:t>has some missing information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0F292B" w:rsidRPr="001C0687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 xml:space="preserve">Approved </w:t>
            </w:r>
          </w:p>
          <w:p w:rsidR="000F292B" w:rsidRPr="001C0687" w:rsidRDefault="00EA31B4" w:rsidP="00F825AE">
            <w:pPr>
              <w:pStyle w:val="NormalWeb"/>
              <w:spacing w:before="0" w:beforeAutospacing="0" w:after="0" w:afterAutospacing="0" w:line="480" w:lineRule="auto"/>
              <w:ind w:left="432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 xml:space="preserve">Request has </w:t>
            </w:r>
            <w:r w:rsidR="004B610E" w:rsidRPr="001C0687">
              <w:rPr>
                <w:rFonts w:ascii="Arial" w:hAnsi="Arial" w:cs="Arial"/>
                <w:sz w:val="22"/>
                <w:szCs w:val="22"/>
              </w:rPr>
              <w:t xml:space="preserve">been 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approved by 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 xml:space="preserve">authorized entity </w:t>
            </w:r>
          </w:p>
          <w:p w:rsidR="000F292B" w:rsidRPr="001C0687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 xml:space="preserve">Rejected </w:t>
            </w:r>
          </w:p>
          <w:p w:rsidR="000F292B" w:rsidRPr="001C0687" w:rsidRDefault="00EA31B4" w:rsidP="008E76A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 w:rsidRPr="001C0687">
              <w:rPr>
                <w:rFonts w:ascii="Arial" w:hAnsi="Arial" w:cs="Arial"/>
                <w:sz w:val="22"/>
                <w:szCs w:val="22"/>
              </w:rPr>
              <w:t xml:space="preserve">Request has </w:t>
            </w:r>
            <w:r w:rsidR="004B610E" w:rsidRPr="001C0687">
              <w:rPr>
                <w:rFonts w:ascii="Arial" w:hAnsi="Arial" w:cs="Arial"/>
                <w:sz w:val="22"/>
                <w:szCs w:val="22"/>
              </w:rPr>
              <w:t xml:space="preserve">been 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rejected by </w:t>
            </w:r>
            <w:r w:rsidR="000F292B" w:rsidRPr="001C0687">
              <w:rPr>
                <w:rFonts w:ascii="Arial" w:hAnsi="Arial" w:cs="Arial"/>
                <w:sz w:val="22"/>
                <w:szCs w:val="22"/>
              </w:rPr>
              <w:t>autho</w:t>
            </w:r>
            <w:r w:rsidRPr="001C0687">
              <w:rPr>
                <w:rFonts w:ascii="Arial" w:hAnsi="Arial" w:cs="Arial"/>
                <w:sz w:val="22"/>
                <w:szCs w:val="22"/>
              </w:rPr>
              <w:t xml:space="preserve">rized entity due to invalid information  </w:t>
            </w:r>
          </w:p>
          <w:p w:rsidR="00F825AE" w:rsidRPr="001C0687" w:rsidRDefault="00F825AE" w:rsidP="008E76A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</w:p>
          <w:p w:rsidR="000F292B" w:rsidRPr="001C0687" w:rsidRDefault="000F292B" w:rsidP="008E76A3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ind w:left="342" w:hanging="180"/>
              <w:rPr>
                <w:rFonts w:ascii="Arial" w:hAnsi="Arial" w:cs="Arial"/>
                <w:b/>
                <w:sz w:val="22"/>
                <w:szCs w:val="22"/>
              </w:rPr>
            </w:pPr>
            <w:r w:rsidRPr="001C0687">
              <w:rPr>
                <w:rFonts w:ascii="Arial" w:hAnsi="Arial" w:cs="Arial"/>
                <w:b/>
                <w:sz w:val="22"/>
                <w:szCs w:val="22"/>
              </w:rPr>
              <w:t>Closed</w:t>
            </w:r>
          </w:p>
          <w:p w:rsidR="000F292B" w:rsidRDefault="001C0687" w:rsidP="008E76A3">
            <w:pPr>
              <w:pStyle w:val="NormalWeb"/>
              <w:spacing w:before="0" w:beforeAutospacing="0" w:after="0" w:afterAutospacing="0"/>
              <w:ind w:left="342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Request has</w:t>
            </w:r>
            <w:r w:rsidR="004B610E" w:rsidRPr="001C0687">
              <w:rPr>
                <w:rFonts w:ascii="Arial" w:hAnsi="Arial" w:cs="Arial"/>
                <w:sz w:val="22"/>
                <w:szCs w:val="22"/>
              </w:rPr>
              <w:t xml:space="preserve"> been </w:t>
            </w:r>
            <w:r w:rsidR="00EA31B4" w:rsidRPr="001C0687">
              <w:rPr>
                <w:rFonts w:ascii="Arial" w:hAnsi="Arial" w:cs="Arial"/>
                <w:sz w:val="22"/>
                <w:szCs w:val="22"/>
              </w:rPr>
              <w:t>closed by the user</w:t>
            </w:r>
            <w:r w:rsidR="00EA31B4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:rsidR="0065520B" w:rsidRPr="002D713F" w:rsidRDefault="0065520B" w:rsidP="00CD79D3">
            <w:pPr>
              <w:pStyle w:val="NormalWeb"/>
              <w:spacing w:before="0" w:beforeAutospacing="0" w:after="0" w:afterAutospacing="0"/>
              <w:ind w:left="432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:rsidR="001F4A85" w:rsidRDefault="000F292B" w:rsidP="00F6601F">
      <w:pPr>
        <w:spacing w:after="0"/>
      </w:pPr>
      <w:r>
        <w:t xml:space="preserve"> </w:t>
      </w:r>
    </w:p>
    <w:p w:rsidR="00AF7EFD" w:rsidRPr="00F6601F" w:rsidRDefault="00AF7EFD" w:rsidP="00F6601F">
      <w:pPr>
        <w:pStyle w:val="Caption"/>
        <w:spacing w:after="0"/>
        <w:jc w:val="center"/>
        <w:rPr>
          <w:rFonts w:ascii="Arial" w:hAnsi="Arial" w:cs="Arial"/>
          <w:color w:val="auto"/>
        </w:rPr>
      </w:pPr>
    </w:p>
    <w:p w:rsidR="00AF7EFD" w:rsidRDefault="00AF7EFD" w:rsidP="001F4A85"/>
    <w:p w:rsidR="00AF7EFD" w:rsidRDefault="00AF7EFD" w:rsidP="001F4A85"/>
    <w:p w:rsidR="0065520B" w:rsidRDefault="0065520B" w:rsidP="001F4A85"/>
    <w:p w:rsidR="0065520B" w:rsidRDefault="0065520B" w:rsidP="001F4A85"/>
    <w:p w:rsidR="0065520B" w:rsidRDefault="0065520B" w:rsidP="001F4A85"/>
    <w:p w:rsidR="0065520B" w:rsidRDefault="0065520B" w:rsidP="001F4A85"/>
    <w:p w:rsidR="0065520B" w:rsidRDefault="0065520B" w:rsidP="001F4A85"/>
    <w:p w:rsidR="0065520B" w:rsidRDefault="0065520B" w:rsidP="001F4A85"/>
    <w:p w:rsidR="0065520B" w:rsidRDefault="0065520B" w:rsidP="001F4A85"/>
    <w:p w:rsidR="0065520B" w:rsidRDefault="0065520B" w:rsidP="001F4A85"/>
    <w:p w:rsidR="0065520B" w:rsidRDefault="0065520B" w:rsidP="001F4A85"/>
    <w:p w:rsidR="00AF7EFD" w:rsidRDefault="00AF7EFD" w:rsidP="001F4A85"/>
    <w:p w:rsidR="00D406D2" w:rsidRPr="00D406D2" w:rsidRDefault="00D406D2" w:rsidP="00D406D2">
      <w:pPr>
        <w:pStyle w:val="Heading1"/>
        <w:numPr>
          <w:ilvl w:val="0"/>
          <w:numId w:val="1"/>
        </w:numPr>
        <w:pBdr>
          <w:bottom w:val="single" w:sz="18" w:space="5" w:color="3167A9"/>
        </w:pBdr>
        <w:spacing w:before="480" w:after="240" w:line="240" w:lineRule="auto"/>
        <w:ind w:left="-540" w:firstLine="0"/>
        <w:rPr>
          <w:rFonts w:ascii="Arial" w:hAnsi="Arial" w:cs="Arial"/>
          <w:b/>
          <w:color w:val="auto"/>
          <w:sz w:val="48"/>
          <w:szCs w:val="48"/>
        </w:rPr>
      </w:pPr>
      <w:bookmarkStart w:id="101" w:name="_Toc527570449"/>
      <w:bookmarkStart w:id="102" w:name="_Toc527395001"/>
      <w:r w:rsidRPr="00D406D2">
        <w:rPr>
          <w:rFonts w:ascii="Arial" w:hAnsi="Arial" w:cs="Arial"/>
          <w:b/>
          <w:color w:val="auto"/>
          <w:sz w:val="48"/>
          <w:szCs w:val="48"/>
        </w:rPr>
        <w:lastRenderedPageBreak/>
        <w:t>System Navigation</w:t>
      </w:r>
      <w:bookmarkEnd w:id="101"/>
    </w:p>
    <w:p w:rsidR="00AF7EFD" w:rsidRDefault="00AF7EFD" w:rsidP="005324DA">
      <w:pPr>
        <w:pStyle w:val="Heading1"/>
        <w:numPr>
          <w:ilvl w:val="1"/>
          <w:numId w:val="1"/>
        </w:numPr>
        <w:spacing w:before="0"/>
        <w:ind w:left="-180"/>
        <w:rPr>
          <w:rFonts w:ascii="Arial" w:hAnsi="Arial" w:cs="Arial"/>
          <w:b/>
          <w:color w:val="auto"/>
        </w:rPr>
      </w:pPr>
      <w:bookmarkStart w:id="103" w:name="_Toc527570450"/>
      <w:r w:rsidRPr="00A77C77">
        <w:rPr>
          <w:rFonts w:ascii="Arial" w:hAnsi="Arial" w:cs="Arial"/>
          <w:b/>
          <w:color w:val="auto"/>
        </w:rPr>
        <w:t>Login Screen</w:t>
      </w:r>
      <w:bookmarkEnd w:id="102"/>
      <w:bookmarkEnd w:id="103"/>
      <w:r w:rsidRPr="00A77C77">
        <w:rPr>
          <w:rFonts w:ascii="Arial" w:hAnsi="Arial" w:cs="Arial"/>
          <w:b/>
          <w:color w:val="auto"/>
        </w:rPr>
        <w:t xml:space="preserve"> </w:t>
      </w:r>
    </w:p>
    <w:p w:rsidR="005324DA" w:rsidRPr="005324DA" w:rsidRDefault="005324DA" w:rsidP="005324DA">
      <w:pPr>
        <w:spacing w:after="0"/>
      </w:pPr>
    </w:p>
    <w:p w:rsidR="00AF7EFD" w:rsidRPr="00F75760" w:rsidRDefault="00AF7EFD" w:rsidP="00AF7EFD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Enter your credentials i.e. Username and Password.</w:t>
      </w:r>
    </w:p>
    <w:p w:rsidR="00AF7EFD" w:rsidRDefault="00AF7EFD" w:rsidP="00AF7EFD">
      <w:pPr>
        <w:pStyle w:val="NormalWeb"/>
        <w:numPr>
          <w:ilvl w:val="0"/>
          <w:numId w:val="8"/>
        </w:numPr>
        <w:spacing w:before="0" w:beforeAutospacing="0" w:after="0" w:afterAutospacing="0" w:line="276" w:lineRule="auto"/>
        <w:ind w:left="270" w:hanging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  <w:r w:rsidRPr="00F75760">
        <w:rPr>
          <w:rStyle w:val="Strong"/>
          <w:rFonts w:ascii="Arial" w:eastAsiaTheme="majorEastAsia" w:hAnsi="Arial" w:cs="Arial"/>
          <w:b w:val="0"/>
          <w:sz w:val="22"/>
          <w:szCs w:val="22"/>
        </w:rPr>
        <w:t>Click on the “Log in” button</w:t>
      </w:r>
    </w:p>
    <w:p w:rsidR="00F825AE" w:rsidRDefault="00F825AE" w:rsidP="00F825AE">
      <w:pPr>
        <w:pStyle w:val="NormalWeb"/>
        <w:spacing w:before="0" w:beforeAutospacing="0" w:after="0" w:afterAutospacing="0" w:line="276" w:lineRule="auto"/>
        <w:ind w:left="270"/>
        <w:rPr>
          <w:rStyle w:val="Strong"/>
          <w:rFonts w:ascii="Arial" w:eastAsiaTheme="majorEastAsia" w:hAnsi="Arial" w:cs="Arial"/>
          <w:b w:val="0"/>
          <w:sz w:val="22"/>
          <w:szCs w:val="22"/>
        </w:rPr>
      </w:pPr>
    </w:p>
    <w:p w:rsidR="00AF7EFD" w:rsidRDefault="00AF7EFD" w:rsidP="005058CF">
      <w:pPr>
        <w:spacing w:after="0"/>
        <w:ind w:left="-1350" w:right="-1440"/>
      </w:pPr>
      <w:ins w:id="104" w:author="momna ali" w:date="2018-10-08T12:07:00Z">
        <w:r w:rsidRPr="00CD5E2B">
          <w:rPr>
            <w:rFonts w:eastAsiaTheme="minorEastAsia"/>
            <w:noProof/>
          </w:rPr>
          <w:drawing>
            <wp:inline distT="0" distB="0" distL="0" distR="0" wp14:anchorId="1FF3FF25" wp14:editId="6E8FE49D">
              <wp:extent cx="7319457" cy="3038475"/>
              <wp:effectExtent l="152400" t="152400" r="358140" b="352425"/>
              <wp:docPr id="32" name="Picture 32" descr="C:\Users\Momna Ali Shah\Desktop\lsds\120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C:\Users\Momna Ali Shah\Desktop\lsds\120.jpg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336388" cy="3045503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ins>
    </w:p>
    <w:p w:rsidR="00AF7EFD" w:rsidRPr="00F6601F" w:rsidRDefault="00F6601F" w:rsidP="001C0687">
      <w:pPr>
        <w:pStyle w:val="T-TableTitle"/>
        <w:spacing w:before="0"/>
        <w:ind w:left="3600"/>
      </w:pPr>
      <w:bookmarkStart w:id="105" w:name="_Toc527456372"/>
      <w:r w:rsidRPr="00F6601F">
        <w:t xml:space="preserve">Figure </w:t>
      </w:r>
      <w:fldSimple w:instr=" SEQ Figure \* ARABIC ">
        <w:r w:rsidR="000136DF">
          <w:rPr>
            <w:noProof/>
          </w:rPr>
          <w:t>1</w:t>
        </w:r>
      </w:fldSimple>
      <w:r w:rsidRPr="00F6601F">
        <w:t>-Login Screen</w:t>
      </w:r>
      <w:bookmarkEnd w:id="105"/>
    </w:p>
    <w:p w:rsidR="00AF7EFD" w:rsidRDefault="00AF7EFD" w:rsidP="00AF7EFD"/>
    <w:p w:rsidR="00C3072D" w:rsidRDefault="00C3072D" w:rsidP="00AF7EFD"/>
    <w:p w:rsidR="00C3072D" w:rsidRDefault="00C3072D" w:rsidP="00AF7EFD"/>
    <w:p w:rsidR="00C3072D" w:rsidRDefault="00C3072D" w:rsidP="00AF7EFD"/>
    <w:p w:rsidR="00C3072D" w:rsidRDefault="00C3072D" w:rsidP="00AF7EFD"/>
    <w:p w:rsidR="00C3072D" w:rsidRDefault="00C3072D" w:rsidP="00AF7EFD"/>
    <w:p w:rsidR="00C3072D" w:rsidRDefault="00C3072D" w:rsidP="00AF7EFD"/>
    <w:p w:rsidR="00C3072D" w:rsidRDefault="00C3072D" w:rsidP="00AF7EFD"/>
    <w:p w:rsidR="005058CF" w:rsidRDefault="005058CF" w:rsidP="00AF7EFD"/>
    <w:p w:rsidR="00AF7EFD" w:rsidRPr="006B3CD3" w:rsidRDefault="00AF7EFD" w:rsidP="00AF7EFD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  <w:sz w:val="24"/>
          <w:szCs w:val="24"/>
        </w:rPr>
      </w:pPr>
      <w:bookmarkStart w:id="106" w:name="_Toc526454743"/>
      <w:bookmarkStart w:id="107" w:name="_Toc527395002"/>
      <w:bookmarkStart w:id="108" w:name="_Toc527570451"/>
      <w:r>
        <w:rPr>
          <w:rFonts w:ascii="Arial" w:hAnsi="Arial" w:cs="Arial"/>
          <w:b/>
          <w:color w:val="auto"/>
        </w:rPr>
        <w:lastRenderedPageBreak/>
        <w:t xml:space="preserve">Dashboard </w:t>
      </w:r>
      <w:r w:rsidRPr="00AC5715">
        <w:rPr>
          <w:rFonts w:ascii="Arial" w:hAnsi="Arial" w:cs="Arial"/>
          <w:b/>
          <w:color w:val="auto"/>
        </w:rPr>
        <w:t>Overview</w:t>
      </w:r>
      <w:bookmarkEnd w:id="106"/>
      <w:bookmarkEnd w:id="107"/>
      <w:bookmarkEnd w:id="108"/>
    </w:p>
    <w:p w:rsidR="00AF7EFD" w:rsidRPr="00A029D7" w:rsidRDefault="00AF7EFD" w:rsidP="005058CF">
      <w:pPr>
        <w:tabs>
          <w:tab w:val="left" w:pos="360"/>
        </w:tabs>
        <w:spacing w:before="240" w:line="276" w:lineRule="auto"/>
        <w:ind w:left="270" w:firstLine="90"/>
        <w:rPr>
          <w:rFonts w:ascii="Arial" w:hAnsi="Arial" w:cs="Arial"/>
        </w:rPr>
      </w:pPr>
      <w:r w:rsidRPr="00A029D7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dashboard </w:t>
      </w:r>
      <w:r w:rsidRPr="00A029D7">
        <w:rPr>
          <w:rFonts w:ascii="Arial" w:hAnsi="Arial" w:cs="Arial"/>
        </w:rPr>
        <w:t>screen is divided into following section</w:t>
      </w:r>
      <w:r w:rsidR="00ED2426">
        <w:rPr>
          <w:rFonts w:ascii="Arial" w:hAnsi="Arial" w:cs="Arial"/>
        </w:rPr>
        <w:t>s</w:t>
      </w:r>
      <w:r w:rsidRPr="00A029D7">
        <w:rPr>
          <w:rFonts w:ascii="Arial" w:hAnsi="Arial" w:cs="Arial"/>
        </w:rPr>
        <w:t xml:space="preserve"> </w:t>
      </w:r>
    </w:p>
    <w:p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Header</w:t>
      </w:r>
      <w:r>
        <w:rPr>
          <w:rFonts w:ascii="Arial" w:eastAsia="Times New Roman" w:hAnsi="Arial" w:cs="Arial"/>
          <w:sz w:val="22"/>
        </w:rPr>
        <w:t xml:space="preserve"> </w:t>
      </w:r>
      <w:r w:rsidRPr="006A77F4">
        <w:rPr>
          <w:rFonts w:ascii="Arial" w:hAnsi="Arial" w:cs="Arial"/>
          <w:sz w:val="22"/>
        </w:rPr>
        <w:t>section disp</w:t>
      </w:r>
      <w:r>
        <w:rPr>
          <w:rFonts w:ascii="Arial" w:hAnsi="Arial" w:cs="Arial"/>
          <w:sz w:val="22"/>
        </w:rPr>
        <w:t xml:space="preserve">lays the name of the system, name of the </w:t>
      </w:r>
      <w:r w:rsidRPr="006A77F4">
        <w:rPr>
          <w:rFonts w:ascii="Arial" w:hAnsi="Arial" w:cs="Arial"/>
          <w:sz w:val="22"/>
        </w:rPr>
        <w:t>logged in</w:t>
      </w:r>
      <w:r>
        <w:rPr>
          <w:rFonts w:ascii="Arial" w:hAnsi="Arial" w:cs="Arial"/>
          <w:sz w:val="22"/>
        </w:rPr>
        <w:t xml:space="preserve"> user</w:t>
      </w:r>
      <w:r w:rsidRPr="006A77F4">
        <w:rPr>
          <w:rFonts w:ascii="Arial" w:hAnsi="Arial" w:cs="Arial"/>
          <w:sz w:val="22"/>
        </w:rPr>
        <w:t xml:space="preserve"> with logout functionality</w:t>
      </w:r>
    </w:p>
    <w:p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Main Navigation Panel</w:t>
      </w:r>
      <w:r w:rsidRPr="00A029D7">
        <w:rPr>
          <w:rFonts w:ascii="Arial" w:eastAsia="Times New Roman" w:hAnsi="Arial" w:cs="Arial"/>
          <w:sz w:val="22"/>
        </w:rPr>
        <w:t xml:space="preserve"> helps user to navigate </w:t>
      </w:r>
      <w:r>
        <w:rPr>
          <w:rFonts w:ascii="Arial" w:eastAsia="Times New Roman" w:hAnsi="Arial" w:cs="Arial"/>
          <w:sz w:val="22"/>
        </w:rPr>
        <w:t>the</w:t>
      </w:r>
      <w:r w:rsidRPr="00A029D7">
        <w:rPr>
          <w:rFonts w:ascii="Arial" w:eastAsia="Times New Roman" w:hAnsi="Arial" w:cs="Arial"/>
          <w:sz w:val="22"/>
        </w:rPr>
        <w:t xml:space="preserve"> system</w:t>
      </w:r>
    </w:p>
    <w:p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Breadcrumbs</w:t>
      </w:r>
      <w:r w:rsidRPr="00A029D7">
        <w:rPr>
          <w:rFonts w:ascii="Arial" w:eastAsia="Times New Roman" w:hAnsi="Arial" w:cs="Arial"/>
          <w:sz w:val="22"/>
        </w:rPr>
        <w:t xml:space="preserve"> is a </w:t>
      </w:r>
      <w:r w:rsidRPr="00A029D7">
        <w:rPr>
          <w:rFonts w:ascii="Arial" w:hAnsi="Arial" w:cs="Arial"/>
          <w:color w:val="222222"/>
          <w:sz w:val="22"/>
          <w:shd w:val="clear" w:color="auto" w:fill="FFFFFF"/>
        </w:rPr>
        <w:t>navigational aid in </w:t>
      </w:r>
      <w:r w:rsidRPr="00A029D7">
        <w:rPr>
          <w:rFonts w:ascii="Arial" w:hAnsi="Arial" w:cs="Arial"/>
          <w:sz w:val="22"/>
          <w:shd w:val="clear" w:color="auto" w:fill="FFFFFF"/>
        </w:rPr>
        <w:t>UI</w:t>
      </w:r>
    </w:p>
    <w:p w:rsidR="00AF7EFD" w:rsidRPr="00A029D7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>
        <w:rPr>
          <w:rFonts w:ascii="Arial" w:eastAsia="Times New Roman" w:hAnsi="Arial" w:cs="Arial"/>
          <w:b/>
          <w:sz w:val="22"/>
        </w:rPr>
        <w:t xml:space="preserve">Main </w:t>
      </w:r>
      <w:r w:rsidRPr="00A029D7">
        <w:rPr>
          <w:rFonts w:ascii="Arial" w:eastAsia="Times New Roman" w:hAnsi="Arial" w:cs="Arial"/>
          <w:b/>
          <w:sz w:val="22"/>
        </w:rPr>
        <w:t>Content Area</w:t>
      </w:r>
      <w:r>
        <w:rPr>
          <w:rFonts w:ascii="Arial" w:eastAsia="Times New Roman" w:hAnsi="Arial" w:cs="Arial"/>
          <w:b/>
          <w:sz w:val="22"/>
        </w:rPr>
        <w:t xml:space="preserve"> </w:t>
      </w:r>
      <w:r w:rsidRPr="003E4277">
        <w:rPr>
          <w:rFonts w:ascii="Arial" w:eastAsia="Times New Roman" w:hAnsi="Arial" w:cs="Arial"/>
          <w:sz w:val="22"/>
        </w:rPr>
        <w:t>contains all relevant informatio</w:t>
      </w:r>
      <w:r>
        <w:rPr>
          <w:rFonts w:ascii="Arial" w:eastAsia="Times New Roman" w:hAnsi="Arial" w:cs="Arial"/>
          <w:sz w:val="22"/>
        </w:rPr>
        <w:t>n related to the respective feature/option</w:t>
      </w:r>
    </w:p>
    <w:p w:rsidR="00AF7EFD" w:rsidRDefault="00AF7EFD" w:rsidP="00AF7EFD">
      <w:pPr>
        <w:pStyle w:val="ListParagraph"/>
        <w:numPr>
          <w:ilvl w:val="0"/>
          <w:numId w:val="9"/>
        </w:numPr>
        <w:spacing w:after="0" w:line="276" w:lineRule="auto"/>
        <w:ind w:left="360"/>
        <w:rPr>
          <w:rFonts w:ascii="Arial" w:eastAsia="Times New Roman" w:hAnsi="Arial" w:cs="Arial"/>
          <w:sz w:val="22"/>
        </w:rPr>
      </w:pPr>
      <w:r w:rsidRPr="00A029D7">
        <w:rPr>
          <w:rFonts w:ascii="Arial" w:eastAsia="Times New Roman" w:hAnsi="Arial" w:cs="Arial"/>
          <w:b/>
          <w:sz w:val="22"/>
        </w:rPr>
        <w:t>Footer</w:t>
      </w:r>
      <w:r w:rsidRPr="00A029D7">
        <w:rPr>
          <w:rFonts w:ascii="Arial" w:eastAsia="Times New Roman" w:hAnsi="Arial" w:cs="Arial"/>
          <w:sz w:val="22"/>
        </w:rPr>
        <w:t xml:space="preserve"> </w:t>
      </w:r>
      <w:r>
        <w:rPr>
          <w:rFonts w:ascii="Arial" w:eastAsia="Times New Roman" w:hAnsi="Arial" w:cs="Arial"/>
          <w:sz w:val="22"/>
        </w:rPr>
        <w:t xml:space="preserve">contains the version and copyrights </w:t>
      </w:r>
      <w:r w:rsidR="00C62137">
        <w:rPr>
          <w:rFonts w:ascii="Arial" w:eastAsia="Times New Roman" w:hAnsi="Arial" w:cs="Arial"/>
          <w:sz w:val="22"/>
        </w:rPr>
        <w:t>statement</w:t>
      </w:r>
    </w:p>
    <w:p w:rsidR="00AF7EFD" w:rsidRDefault="00AF7EFD" w:rsidP="00AF7EFD">
      <w:pPr>
        <w:pStyle w:val="ListParagraph"/>
        <w:spacing w:after="0" w:line="276" w:lineRule="auto"/>
        <w:ind w:left="360"/>
        <w:rPr>
          <w:rFonts w:ascii="Arial" w:eastAsia="Times New Roman" w:hAnsi="Arial" w:cs="Arial"/>
          <w:sz w:val="22"/>
        </w:rPr>
      </w:pPr>
    </w:p>
    <w:p w:rsidR="00F6601F" w:rsidRDefault="00AF7EFD" w:rsidP="005058CF">
      <w:pPr>
        <w:keepNext/>
        <w:tabs>
          <w:tab w:val="left" w:pos="1515"/>
        </w:tabs>
        <w:spacing w:after="0"/>
        <w:ind w:left="-1350" w:right="-1350"/>
      </w:pPr>
      <w:r w:rsidRPr="00AF7EFD">
        <w:rPr>
          <w:noProof/>
        </w:rPr>
        <w:drawing>
          <wp:inline distT="0" distB="0" distL="0" distR="0">
            <wp:extent cx="7409226" cy="4000500"/>
            <wp:effectExtent l="152400" t="152400" r="363220" b="361950"/>
            <wp:docPr id="1" name="Picture 1" descr="C:\Users\Momna Ali Shah\Desktop\LSDS CHANGES\DRS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mna Ali Shah\Desktop\LSDS CHANGES\DRS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5"/>
                    <a:stretch/>
                  </pic:blipFill>
                  <pic:spPr bwMode="auto">
                    <a:xfrm>
                      <a:off x="0" y="0"/>
                      <a:ext cx="7411482" cy="40017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72D" w:rsidRPr="00F6601F" w:rsidRDefault="00F6601F" w:rsidP="001C0687">
      <w:pPr>
        <w:pStyle w:val="T-TableTitle"/>
        <w:spacing w:before="0"/>
        <w:ind w:left="3600"/>
      </w:pPr>
      <w:bookmarkStart w:id="109" w:name="_Toc527456373"/>
      <w:r w:rsidRPr="00F6601F">
        <w:t xml:space="preserve">Figure </w:t>
      </w:r>
      <w:fldSimple w:instr=" SEQ Figure \* ARABIC ">
        <w:r w:rsidR="000136DF">
          <w:rPr>
            <w:noProof/>
          </w:rPr>
          <w:t>2</w:t>
        </w:r>
      </w:fldSimple>
      <w:r w:rsidRPr="00F6601F">
        <w:t>-Dashboard Screen</w:t>
      </w:r>
      <w:bookmarkEnd w:id="109"/>
    </w:p>
    <w:p w:rsidR="00C3072D" w:rsidRPr="00C3072D" w:rsidRDefault="00C3072D" w:rsidP="00C3072D"/>
    <w:p w:rsidR="00C3072D" w:rsidRPr="00C3072D" w:rsidRDefault="00C3072D" w:rsidP="00C3072D"/>
    <w:p w:rsidR="00C3072D" w:rsidRDefault="00C3072D" w:rsidP="00C3072D"/>
    <w:p w:rsidR="00C3072D" w:rsidRDefault="00C3072D" w:rsidP="00C3072D"/>
    <w:p w:rsidR="00C3072D" w:rsidRPr="00A77C77" w:rsidRDefault="00C3072D" w:rsidP="00C3072D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10" w:name="_Toc527395003"/>
      <w:bookmarkStart w:id="111" w:name="_Toc527570452"/>
      <w:r w:rsidRPr="00A77C77">
        <w:rPr>
          <w:rFonts w:ascii="Arial" w:hAnsi="Arial" w:cs="Arial"/>
          <w:b/>
          <w:color w:val="auto"/>
        </w:rPr>
        <w:lastRenderedPageBreak/>
        <w:t>D</w:t>
      </w:r>
      <w:r>
        <w:rPr>
          <w:rFonts w:ascii="Arial" w:hAnsi="Arial" w:cs="Arial"/>
          <w:b/>
          <w:color w:val="auto"/>
        </w:rPr>
        <w:t>e-</w:t>
      </w:r>
      <w:r w:rsidRPr="00A77C77">
        <w:rPr>
          <w:rFonts w:ascii="Arial" w:hAnsi="Arial" w:cs="Arial"/>
          <w:b/>
          <w:color w:val="auto"/>
        </w:rPr>
        <w:t>Registration</w:t>
      </w:r>
      <w:bookmarkEnd w:id="110"/>
      <w:bookmarkEnd w:id="111"/>
      <w:r w:rsidRPr="00A77C77">
        <w:rPr>
          <w:rFonts w:ascii="Arial" w:hAnsi="Arial" w:cs="Arial"/>
          <w:b/>
          <w:color w:val="auto"/>
        </w:rPr>
        <w:t xml:space="preserve"> </w:t>
      </w:r>
    </w:p>
    <w:p w:rsidR="00C3072D" w:rsidRDefault="00C3072D" w:rsidP="00C3072D">
      <w:pPr>
        <w:rPr>
          <w:rFonts w:ascii="Arial" w:hAnsi="Arial" w:cs="Arial"/>
        </w:rPr>
      </w:pPr>
    </w:p>
    <w:p w:rsidR="00AF7EFD" w:rsidRPr="001E6CF8" w:rsidRDefault="00C3072D" w:rsidP="00F6601F">
      <w:pPr>
        <w:pStyle w:val="ListParagraph"/>
        <w:numPr>
          <w:ilvl w:val="0"/>
          <w:numId w:val="13"/>
        </w:numPr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>Click on the “De-Registration” tab under the “Main Navigation” heading</w:t>
      </w:r>
    </w:p>
    <w:p w:rsidR="00C3072D" w:rsidRPr="001E6CF8" w:rsidRDefault="00C3072D" w:rsidP="00F6601F">
      <w:pPr>
        <w:pStyle w:val="ListParagraph"/>
        <w:numPr>
          <w:ilvl w:val="0"/>
          <w:numId w:val="13"/>
        </w:numPr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>Enter the</w:t>
      </w:r>
      <w:r w:rsidR="00AF0924">
        <w:rPr>
          <w:rFonts w:ascii="Arial" w:hAnsi="Arial" w:cs="Arial"/>
          <w:sz w:val="22"/>
        </w:rPr>
        <w:t xml:space="preserve"> basic de</w:t>
      </w:r>
      <w:r w:rsidR="00A71CA6" w:rsidRPr="001E6CF8">
        <w:rPr>
          <w:rFonts w:ascii="Arial" w:hAnsi="Arial" w:cs="Arial"/>
          <w:sz w:val="22"/>
        </w:rPr>
        <w:t xml:space="preserve">registration details </w:t>
      </w:r>
      <w:r w:rsidRPr="001E6CF8">
        <w:rPr>
          <w:rFonts w:ascii="Arial" w:hAnsi="Arial" w:cs="Arial"/>
          <w:sz w:val="22"/>
        </w:rPr>
        <w:t xml:space="preserve">i.e. Device IMEIs </w:t>
      </w:r>
      <w:r w:rsidR="0096651D" w:rsidRPr="001E6CF8">
        <w:rPr>
          <w:rFonts w:ascii="Arial" w:hAnsi="Arial" w:cs="Arial"/>
          <w:sz w:val="22"/>
        </w:rPr>
        <w:t>(“</w:t>
      </w:r>
      <w:r w:rsidRPr="001E6CF8">
        <w:rPr>
          <w:rFonts w:ascii="Arial" w:hAnsi="Arial" w:cs="Arial"/>
          <w:sz w:val="22"/>
        </w:rPr>
        <w:t xml:space="preserve">.txt” file extension), Device Count, Reason </w:t>
      </w:r>
      <w:r w:rsidR="0096651D" w:rsidRPr="001E6CF8">
        <w:rPr>
          <w:rFonts w:ascii="Arial" w:hAnsi="Arial" w:cs="Arial"/>
          <w:sz w:val="22"/>
        </w:rPr>
        <w:t>for De</w:t>
      </w:r>
      <w:r w:rsidR="00A71CA6" w:rsidRPr="001E6CF8">
        <w:rPr>
          <w:rFonts w:ascii="Arial" w:hAnsi="Arial" w:cs="Arial"/>
          <w:sz w:val="22"/>
        </w:rPr>
        <w:t>-registration</w:t>
      </w:r>
    </w:p>
    <w:p w:rsidR="00C3072D" w:rsidRPr="001E6CF8" w:rsidRDefault="00C3072D" w:rsidP="00F6601F">
      <w:pPr>
        <w:pStyle w:val="ListParagraph"/>
        <w:numPr>
          <w:ilvl w:val="0"/>
          <w:numId w:val="13"/>
        </w:numPr>
        <w:rPr>
          <w:rFonts w:ascii="Arial" w:hAnsi="Arial" w:cs="Arial"/>
          <w:sz w:val="22"/>
        </w:rPr>
      </w:pPr>
      <w:r w:rsidRPr="001E6CF8">
        <w:rPr>
          <w:rFonts w:ascii="Arial" w:hAnsi="Arial" w:cs="Arial"/>
          <w:sz w:val="22"/>
        </w:rPr>
        <w:t xml:space="preserve">Click on the </w:t>
      </w:r>
      <w:r w:rsidR="0096651D" w:rsidRPr="001E6CF8">
        <w:rPr>
          <w:rFonts w:ascii="Arial" w:hAnsi="Arial" w:cs="Arial"/>
          <w:sz w:val="22"/>
        </w:rPr>
        <w:t xml:space="preserve">“Next” button </w:t>
      </w:r>
    </w:p>
    <w:p w:rsidR="006B5B82" w:rsidRDefault="0096651D" w:rsidP="00445E9E">
      <w:pPr>
        <w:spacing w:after="0"/>
        <w:ind w:left="-1260" w:right="-1350"/>
        <w:rPr>
          <w:rFonts w:ascii="Arial" w:hAnsi="Arial" w:cs="Arial"/>
        </w:rPr>
      </w:pPr>
      <w:r w:rsidRPr="0096651D">
        <w:rPr>
          <w:rFonts w:ascii="Arial" w:hAnsi="Arial" w:cs="Arial"/>
          <w:noProof/>
        </w:rPr>
        <w:drawing>
          <wp:inline distT="0" distB="0" distL="0" distR="0">
            <wp:extent cx="7315200" cy="2569464"/>
            <wp:effectExtent l="152400" t="152400" r="361950" b="364490"/>
            <wp:docPr id="2" name="Picture 2" descr="C:\Users\Momna Ali Shah\Desktop\LSDS CHANGES\DRS00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mna Ali Shah\Desktop\LSDS CHANGES\DRS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86" b="5744"/>
                    <a:stretch/>
                  </pic:blipFill>
                  <pic:spPr bwMode="auto">
                    <a:xfrm>
                      <a:off x="0" y="0"/>
                      <a:ext cx="7315200" cy="25694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5B82" w:rsidRDefault="00F6601F" w:rsidP="001C0687">
      <w:pPr>
        <w:pStyle w:val="T-TableTitle"/>
        <w:spacing w:before="0"/>
        <w:ind w:left="3600"/>
      </w:pPr>
      <w:bookmarkStart w:id="112" w:name="_Toc527456374"/>
      <w:r w:rsidRPr="00F6601F">
        <w:t xml:space="preserve">Figure </w:t>
      </w:r>
      <w:fldSimple w:instr=" SEQ Figure \* ARABIC ">
        <w:r w:rsidR="000136DF">
          <w:rPr>
            <w:noProof/>
          </w:rPr>
          <w:t>3</w:t>
        </w:r>
      </w:fldSimple>
      <w:r w:rsidR="001C0687">
        <w:t>-</w:t>
      </w:r>
      <w:r w:rsidR="008F5251">
        <w:t>De</w:t>
      </w:r>
      <w:r w:rsidR="001C0687">
        <w:t>r</w:t>
      </w:r>
      <w:r w:rsidRPr="00F6601F">
        <w:t>egistration</w:t>
      </w:r>
      <w:bookmarkEnd w:id="112"/>
    </w:p>
    <w:p w:rsidR="00F6601F" w:rsidRPr="00F6601F" w:rsidRDefault="00F6601F" w:rsidP="00F6601F"/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A71CA6" w:rsidRDefault="006B5B82" w:rsidP="006B5B82">
      <w:pPr>
        <w:rPr>
          <w:rFonts w:ascii="Arial" w:hAnsi="Arial" w:cs="Arial"/>
        </w:rPr>
      </w:pPr>
      <w:r w:rsidRPr="00F6601F">
        <w:rPr>
          <w:rFonts w:ascii="Arial" w:hAnsi="Arial" w:cs="Arial"/>
        </w:rPr>
        <w:lastRenderedPageBreak/>
        <w:t xml:space="preserve">A popup will appear that contains the </w:t>
      </w:r>
      <w:r w:rsidR="00F825AE">
        <w:rPr>
          <w:rFonts w:ascii="Arial" w:hAnsi="Arial" w:cs="Arial"/>
        </w:rPr>
        <w:t>details of the device model.</w:t>
      </w:r>
    </w:p>
    <w:p w:rsidR="00A71CA6" w:rsidRDefault="00566810" w:rsidP="00566810">
      <w:pPr>
        <w:spacing w:after="0"/>
        <w:ind w:left="-1260" w:right="-1260"/>
        <w:rPr>
          <w:rFonts w:ascii="Arial" w:hAnsi="Arial" w:cs="Arial"/>
        </w:rPr>
      </w:pPr>
      <w:r w:rsidRPr="00566810">
        <w:rPr>
          <w:rFonts w:ascii="Arial" w:hAnsi="Arial" w:cs="Arial"/>
          <w:noProof/>
        </w:rPr>
        <w:drawing>
          <wp:inline distT="0" distB="0" distL="0" distR="0">
            <wp:extent cx="7153275" cy="2774575"/>
            <wp:effectExtent l="152400" t="152400" r="352425" b="368935"/>
            <wp:docPr id="55" name="Picture 55" descr="C:\Users\Momna Ali Shah\Desktop\LSDS CHANGES\DRSjdidjid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mna Ali Shah\Desktop\LSDS CHANGES\DRSjdidjidj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3"/>
                    <a:stretch/>
                  </pic:blipFill>
                  <pic:spPr bwMode="auto">
                    <a:xfrm>
                      <a:off x="0" y="0"/>
                      <a:ext cx="7161846" cy="2777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CA6" w:rsidRPr="00566810" w:rsidRDefault="00566810" w:rsidP="001C0687">
      <w:pPr>
        <w:pStyle w:val="T-TableTitle"/>
        <w:spacing w:before="0"/>
        <w:ind w:left="3240"/>
      </w:pPr>
      <w:bookmarkStart w:id="113" w:name="_Toc527456375"/>
      <w:r w:rsidRPr="00566810">
        <w:t xml:space="preserve">Figure </w:t>
      </w:r>
      <w:fldSimple w:instr=" SEQ Figure \* ARABIC ">
        <w:r w:rsidR="000136DF">
          <w:rPr>
            <w:noProof/>
          </w:rPr>
          <w:t>4</w:t>
        </w:r>
      </w:fldSimple>
      <w:r w:rsidRPr="00566810">
        <w:t>-Device Model Information</w:t>
      </w:r>
      <w:bookmarkEnd w:id="113"/>
    </w:p>
    <w:p w:rsidR="00A71CA6" w:rsidRDefault="00A71CA6" w:rsidP="006B5B82">
      <w:pPr>
        <w:rPr>
          <w:rFonts w:ascii="Arial" w:hAnsi="Arial" w:cs="Arial"/>
        </w:rPr>
      </w:pPr>
    </w:p>
    <w:p w:rsidR="00A71CA6" w:rsidRDefault="00A71CA6" w:rsidP="006B5B82">
      <w:pPr>
        <w:rPr>
          <w:rFonts w:ascii="Arial" w:hAnsi="Arial" w:cs="Arial"/>
        </w:rPr>
      </w:pPr>
    </w:p>
    <w:p w:rsidR="00A71CA6" w:rsidRDefault="00A71CA6" w:rsidP="006B5B82">
      <w:pPr>
        <w:rPr>
          <w:rFonts w:ascii="Arial" w:hAnsi="Arial" w:cs="Arial"/>
        </w:rPr>
      </w:pPr>
    </w:p>
    <w:p w:rsidR="00A71CA6" w:rsidRDefault="00A71CA6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566810" w:rsidRDefault="00566810" w:rsidP="006B5B82">
      <w:pPr>
        <w:rPr>
          <w:rFonts w:ascii="Arial" w:hAnsi="Arial" w:cs="Arial"/>
        </w:rPr>
      </w:pPr>
    </w:p>
    <w:p w:rsidR="00A71CA6" w:rsidRDefault="00A71CA6" w:rsidP="006B5B82">
      <w:pPr>
        <w:rPr>
          <w:rFonts w:ascii="Arial" w:hAnsi="Arial" w:cs="Arial"/>
        </w:rPr>
      </w:pPr>
    </w:p>
    <w:p w:rsidR="0052286E" w:rsidRDefault="0052286E" w:rsidP="00445E9E">
      <w:pPr>
        <w:pStyle w:val="Heading1"/>
        <w:numPr>
          <w:ilvl w:val="2"/>
          <w:numId w:val="1"/>
        </w:numPr>
        <w:ind w:left="0" w:hanging="810"/>
        <w:rPr>
          <w:rFonts w:ascii="Arial" w:hAnsi="Arial" w:cs="Arial"/>
          <w:b/>
          <w:color w:val="auto"/>
          <w:sz w:val="28"/>
          <w:szCs w:val="28"/>
        </w:rPr>
      </w:pPr>
      <w:bookmarkStart w:id="114" w:name="_Toc527570453"/>
      <w:r w:rsidRPr="00445E9E">
        <w:rPr>
          <w:rFonts w:ascii="Arial" w:hAnsi="Arial" w:cs="Arial"/>
          <w:b/>
          <w:color w:val="auto"/>
          <w:sz w:val="28"/>
          <w:szCs w:val="28"/>
        </w:rPr>
        <w:lastRenderedPageBreak/>
        <w:t>Approve Request</w:t>
      </w:r>
      <w:bookmarkEnd w:id="114"/>
    </w:p>
    <w:p w:rsidR="00A71CA6" w:rsidRPr="00A71CA6" w:rsidRDefault="00A71CA6" w:rsidP="005058CF">
      <w:pPr>
        <w:spacing w:after="0"/>
      </w:pPr>
    </w:p>
    <w:p w:rsidR="00445E9E" w:rsidRPr="00A71CA6" w:rsidRDefault="00A71CA6" w:rsidP="005058CF">
      <w:pPr>
        <w:spacing w:after="0" w:line="276" w:lineRule="auto"/>
        <w:ind w:left="360"/>
        <w:rPr>
          <w:rFonts w:ascii="Arial" w:hAnsi="Arial" w:cs="Arial"/>
        </w:rPr>
      </w:pPr>
      <w:r w:rsidRPr="00A71CA6">
        <w:rPr>
          <w:rFonts w:ascii="Arial" w:hAnsi="Arial" w:cs="Arial"/>
        </w:rPr>
        <w:t>Perform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steps</w:t>
      </w:r>
      <w:r>
        <w:rPr>
          <w:rFonts w:ascii="Arial" w:hAnsi="Arial" w:cs="Arial"/>
        </w:rPr>
        <w:t xml:space="preserve"> </w:t>
      </w:r>
      <w:r w:rsidRPr="00A71CA6">
        <w:rPr>
          <w:rFonts w:ascii="Arial" w:hAnsi="Arial" w:cs="Arial"/>
        </w:rPr>
        <w:t>1-3</w:t>
      </w:r>
    </w:p>
    <w:p w:rsidR="00C142E3" w:rsidRPr="00566810" w:rsidRDefault="00C142E3" w:rsidP="005058CF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 xml:space="preserve">To approve the </w:t>
      </w:r>
      <w:r w:rsidR="0052286E" w:rsidRPr="00566810">
        <w:rPr>
          <w:rFonts w:ascii="Arial" w:hAnsi="Arial" w:cs="Arial"/>
          <w:sz w:val="22"/>
        </w:rPr>
        <w:t xml:space="preserve">request, verify the information and </w:t>
      </w:r>
      <w:r w:rsidRPr="00566810">
        <w:rPr>
          <w:rFonts w:ascii="Arial" w:hAnsi="Arial" w:cs="Arial"/>
          <w:sz w:val="22"/>
        </w:rPr>
        <w:t>check the checkbox</w:t>
      </w:r>
      <w:r w:rsidR="00F61B69">
        <w:rPr>
          <w:rFonts w:ascii="Arial" w:hAnsi="Arial" w:cs="Arial"/>
          <w:sz w:val="22"/>
        </w:rPr>
        <w:t>(</w:t>
      </w:r>
      <w:proofErr w:type="spellStart"/>
      <w:r w:rsidR="00F61B69">
        <w:rPr>
          <w:rFonts w:ascii="Arial" w:hAnsi="Arial" w:cs="Arial"/>
          <w:sz w:val="22"/>
        </w:rPr>
        <w:t>es</w:t>
      </w:r>
      <w:proofErr w:type="spellEnd"/>
      <w:r w:rsidR="00F61B69">
        <w:rPr>
          <w:rFonts w:ascii="Arial" w:hAnsi="Arial" w:cs="Arial"/>
          <w:sz w:val="22"/>
        </w:rPr>
        <w:t>)</w:t>
      </w:r>
      <w:r w:rsidRPr="00566810">
        <w:rPr>
          <w:rFonts w:ascii="Arial" w:hAnsi="Arial" w:cs="Arial"/>
          <w:sz w:val="22"/>
        </w:rPr>
        <w:t xml:space="preserve"> against the registered device </w:t>
      </w:r>
    </w:p>
    <w:p w:rsidR="00C142E3" w:rsidRPr="00566810" w:rsidRDefault="00C142E3" w:rsidP="005058CF">
      <w:pPr>
        <w:pStyle w:val="ListParagraph"/>
        <w:numPr>
          <w:ilvl w:val="0"/>
          <w:numId w:val="13"/>
        </w:numPr>
        <w:spacing w:after="0" w:line="276" w:lineRule="auto"/>
        <w:rPr>
          <w:rFonts w:ascii="Arial" w:hAnsi="Arial" w:cs="Arial"/>
          <w:sz w:val="22"/>
        </w:rPr>
      </w:pPr>
      <w:r w:rsidRPr="00566810">
        <w:rPr>
          <w:rFonts w:ascii="Arial" w:hAnsi="Arial" w:cs="Arial"/>
          <w:sz w:val="22"/>
        </w:rPr>
        <w:t>Click on the “Approve” button</w:t>
      </w:r>
    </w:p>
    <w:p w:rsidR="00C142E3" w:rsidRDefault="00C142E3" w:rsidP="005058CF">
      <w:pPr>
        <w:tabs>
          <w:tab w:val="left" w:pos="450"/>
        </w:tabs>
        <w:spacing w:after="0" w:line="276" w:lineRule="auto"/>
        <w:ind w:left="360"/>
        <w:rPr>
          <w:rFonts w:ascii="Arial" w:hAnsi="Arial" w:cs="Arial"/>
        </w:rPr>
      </w:pPr>
      <w:r w:rsidRPr="00C142E3">
        <w:rPr>
          <w:rFonts w:ascii="Arial" w:hAnsi="Arial" w:cs="Arial"/>
          <w:b/>
        </w:rPr>
        <w:t>Note</w:t>
      </w:r>
      <w:r>
        <w:rPr>
          <w:rFonts w:ascii="Arial" w:hAnsi="Arial" w:cs="Arial"/>
        </w:rPr>
        <w:t xml:space="preserve">: Only registered IMEIs can be approved </w:t>
      </w:r>
    </w:p>
    <w:p w:rsidR="00DA3F91" w:rsidRDefault="00DA3F91" w:rsidP="005058CF">
      <w:pPr>
        <w:tabs>
          <w:tab w:val="left" w:pos="450"/>
        </w:tabs>
        <w:spacing w:after="0" w:line="276" w:lineRule="auto"/>
        <w:ind w:left="360"/>
        <w:rPr>
          <w:rFonts w:ascii="Arial" w:hAnsi="Arial" w:cs="Arial"/>
        </w:rPr>
      </w:pPr>
    </w:p>
    <w:p w:rsidR="0052286E" w:rsidRDefault="0052286E" w:rsidP="00C66543">
      <w:pPr>
        <w:tabs>
          <w:tab w:val="left" w:pos="9000"/>
        </w:tabs>
        <w:spacing w:after="0"/>
        <w:ind w:left="-1440" w:right="-1440"/>
        <w:rPr>
          <w:rFonts w:ascii="Arial" w:hAnsi="Arial" w:cs="Arial"/>
        </w:rPr>
      </w:pPr>
      <w:r w:rsidRPr="0052286E">
        <w:rPr>
          <w:rFonts w:ascii="Arial" w:hAnsi="Arial" w:cs="Arial"/>
          <w:noProof/>
        </w:rPr>
        <w:drawing>
          <wp:inline distT="0" distB="0" distL="0" distR="0">
            <wp:extent cx="7315200" cy="3035808"/>
            <wp:effectExtent l="152400" t="152400" r="361950" b="355600"/>
            <wp:docPr id="45" name="Picture 45" descr="C:\Users\Momna Ali Shah\Desktop\LSDS CHANGES\DRS12342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mna Ali Shah\Desktop\LSDS CHANGES\DRS1234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49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43" w:rsidRPr="00C66543" w:rsidRDefault="00C66543" w:rsidP="001C0687">
      <w:pPr>
        <w:pStyle w:val="T-TableTitle"/>
        <w:spacing w:before="0"/>
        <w:ind w:left="3240"/>
      </w:pPr>
      <w:bookmarkStart w:id="115" w:name="_Toc527456376"/>
      <w:r w:rsidRPr="00C66543">
        <w:t xml:space="preserve">Figure </w:t>
      </w:r>
      <w:fldSimple w:instr=" SEQ Figure \* ARABIC ">
        <w:r w:rsidR="000136DF">
          <w:rPr>
            <w:noProof/>
          </w:rPr>
          <w:t>5</w:t>
        </w:r>
      </w:fldSimple>
      <w:r w:rsidRPr="00C66543">
        <w:t>-Approve Request</w:t>
      </w:r>
      <w:bookmarkEnd w:id="115"/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C66543" w:rsidRDefault="00C66543" w:rsidP="00566810">
      <w:pPr>
        <w:spacing w:line="276" w:lineRule="auto"/>
        <w:ind w:left="450"/>
        <w:rPr>
          <w:rFonts w:ascii="Arial" w:hAnsi="Arial" w:cs="Arial"/>
        </w:rPr>
      </w:pPr>
    </w:p>
    <w:p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:rsidR="005058CF" w:rsidRDefault="005058CF" w:rsidP="00566810">
      <w:pPr>
        <w:spacing w:line="276" w:lineRule="auto"/>
        <w:ind w:left="450"/>
        <w:rPr>
          <w:rFonts w:ascii="Arial" w:hAnsi="Arial" w:cs="Arial"/>
        </w:rPr>
      </w:pPr>
    </w:p>
    <w:p w:rsidR="0052286E" w:rsidRPr="002B2C77" w:rsidRDefault="0052286E" w:rsidP="005058CF">
      <w:pPr>
        <w:spacing w:line="276" w:lineRule="auto"/>
        <w:ind w:left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After clicking on the “Approve</w:t>
      </w:r>
      <w:r w:rsidRPr="002B2C77">
        <w:rPr>
          <w:rFonts w:ascii="Arial" w:hAnsi="Arial" w:cs="Arial"/>
        </w:rPr>
        <w:t>” button i</w:t>
      </w:r>
      <w:r>
        <w:rPr>
          <w:rFonts w:ascii="Arial" w:hAnsi="Arial" w:cs="Arial"/>
        </w:rPr>
        <w:t xml:space="preserve">t will redirect </w:t>
      </w:r>
      <w:r w:rsidRPr="002B2C77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 xml:space="preserve">a </w:t>
      </w:r>
      <w:r w:rsidRPr="002B2C77">
        <w:rPr>
          <w:rFonts w:ascii="Arial" w:hAnsi="Arial" w:cs="Arial"/>
        </w:rPr>
        <w:t xml:space="preserve">page </w:t>
      </w:r>
      <w:r>
        <w:rPr>
          <w:rFonts w:ascii="Arial" w:hAnsi="Arial" w:cs="Arial"/>
        </w:rPr>
        <w:t xml:space="preserve">where </w:t>
      </w:r>
      <w:r w:rsidR="00AF0924">
        <w:rPr>
          <w:rFonts w:ascii="Arial" w:hAnsi="Arial" w:cs="Arial"/>
        </w:rPr>
        <w:t>user upload approval documents i.e. Shipment D</w:t>
      </w:r>
      <w:r>
        <w:rPr>
          <w:rFonts w:ascii="Arial" w:hAnsi="Arial" w:cs="Arial"/>
        </w:rPr>
        <w:t>ocument, Authorization</w:t>
      </w:r>
      <w:r w:rsidR="00AF0924">
        <w:rPr>
          <w:rFonts w:ascii="Arial" w:hAnsi="Arial" w:cs="Arial"/>
        </w:rPr>
        <w:t xml:space="preserve"> Document, </w:t>
      </w:r>
      <w:r w:rsidR="008F5251">
        <w:rPr>
          <w:rFonts w:ascii="Arial" w:hAnsi="Arial" w:cs="Arial"/>
        </w:rPr>
        <w:t>and Certificate</w:t>
      </w:r>
      <w:r w:rsidR="00AF0924">
        <w:rPr>
          <w:rFonts w:ascii="Arial" w:hAnsi="Arial" w:cs="Arial"/>
        </w:rPr>
        <w:t xml:space="preserve"> Document</w:t>
      </w:r>
      <w:r>
        <w:rPr>
          <w:rFonts w:ascii="Arial" w:hAnsi="Arial" w:cs="Arial"/>
        </w:rPr>
        <w:t xml:space="preserve"> </w:t>
      </w:r>
    </w:p>
    <w:p w:rsidR="00B30D3C" w:rsidRPr="002B2C77" w:rsidRDefault="00484DB6" w:rsidP="00566810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</w:t>
      </w:r>
      <w:r w:rsidR="00B30D3C" w:rsidRPr="002B2C77">
        <w:rPr>
          <w:rFonts w:ascii="Arial" w:hAnsi="Arial" w:cs="Arial"/>
          <w:sz w:val="22"/>
        </w:rPr>
        <w:t>pload the file, click on the “Choose File” button and select the file c</w:t>
      </w:r>
      <w:r w:rsidR="00A71CA6">
        <w:rPr>
          <w:rFonts w:ascii="Arial" w:hAnsi="Arial" w:cs="Arial"/>
          <w:sz w:val="22"/>
        </w:rPr>
        <w:t>ontaining required information</w:t>
      </w:r>
    </w:p>
    <w:p w:rsidR="00B30D3C" w:rsidRPr="002B2C77" w:rsidRDefault="00B30D3C" w:rsidP="00C66543">
      <w:pPr>
        <w:pStyle w:val="ListParagraph"/>
        <w:spacing w:line="276" w:lineRule="auto"/>
        <w:ind w:left="360"/>
        <w:rPr>
          <w:rFonts w:ascii="Arial" w:hAnsi="Arial" w:cs="Arial"/>
          <w:sz w:val="22"/>
        </w:rPr>
      </w:pPr>
      <w:r w:rsidRPr="002B2C77">
        <w:rPr>
          <w:rFonts w:ascii="Arial" w:hAnsi="Arial" w:cs="Arial"/>
          <w:b/>
          <w:sz w:val="22"/>
        </w:rPr>
        <w:t>Note</w:t>
      </w:r>
      <w:r w:rsidRPr="002B2C77">
        <w:rPr>
          <w:rFonts w:ascii="Arial" w:hAnsi="Arial" w:cs="Arial"/>
          <w:sz w:val="22"/>
        </w:rPr>
        <w:t>: File should be in</w:t>
      </w:r>
      <w:r w:rsidRPr="002B2C77">
        <w:rPr>
          <w:rFonts w:ascii="Arial" w:hAnsi="Arial" w:cs="Arial"/>
          <w:b/>
          <w:sz w:val="22"/>
        </w:rPr>
        <w:t xml:space="preserve"> </w:t>
      </w:r>
      <w:r w:rsidRPr="002B2C77">
        <w:rPr>
          <w:rFonts w:ascii="Arial" w:hAnsi="Arial" w:cs="Arial"/>
          <w:sz w:val="22"/>
        </w:rPr>
        <w:t>pre-defined format</w:t>
      </w:r>
      <w:r>
        <w:rPr>
          <w:rFonts w:ascii="Arial" w:hAnsi="Arial" w:cs="Arial"/>
          <w:sz w:val="22"/>
        </w:rPr>
        <w:t>.</w:t>
      </w:r>
      <w:r w:rsidRPr="002B2C77">
        <w:rPr>
          <w:rFonts w:ascii="Arial" w:hAnsi="Arial" w:cs="Arial"/>
          <w:sz w:val="22"/>
        </w:rPr>
        <w:t xml:space="preserve"> </w:t>
      </w:r>
    </w:p>
    <w:p w:rsidR="00B30D3C" w:rsidRPr="002B2C77" w:rsidRDefault="00B30D3C" w:rsidP="00566810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>To vie</w:t>
      </w:r>
      <w:r w:rsidR="00AF0924">
        <w:rPr>
          <w:rFonts w:ascii="Arial" w:hAnsi="Arial" w:cs="Arial"/>
          <w:sz w:val="22"/>
        </w:rPr>
        <w:t xml:space="preserve">w the previous entered details </w:t>
      </w:r>
      <w:r w:rsidRPr="002B2C77">
        <w:rPr>
          <w:rFonts w:ascii="Arial" w:hAnsi="Arial" w:cs="Arial"/>
          <w:sz w:val="22"/>
        </w:rPr>
        <w:t xml:space="preserve">i.e. Basic </w:t>
      </w:r>
      <w:r w:rsidR="00AF0924">
        <w:rPr>
          <w:rFonts w:ascii="Arial" w:hAnsi="Arial" w:cs="Arial"/>
          <w:sz w:val="22"/>
        </w:rPr>
        <w:t>Der</w:t>
      </w:r>
      <w:r w:rsidRPr="002B2C77">
        <w:rPr>
          <w:rFonts w:ascii="Arial" w:hAnsi="Arial" w:cs="Arial"/>
          <w:sz w:val="22"/>
        </w:rPr>
        <w:t>egistrati</w:t>
      </w:r>
      <w:r>
        <w:rPr>
          <w:rFonts w:ascii="Arial" w:hAnsi="Arial" w:cs="Arial"/>
          <w:sz w:val="22"/>
        </w:rPr>
        <w:t>on D</w:t>
      </w:r>
      <w:r w:rsidRPr="002B2C77">
        <w:rPr>
          <w:rFonts w:ascii="Arial" w:hAnsi="Arial" w:cs="Arial"/>
          <w:sz w:val="22"/>
        </w:rPr>
        <w:t>eta</w:t>
      </w:r>
      <w:r>
        <w:rPr>
          <w:rFonts w:ascii="Arial" w:hAnsi="Arial" w:cs="Arial"/>
          <w:sz w:val="22"/>
        </w:rPr>
        <w:t>ils and Device Model Information</w:t>
      </w:r>
      <w:r w:rsidRPr="002B2C77">
        <w:rPr>
          <w:rFonts w:ascii="Arial" w:hAnsi="Arial" w:cs="Arial"/>
          <w:sz w:val="22"/>
        </w:rPr>
        <w:t xml:space="preserve">, click on the “Previous Details” tab </w:t>
      </w:r>
    </w:p>
    <w:p w:rsidR="00B30D3C" w:rsidRPr="002B2C77" w:rsidRDefault="00B30D3C" w:rsidP="00566810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  <w:sz w:val="22"/>
        </w:rPr>
      </w:pPr>
      <w:r w:rsidRPr="002B2C77">
        <w:rPr>
          <w:rFonts w:ascii="Arial" w:hAnsi="Arial" w:cs="Arial"/>
          <w:sz w:val="22"/>
        </w:rPr>
        <w:t xml:space="preserve">Click on the “Submit” Button </w:t>
      </w:r>
    </w:p>
    <w:p w:rsidR="0052286E" w:rsidRPr="00F6601F" w:rsidRDefault="00B30D3C" w:rsidP="00C66543">
      <w:pPr>
        <w:spacing w:after="0"/>
        <w:ind w:left="-1170"/>
        <w:rPr>
          <w:rFonts w:ascii="Arial" w:hAnsi="Arial" w:cs="Arial"/>
        </w:rPr>
      </w:pPr>
      <w:r w:rsidRPr="00B30D3C">
        <w:rPr>
          <w:rFonts w:ascii="Arial" w:hAnsi="Arial" w:cs="Arial"/>
          <w:noProof/>
        </w:rPr>
        <w:drawing>
          <wp:inline distT="0" distB="0" distL="0" distR="0">
            <wp:extent cx="7315200" cy="3035808"/>
            <wp:effectExtent l="152400" t="152400" r="361950" b="355600"/>
            <wp:docPr id="46" name="Picture 46" descr="C:\Users\Momna Ali Shah\Desktop\LSDS CHANGES\DRS124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mna Ali Shah\Desktop\LSDS CHANGES\DRS12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5" b="6171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43" w:rsidRDefault="00C66543" w:rsidP="001C0687">
      <w:pPr>
        <w:pStyle w:val="T-TableTitle"/>
        <w:spacing w:before="0"/>
        <w:ind w:left="3240"/>
      </w:pPr>
      <w:bookmarkStart w:id="116" w:name="_Toc527456377"/>
      <w:r w:rsidRPr="00C66543">
        <w:t xml:space="preserve">Figure </w:t>
      </w:r>
      <w:fldSimple w:instr=" SEQ Figure \* ARABIC ">
        <w:r w:rsidR="000136DF">
          <w:rPr>
            <w:noProof/>
          </w:rPr>
          <w:t>6</w:t>
        </w:r>
      </w:fldSimple>
      <w:r w:rsidRPr="00C66543">
        <w:t>-Approval Documents</w:t>
      </w:r>
      <w:bookmarkEnd w:id="116"/>
    </w:p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Pr="00C66543" w:rsidRDefault="00C66543" w:rsidP="00C66543"/>
    <w:p w:rsidR="00747F02" w:rsidRDefault="00747F02" w:rsidP="00747F02">
      <w:pPr>
        <w:ind w:left="360"/>
        <w:rPr>
          <w:rFonts w:ascii="Arial" w:hAnsi="Arial" w:cs="Arial"/>
        </w:rPr>
      </w:pPr>
      <w:r w:rsidRPr="00DA4EFC">
        <w:rPr>
          <w:rFonts w:ascii="Arial" w:hAnsi="Arial" w:cs="Arial"/>
        </w:rPr>
        <w:lastRenderedPageBreak/>
        <w:t xml:space="preserve">On </w:t>
      </w:r>
      <w:r w:rsidR="00A71CA6">
        <w:rPr>
          <w:rFonts w:ascii="Arial" w:hAnsi="Arial" w:cs="Arial"/>
        </w:rPr>
        <w:t>s</w:t>
      </w:r>
      <w:r>
        <w:rPr>
          <w:rFonts w:ascii="Arial" w:hAnsi="Arial" w:cs="Arial"/>
        </w:rPr>
        <w:t>ubmission of the request</w:t>
      </w:r>
      <w:r w:rsidRPr="00DA4EFC">
        <w:rPr>
          <w:rFonts w:ascii="Arial" w:hAnsi="Arial" w:cs="Arial"/>
        </w:rPr>
        <w:t>, a page will appear that displays the details (Confirmation Message, Tracking ID, and Status)</w:t>
      </w:r>
    </w:p>
    <w:p w:rsidR="00747F02" w:rsidRPr="00747F02" w:rsidRDefault="00747F02" w:rsidP="00C66543">
      <w:pPr>
        <w:pStyle w:val="ListParagraph"/>
        <w:numPr>
          <w:ilvl w:val="0"/>
          <w:numId w:val="13"/>
        </w:numPr>
        <w:spacing w:line="276" w:lineRule="auto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the submitted request, </w:t>
      </w:r>
      <w:r w:rsidRPr="00DA4EFC">
        <w:rPr>
          <w:rFonts w:ascii="Arial" w:hAnsi="Arial" w:cs="Arial"/>
          <w:sz w:val="22"/>
        </w:rPr>
        <w:t xml:space="preserve">click on the “View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 xml:space="preserve">” button </w:t>
      </w:r>
    </w:p>
    <w:p w:rsidR="00C66543" w:rsidRDefault="00747F02" w:rsidP="00C66543">
      <w:pPr>
        <w:pStyle w:val="CommentText"/>
        <w:spacing w:after="0" w:line="276" w:lineRule="auto"/>
        <w:ind w:left="-1170"/>
        <w:rPr>
          <w:rFonts w:ascii="Arial" w:hAnsi="Arial" w:cs="Arial"/>
          <w:sz w:val="22"/>
        </w:rPr>
      </w:pPr>
      <w:r w:rsidRPr="00747F02">
        <w:rPr>
          <w:rFonts w:ascii="Arial" w:hAnsi="Arial" w:cs="Arial"/>
          <w:noProof/>
          <w:sz w:val="22"/>
        </w:rPr>
        <w:drawing>
          <wp:inline distT="0" distB="0" distL="0" distR="0">
            <wp:extent cx="7315200" cy="3035808"/>
            <wp:effectExtent l="152400" t="152400" r="361950" b="355600"/>
            <wp:docPr id="47" name="Picture 47" descr="C:\Users\Momna Ali Shah\Desktop\LSDS CHANGES\DRS4567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mna Ali Shah\Desktop\LSDS CHANGES\DRS4567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3" b="5785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43" w:rsidRDefault="00C66543" w:rsidP="001C0687">
      <w:pPr>
        <w:pStyle w:val="T-TableTitle"/>
        <w:spacing w:before="0" w:after="0"/>
        <w:ind w:left="3600"/>
      </w:pPr>
      <w:bookmarkStart w:id="117" w:name="_Toc527456378"/>
      <w:r w:rsidRPr="00C66543">
        <w:t xml:space="preserve">Figure </w:t>
      </w:r>
      <w:fldSimple w:instr=" SEQ Figure \* ARABIC ">
        <w:r w:rsidR="000136DF">
          <w:rPr>
            <w:noProof/>
          </w:rPr>
          <w:t>7</w:t>
        </w:r>
      </w:fldSimple>
      <w:r w:rsidRPr="00C66543">
        <w:t>-View Your Request</w:t>
      </w:r>
      <w:bookmarkEnd w:id="117"/>
    </w:p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Default="00C66543" w:rsidP="00C66543"/>
    <w:p w:rsidR="00C66543" w:rsidRPr="00C66543" w:rsidRDefault="00C66543" w:rsidP="00C66543"/>
    <w:p w:rsidR="00747F02" w:rsidRDefault="00747F02" w:rsidP="00B85008">
      <w:pPr>
        <w:pStyle w:val="Heading1"/>
        <w:numPr>
          <w:ilvl w:val="2"/>
          <w:numId w:val="1"/>
        </w:numPr>
        <w:ind w:left="0" w:hanging="810"/>
        <w:rPr>
          <w:rFonts w:ascii="Arial" w:hAnsi="Arial" w:cs="Arial"/>
          <w:b/>
          <w:color w:val="auto"/>
          <w:sz w:val="28"/>
          <w:szCs w:val="28"/>
        </w:rPr>
      </w:pPr>
      <w:bookmarkStart w:id="118" w:name="_Toc527570454"/>
      <w:r w:rsidRPr="00B85008">
        <w:rPr>
          <w:rFonts w:ascii="Arial" w:hAnsi="Arial" w:cs="Arial"/>
          <w:b/>
          <w:color w:val="auto"/>
          <w:sz w:val="28"/>
          <w:szCs w:val="28"/>
        </w:rPr>
        <w:lastRenderedPageBreak/>
        <w:t>Close Request</w:t>
      </w:r>
      <w:bookmarkEnd w:id="118"/>
    </w:p>
    <w:p w:rsidR="00DA3F91" w:rsidRPr="00DA3F91" w:rsidRDefault="00DA3F91" w:rsidP="00DA3F91"/>
    <w:p w:rsidR="00C66543" w:rsidRPr="00DA3F91" w:rsidRDefault="00DA3F91" w:rsidP="00DA3F91">
      <w:pPr>
        <w:ind w:left="360"/>
        <w:rPr>
          <w:rFonts w:ascii="Arial" w:hAnsi="Arial" w:cs="Arial"/>
        </w:rPr>
      </w:pPr>
      <w:r w:rsidRPr="00DA3F91">
        <w:rPr>
          <w:rFonts w:ascii="Arial" w:hAnsi="Arial" w:cs="Arial"/>
        </w:rPr>
        <w:t>Perform steps 1-3</w:t>
      </w:r>
    </w:p>
    <w:p w:rsidR="00747F02" w:rsidRDefault="006B5B82" w:rsidP="00C66543">
      <w:pPr>
        <w:pStyle w:val="ListParagraph"/>
        <w:numPr>
          <w:ilvl w:val="0"/>
          <w:numId w:val="19"/>
        </w:numPr>
        <w:tabs>
          <w:tab w:val="left" w:pos="450"/>
        </w:tabs>
        <w:ind w:left="360" w:hanging="270"/>
        <w:rPr>
          <w:rFonts w:ascii="Arial" w:hAnsi="Arial" w:cs="Arial"/>
          <w:sz w:val="22"/>
        </w:rPr>
      </w:pPr>
      <w:r w:rsidRPr="00F6601F">
        <w:rPr>
          <w:rFonts w:ascii="Arial" w:hAnsi="Arial" w:cs="Arial"/>
          <w:sz w:val="22"/>
        </w:rPr>
        <w:t xml:space="preserve">To </w:t>
      </w:r>
      <w:r w:rsidR="000B4CE5" w:rsidRPr="00F6601F">
        <w:rPr>
          <w:rFonts w:ascii="Arial" w:hAnsi="Arial" w:cs="Arial"/>
          <w:sz w:val="22"/>
        </w:rPr>
        <w:t>close the request</w:t>
      </w:r>
      <w:r w:rsidRPr="00F6601F">
        <w:rPr>
          <w:rFonts w:ascii="Arial" w:hAnsi="Arial" w:cs="Arial"/>
          <w:sz w:val="22"/>
        </w:rPr>
        <w:t xml:space="preserve">, </w:t>
      </w:r>
      <w:r w:rsidR="00747F02">
        <w:rPr>
          <w:rFonts w:ascii="Arial" w:hAnsi="Arial" w:cs="Arial"/>
          <w:sz w:val="22"/>
        </w:rPr>
        <w:t>verify the details and check the checkbox(</w:t>
      </w:r>
      <w:proofErr w:type="spellStart"/>
      <w:r w:rsidR="00747F02">
        <w:rPr>
          <w:rFonts w:ascii="Arial" w:hAnsi="Arial" w:cs="Arial"/>
          <w:sz w:val="22"/>
        </w:rPr>
        <w:t>es</w:t>
      </w:r>
      <w:proofErr w:type="spellEnd"/>
      <w:r w:rsidR="00747F02">
        <w:rPr>
          <w:rFonts w:ascii="Arial" w:hAnsi="Arial" w:cs="Arial"/>
          <w:sz w:val="22"/>
        </w:rPr>
        <w:t xml:space="preserve">) against the </w:t>
      </w:r>
      <w:r w:rsidR="00A71CA6">
        <w:rPr>
          <w:rFonts w:ascii="Arial" w:hAnsi="Arial" w:cs="Arial"/>
          <w:sz w:val="22"/>
        </w:rPr>
        <w:t xml:space="preserve">correct </w:t>
      </w:r>
      <w:r w:rsidR="00747F02">
        <w:rPr>
          <w:rFonts w:ascii="Arial" w:hAnsi="Arial" w:cs="Arial"/>
          <w:sz w:val="22"/>
        </w:rPr>
        <w:t xml:space="preserve">device </w:t>
      </w:r>
      <w:r w:rsidR="00A71CA6">
        <w:rPr>
          <w:rFonts w:ascii="Arial" w:hAnsi="Arial" w:cs="Arial"/>
          <w:sz w:val="22"/>
        </w:rPr>
        <w:t>information</w:t>
      </w:r>
    </w:p>
    <w:p w:rsidR="006B5B82" w:rsidRPr="00F6601F" w:rsidRDefault="00747F02" w:rsidP="00C66543">
      <w:pPr>
        <w:pStyle w:val="ListParagraph"/>
        <w:numPr>
          <w:ilvl w:val="0"/>
          <w:numId w:val="19"/>
        </w:numPr>
        <w:ind w:left="36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</w:t>
      </w:r>
      <w:r w:rsidR="000B4CE5" w:rsidRPr="00F6601F">
        <w:rPr>
          <w:rFonts w:ascii="Arial" w:hAnsi="Arial" w:cs="Arial"/>
          <w:sz w:val="22"/>
        </w:rPr>
        <w:t>lick on the “Close Request” button</w:t>
      </w:r>
    </w:p>
    <w:p w:rsidR="000B4CE5" w:rsidRDefault="00747F02" w:rsidP="00C66543">
      <w:pPr>
        <w:spacing w:after="0"/>
        <w:ind w:left="-1260" w:right="-1440"/>
        <w:rPr>
          <w:rFonts w:ascii="Arial" w:hAnsi="Arial" w:cs="Arial"/>
        </w:rPr>
      </w:pPr>
      <w:r w:rsidRPr="00747F02">
        <w:rPr>
          <w:rFonts w:ascii="Arial" w:hAnsi="Arial" w:cs="Arial"/>
          <w:noProof/>
        </w:rPr>
        <w:drawing>
          <wp:inline distT="0" distB="0" distL="0" distR="0">
            <wp:extent cx="7315200" cy="3035808"/>
            <wp:effectExtent l="152400" t="152400" r="361950" b="355600"/>
            <wp:docPr id="48" name="Picture 48" descr="C:\Users\Momna Ali Shah\Desktop\LSDS CHANGES\DRS3535e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mna Ali Shah\Desktop\LSDS CHANGES\DRS3535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"/>
                    <a:stretch/>
                  </pic:blipFill>
                  <pic:spPr bwMode="auto">
                    <a:xfrm>
                      <a:off x="0" y="0"/>
                      <a:ext cx="7315200" cy="30358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CE5" w:rsidRPr="00C66543" w:rsidRDefault="00C66543" w:rsidP="001C0687">
      <w:pPr>
        <w:pStyle w:val="T-TableTitle"/>
        <w:spacing w:before="0" w:after="0"/>
        <w:ind w:left="3600"/>
      </w:pPr>
      <w:bookmarkStart w:id="119" w:name="_Toc527456379"/>
      <w:r w:rsidRPr="00C66543">
        <w:t xml:space="preserve">Figure </w:t>
      </w:r>
      <w:fldSimple w:instr=" SEQ Figure \* ARABIC ">
        <w:r w:rsidR="000136DF">
          <w:rPr>
            <w:noProof/>
          </w:rPr>
          <w:t>8</w:t>
        </w:r>
      </w:fldSimple>
      <w:r w:rsidRPr="00C66543">
        <w:t>-Close Request</w:t>
      </w:r>
      <w:bookmarkEnd w:id="119"/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B85008" w:rsidRDefault="00B85008" w:rsidP="000B4CE5">
      <w:pPr>
        <w:rPr>
          <w:rFonts w:ascii="Arial" w:hAnsi="Arial" w:cs="Arial"/>
        </w:rPr>
      </w:pPr>
    </w:p>
    <w:p w:rsidR="000B4CE5" w:rsidRDefault="000B4CE5" w:rsidP="000B4CE5">
      <w:pPr>
        <w:rPr>
          <w:rFonts w:ascii="Arial" w:hAnsi="Arial" w:cs="Arial"/>
        </w:rPr>
      </w:pPr>
    </w:p>
    <w:p w:rsidR="00436C91" w:rsidRDefault="00436C91" w:rsidP="00C66543">
      <w:pPr>
        <w:ind w:left="360"/>
        <w:rPr>
          <w:rFonts w:ascii="Arial" w:hAnsi="Arial" w:cs="Arial"/>
        </w:rPr>
      </w:pPr>
      <w:r w:rsidRPr="00DA4EFC">
        <w:rPr>
          <w:rFonts w:ascii="Arial" w:hAnsi="Arial" w:cs="Arial"/>
        </w:rPr>
        <w:lastRenderedPageBreak/>
        <w:t xml:space="preserve">On </w:t>
      </w:r>
      <w:r>
        <w:rPr>
          <w:rFonts w:ascii="Arial" w:hAnsi="Arial" w:cs="Arial"/>
        </w:rPr>
        <w:t>clicking the button</w:t>
      </w:r>
      <w:r w:rsidRPr="00DA4EFC">
        <w:rPr>
          <w:rFonts w:ascii="Arial" w:hAnsi="Arial" w:cs="Arial"/>
        </w:rPr>
        <w:t>, a page will appear that displays the details (Confirmation Message, Tracking ID, and Status)</w:t>
      </w:r>
    </w:p>
    <w:p w:rsidR="00436C91" w:rsidRDefault="00436C91" w:rsidP="005058CF">
      <w:pPr>
        <w:pStyle w:val="ListParagraph"/>
        <w:numPr>
          <w:ilvl w:val="0"/>
          <w:numId w:val="19"/>
        </w:numPr>
        <w:tabs>
          <w:tab w:val="left" w:pos="450"/>
        </w:tabs>
        <w:ind w:left="36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the closed request, </w:t>
      </w:r>
      <w:r w:rsidRPr="00DA4EFC">
        <w:rPr>
          <w:rFonts w:ascii="Arial" w:hAnsi="Arial" w:cs="Arial"/>
          <w:sz w:val="22"/>
        </w:rPr>
        <w:t xml:space="preserve">click on the “View </w:t>
      </w:r>
      <w:r>
        <w:rPr>
          <w:rFonts w:ascii="Arial" w:hAnsi="Arial" w:cs="Arial"/>
          <w:sz w:val="22"/>
        </w:rPr>
        <w:t>Your Request</w:t>
      </w:r>
      <w:r w:rsidRPr="00DA4EFC">
        <w:rPr>
          <w:rFonts w:ascii="Arial" w:hAnsi="Arial" w:cs="Arial"/>
          <w:sz w:val="22"/>
        </w:rPr>
        <w:t xml:space="preserve">” button </w:t>
      </w:r>
    </w:p>
    <w:p w:rsidR="00DA3F91" w:rsidRPr="005058CF" w:rsidRDefault="00DA3F91" w:rsidP="00DA3F91">
      <w:pPr>
        <w:pStyle w:val="ListParagraph"/>
        <w:tabs>
          <w:tab w:val="left" w:pos="450"/>
        </w:tabs>
        <w:ind w:left="360"/>
        <w:rPr>
          <w:rFonts w:ascii="Arial" w:hAnsi="Arial" w:cs="Arial"/>
          <w:sz w:val="22"/>
        </w:rPr>
      </w:pPr>
    </w:p>
    <w:p w:rsidR="00436C91" w:rsidRPr="00DA4EFC" w:rsidRDefault="00B85008" w:rsidP="00D75B76">
      <w:pPr>
        <w:spacing w:after="0"/>
        <w:ind w:left="-1260"/>
        <w:jc w:val="center"/>
        <w:rPr>
          <w:rFonts w:ascii="Arial" w:hAnsi="Arial" w:cs="Arial"/>
        </w:rPr>
      </w:pPr>
      <w:r w:rsidRPr="00B85008">
        <w:rPr>
          <w:rFonts w:ascii="Arial" w:hAnsi="Arial" w:cs="Arial"/>
          <w:noProof/>
        </w:rPr>
        <w:drawing>
          <wp:inline distT="0" distB="0" distL="0" distR="0">
            <wp:extent cx="7139354" cy="2892669"/>
            <wp:effectExtent l="152400" t="152400" r="366395" b="365125"/>
            <wp:docPr id="49" name="Picture 49" descr="C:\Users\Momna Ali Shah\Desktop\LSDS CHANGES\DRS1292u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mna Ali Shah\Desktop\LSDS CHANGES\DRS1292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52" b="6171"/>
                    <a:stretch/>
                  </pic:blipFill>
                  <pic:spPr bwMode="auto">
                    <a:xfrm>
                      <a:off x="0" y="0"/>
                      <a:ext cx="7155721" cy="2899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4BEE" w:rsidRPr="00C66543" w:rsidRDefault="00C66543" w:rsidP="001C0687">
      <w:pPr>
        <w:pStyle w:val="T-TableTitle"/>
        <w:spacing w:before="0" w:after="0"/>
        <w:ind w:left="3600"/>
        <w:rPr>
          <w:b w:val="0"/>
        </w:rPr>
      </w:pPr>
      <w:bookmarkStart w:id="120" w:name="_Toc527456380"/>
      <w:bookmarkStart w:id="121" w:name="_Toc527395004"/>
      <w:r w:rsidRPr="00C66543">
        <w:t xml:space="preserve">Figure </w:t>
      </w:r>
      <w:fldSimple w:instr=" SEQ Figure \* ARABIC ">
        <w:r w:rsidR="000136DF">
          <w:rPr>
            <w:noProof/>
          </w:rPr>
          <w:t>9</w:t>
        </w:r>
      </w:fldSimple>
      <w:r w:rsidRPr="00C66543">
        <w:t>-View Your Request</w:t>
      </w:r>
      <w:bookmarkEnd w:id="120"/>
    </w:p>
    <w:p w:rsidR="00364BEE" w:rsidRDefault="00364BEE" w:rsidP="00A032A7">
      <w:pPr>
        <w:pStyle w:val="Heading1"/>
        <w:ind w:left="360"/>
        <w:rPr>
          <w:rFonts w:ascii="Arial" w:hAnsi="Arial" w:cs="Arial"/>
          <w:b/>
          <w:color w:val="auto"/>
        </w:rPr>
      </w:pPr>
    </w:p>
    <w:p w:rsidR="00364BEE" w:rsidRDefault="00364BEE" w:rsidP="00364BEE"/>
    <w:p w:rsidR="00364BEE" w:rsidRDefault="00364BEE" w:rsidP="00364BEE"/>
    <w:p w:rsidR="00364BEE" w:rsidRDefault="00364BEE" w:rsidP="00364BEE"/>
    <w:p w:rsidR="00364BEE" w:rsidRDefault="00364BEE" w:rsidP="00364BEE"/>
    <w:p w:rsidR="00364BEE" w:rsidRPr="00364BEE" w:rsidRDefault="00364BEE" w:rsidP="00364BEE"/>
    <w:p w:rsidR="00364BEE" w:rsidRDefault="00364BEE" w:rsidP="00C66543">
      <w:pPr>
        <w:pStyle w:val="Heading1"/>
        <w:rPr>
          <w:rFonts w:ascii="Arial" w:hAnsi="Arial" w:cs="Arial"/>
          <w:b/>
          <w:color w:val="auto"/>
        </w:rPr>
      </w:pPr>
    </w:p>
    <w:p w:rsidR="00C66543" w:rsidRDefault="00C66543" w:rsidP="00C66543"/>
    <w:p w:rsidR="00C66543" w:rsidRDefault="00C66543" w:rsidP="00C66543"/>
    <w:p w:rsidR="00C66543" w:rsidRDefault="00C66543" w:rsidP="00C66543"/>
    <w:p w:rsidR="005058CF" w:rsidRDefault="005058CF" w:rsidP="00C66543"/>
    <w:p w:rsidR="005058CF" w:rsidRPr="00C66543" w:rsidRDefault="005058CF" w:rsidP="00C66543"/>
    <w:p w:rsidR="00436C91" w:rsidRDefault="00436C91" w:rsidP="00A71CA6">
      <w:pPr>
        <w:pStyle w:val="Heading1"/>
        <w:numPr>
          <w:ilvl w:val="1"/>
          <w:numId w:val="1"/>
        </w:numPr>
        <w:ind w:left="-180"/>
        <w:rPr>
          <w:rFonts w:ascii="Arial" w:hAnsi="Arial" w:cs="Arial"/>
          <w:b/>
          <w:color w:val="auto"/>
        </w:rPr>
      </w:pPr>
      <w:bookmarkStart w:id="122" w:name="_Toc527570455"/>
      <w:r w:rsidRPr="00A77C77">
        <w:rPr>
          <w:rFonts w:ascii="Arial" w:hAnsi="Arial" w:cs="Arial"/>
          <w:b/>
          <w:color w:val="auto"/>
        </w:rPr>
        <w:lastRenderedPageBreak/>
        <w:t>Search Request</w:t>
      </w:r>
      <w:bookmarkEnd w:id="121"/>
      <w:bookmarkEnd w:id="122"/>
      <w:r w:rsidRPr="00A77C77">
        <w:rPr>
          <w:rFonts w:ascii="Arial" w:hAnsi="Arial" w:cs="Arial"/>
          <w:b/>
          <w:color w:val="auto"/>
        </w:rPr>
        <w:t xml:space="preserve"> </w:t>
      </w:r>
    </w:p>
    <w:p w:rsidR="00436C91" w:rsidRPr="00436C91" w:rsidRDefault="00436C91" w:rsidP="00436C91"/>
    <w:p w:rsidR="00436C91" w:rsidRDefault="00436C91" w:rsidP="00436C91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 w:rsidRPr="00C01E0F">
        <w:rPr>
          <w:rFonts w:ascii="Arial" w:hAnsi="Arial" w:cs="Arial"/>
          <w:sz w:val="22"/>
        </w:rPr>
        <w:t xml:space="preserve">To search </w:t>
      </w:r>
      <w:r>
        <w:rPr>
          <w:rFonts w:ascii="Arial" w:hAnsi="Arial" w:cs="Arial"/>
          <w:sz w:val="22"/>
        </w:rPr>
        <w:t>any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request</w:t>
      </w:r>
      <w:r w:rsidRPr="00C01E0F">
        <w:rPr>
          <w:rFonts w:ascii="Arial" w:hAnsi="Arial" w:cs="Arial"/>
          <w:sz w:val="22"/>
        </w:rPr>
        <w:t xml:space="preserve">(s) </w:t>
      </w:r>
      <w:r>
        <w:rPr>
          <w:rFonts w:ascii="Arial" w:hAnsi="Arial" w:cs="Arial"/>
          <w:sz w:val="22"/>
        </w:rPr>
        <w:t>click on</w:t>
      </w:r>
      <w:r w:rsidRPr="00C01E0F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“Search Request </w:t>
      </w:r>
      <w:r w:rsidRPr="00C01E0F">
        <w:rPr>
          <w:rFonts w:ascii="Arial" w:hAnsi="Arial" w:cs="Arial"/>
          <w:sz w:val="22"/>
        </w:rPr>
        <w:t xml:space="preserve">” tab </w:t>
      </w:r>
    </w:p>
    <w:p w:rsidR="00A032A7" w:rsidRDefault="00A032A7" w:rsidP="00436C91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To view all request(s) click on the “Search Requests” tab </w:t>
      </w:r>
    </w:p>
    <w:p w:rsidR="00C66543" w:rsidRDefault="00C66543" w:rsidP="00C66543">
      <w:pPr>
        <w:pStyle w:val="ListParagraph"/>
        <w:spacing w:line="276" w:lineRule="auto"/>
        <w:ind w:left="270"/>
        <w:rPr>
          <w:rFonts w:ascii="Arial" w:hAnsi="Arial" w:cs="Arial"/>
          <w:sz w:val="22"/>
        </w:rPr>
      </w:pPr>
    </w:p>
    <w:p w:rsidR="00A032A7" w:rsidRPr="00C01E0F" w:rsidRDefault="00A032A7" w:rsidP="00C66543">
      <w:pPr>
        <w:pStyle w:val="ListParagraph"/>
        <w:spacing w:after="0" w:line="276" w:lineRule="auto"/>
        <w:ind w:left="-1260"/>
        <w:rPr>
          <w:rFonts w:ascii="Arial" w:hAnsi="Arial" w:cs="Arial"/>
          <w:sz w:val="22"/>
        </w:rPr>
      </w:pPr>
      <w:r w:rsidRPr="00A032A7">
        <w:rPr>
          <w:rFonts w:ascii="Arial" w:hAnsi="Arial" w:cs="Arial"/>
          <w:noProof/>
          <w:sz w:val="22"/>
        </w:rPr>
        <w:drawing>
          <wp:inline distT="0" distB="0" distL="0" distR="0">
            <wp:extent cx="7258050" cy="2501305"/>
            <wp:effectExtent l="152400" t="152400" r="361950" b="356235"/>
            <wp:docPr id="50" name="Picture 50" descr="C:\Users\Momna Ali Shah\Desktop\LSDS CHANGES\DRSW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mna Ali Shah\Desktop\LSDS CHANGES\DRSW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38" b="6943"/>
                    <a:stretch/>
                  </pic:blipFill>
                  <pic:spPr bwMode="auto">
                    <a:xfrm>
                      <a:off x="0" y="0"/>
                      <a:ext cx="7276256" cy="25075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43" w:rsidRDefault="00C66543" w:rsidP="001C0687">
      <w:pPr>
        <w:pStyle w:val="T-TableTitle"/>
        <w:spacing w:before="0" w:after="0"/>
        <w:ind w:left="3600"/>
      </w:pPr>
      <w:bookmarkStart w:id="123" w:name="_Toc527456381"/>
      <w:r w:rsidRPr="00C66543">
        <w:t xml:space="preserve">Figure </w:t>
      </w:r>
      <w:fldSimple w:instr=" SEQ Figure \* ARABIC ">
        <w:r w:rsidR="000136DF">
          <w:rPr>
            <w:noProof/>
          </w:rPr>
          <w:t>10</w:t>
        </w:r>
      </w:fldSimple>
      <w:r w:rsidRPr="00C66543">
        <w:t>-Search Request</w:t>
      </w:r>
      <w:bookmarkEnd w:id="123"/>
    </w:p>
    <w:p w:rsidR="00C66543" w:rsidRPr="00C66543" w:rsidRDefault="00C66543" w:rsidP="00C66543"/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A032A7" w:rsidRDefault="00A032A7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On clicking the button</w:t>
      </w:r>
      <w:r w:rsidR="00364BEE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</w:t>
      </w:r>
      <w:r w:rsidR="00364BEE">
        <w:rPr>
          <w:rFonts w:ascii="Arial" w:hAnsi="Arial" w:cs="Arial"/>
          <w:sz w:val="22"/>
        </w:rPr>
        <w:t xml:space="preserve">system </w:t>
      </w:r>
      <w:r w:rsidR="00266528">
        <w:rPr>
          <w:rFonts w:ascii="Arial" w:hAnsi="Arial" w:cs="Arial"/>
          <w:sz w:val="22"/>
        </w:rPr>
        <w:t>will display</w:t>
      </w:r>
      <w:r w:rsidR="00364BEE" w:rsidRPr="00364BEE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all requests</w:t>
      </w:r>
      <w:r w:rsidR="00364BEE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that contain</w:t>
      </w:r>
      <w:r>
        <w:rPr>
          <w:rFonts w:ascii="Arial" w:hAnsi="Arial" w:cs="Arial"/>
          <w:sz w:val="22"/>
        </w:rPr>
        <w:t xml:space="preserve"> (Request ID, Request Type, Device Count, </w:t>
      </w:r>
      <w:r w:rsidR="00266528">
        <w:rPr>
          <w:rFonts w:ascii="Arial" w:hAnsi="Arial" w:cs="Arial"/>
          <w:sz w:val="22"/>
        </w:rPr>
        <w:t>Date Created, Date Last Updated, Request Status, and Actions)</w:t>
      </w:r>
    </w:p>
    <w:p w:rsidR="00266528" w:rsidRDefault="00266528" w:rsidP="00A032A7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266528" w:rsidRDefault="00364BEE" w:rsidP="00C66543">
      <w:pPr>
        <w:pStyle w:val="ListParagraph"/>
        <w:numPr>
          <w:ilvl w:val="0"/>
          <w:numId w:val="12"/>
        </w:numPr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To update the request</w:t>
      </w:r>
      <w:r w:rsidR="00A71CA6">
        <w:rPr>
          <w:rFonts w:ascii="Arial" w:hAnsi="Arial" w:cs="Arial"/>
          <w:sz w:val="22"/>
        </w:rPr>
        <w:t>,</w:t>
      </w:r>
      <w:r>
        <w:rPr>
          <w:rFonts w:ascii="Arial" w:hAnsi="Arial" w:cs="Arial"/>
          <w:sz w:val="22"/>
        </w:rPr>
        <w:t xml:space="preserve"> click on the required </w:t>
      </w:r>
      <w:r w:rsidR="00266528">
        <w:rPr>
          <w:rFonts w:ascii="Arial" w:hAnsi="Arial" w:cs="Arial"/>
          <w:sz w:val="22"/>
        </w:rPr>
        <w:t xml:space="preserve">action(s) </w:t>
      </w:r>
      <w:r>
        <w:rPr>
          <w:rFonts w:ascii="Arial" w:hAnsi="Arial" w:cs="Arial"/>
          <w:sz w:val="22"/>
        </w:rPr>
        <w:t>(Complete</w:t>
      </w:r>
      <w:r w:rsidR="00266528">
        <w:rPr>
          <w:rFonts w:ascii="Arial" w:hAnsi="Arial" w:cs="Arial"/>
          <w:sz w:val="22"/>
        </w:rPr>
        <w:t xml:space="preserve">, Modify, </w:t>
      </w:r>
      <w:r>
        <w:rPr>
          <w:rFonts w:ascii="Arial" w:hAnsi="Arial" w:cs="Arial"/>
          <w:sz w:val="22"/>
        </w:rPr>
        <w:t xml:space="preserve">and </w:t>
      </w:r>
      <w:r w:rsidR="00266528">
        <w:rPr>
          <w:rFonts w:ascii="Arial" w:hAnsi="Arial" w:cs="Arial"/>
          <w:sz w:val="22"/>
        </w:rPr>
        <w:t>Close</w:t>
      </w:r>
      <w:r>
        <w:rPr>
          <w:rFonts w:ascii="Arial" w:hAnsi="Arial" w:cs="Arial"/>
          <w:sz w:val="22"/>
        </w:rPr>
        <w:t>)</w:t>
      </w:r>
    </w:p>
    <w:p w:rsidR="00266528" w:rsidRPr="00266528" w:rsidRDefault="00A71CA6" w:rsidP="00C66543">
      <w:pPr>
        <w:tabs>
          <w:tab w:val="left" w:pos="450"/>
        </w:tabs>
        <w:spacing w:after="0" w:line="276" w:lineRule="auto"/>
        <w:ind w:left="-1260"/>
        <w:rPr>
          <w:rFonts w:ascii="Arial" w:hAnsi="Arial" w:cs="Arial"/>
        </w:rPr>
      </w:pPr>
      <w:r w:rsidRPr="00A71CA6">
        <w:rPr>
          <w:rFonts w:ascii="Arial" w:hAnsi="Arial" w:cs="Arial"/>
          <w:noProof/>
        </w:rPr>
        <w:drawing>
          <wp:inline distT="0" distB="0" distL="0" distR="0">
            <wp:extent cx="7205657" cy="4400550"/>
            <wp:effectExtent l="152400" t="152400" r="357505" b="361950"/>
            <wp:docPr id="53" name="Picture 53" descr="C:\Users\Momna Ali Shah\Desktop\LSDS CHANGES\jeejefne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mna Ali Shah\Desktop\LSDS CHANGES\jeejefneri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1" b="6445"/>
                    <a:stretch/>
                  </pic:blipFill>
                  <pic:spPr bwMode="auto">
                    <a:xfrm>
                      <a:off x="0" y="0"/>
                      <a:ext cx="7226716" cy="4413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543" w:rsidRPr="00C66543" w:rsidRDefault="00C66543" w:rsidP="001C0687">
      <w:pPr>
        <w:pStyle w:val="T-TableTitle"/>
        <w:spacing w:before="0" w:after="0"/>
        <w:ind w:left="3600"/>
      </w:pPr>
      <w:bookmarkStart w:id="124" w:name="_Toc527456382"/>
      <w:r w:rsidRPr="00C66543">
        <w:t xml:space="preserve">Figure </w:t>
      </w:r>
      <w:fldSimple w:instr=" SEQ Figure \* ARABIC ">
        <w:r w:rsidR="000136DF">
          <w:rPr>
            <w:noProof/>
          </w:rPr>
          <w:t>11</w:t>
        </w:r>
      </w:fldSimple>
      <w:r w:rsidRPr="00C66543">
        <w:t>-Action Tab(s)</w:t>
      </w:r>
      <w:bookmarkEnd w:id="124"/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C66543" w:rsidRDefault="00C66543" w:rsidP="00C66543">
      <w:pPr>
        <w:pStyle w:val="ListParagraph"/>
        <w:tabs>
          <w:tab w:val="left" w:pos="450"/>
        </w:tabs>
        <w:spacing w:line="276" w:lineRule="auto"/>
        <w:ind w:left="270"/>
        <w:rPr>
          <w:rFonts w:ascii="Arial" w:hAnsi="Arial" w:cs="Arial"/>
          <w:sz w:val="22"/>
        </w:rPr>
      </w:pPr>
    </w:p>
    <w:p w:rsidR="00436C91" w:rsidRDefault="00364BEE" w:rsidP="00436C91">
      <w:pPr>
        <w:pStyle w:val="ListParagraph"/>
        <w:numPr>
          <w:ilvl w:val="0"/>
          <w:numId w:val="12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>To search the particular request e</w:t>
      </w:r>
      <w:r w:rsidR="00C62137">
        <w:rPr>
          <w:rFonts w:ascii="Arial" w:hAnsi="Arial" w:cs="Arial"/>
          <w:sz w:val="22"/>
        </w:rPr>
        <w:t xml:space="preserve">nter </w:t>
      </w:r>
      <w:r w:rsidR="00A71CA6">
        <w:rPr>
          <w:rFonts w:ascii="Arial" w:hAnsi="Arial" w:cs="Arial"/>
          <w:sz w:val="22"/>
        </w:rPr>
        <w:t>any</w:t>
      </w:r>
      <w:r w:rsidR="00436C91" w:rsidRPr="00C01E0F">
        <w:rPr>
          <w:rFonts w:ascii="Arial" w:hAnsi="Arial" w:cs="Arial"/>
          <w:sz w:val="22"/>
        </w:rPr>
        <w:t xml:space="preserve"> </w:t>
      </w:r>
      <w:r w:rsidR="00436C91">
        <w:rPr>
          <w:rFonts w:ascii="Arial" w:hAnsi="Arial" w:cs="Arial"/>
          <w:sz w:val="22"/>
        </w:rPr>
        <w:t>known information (i.e. Request ID, Request</w:t>
      </w:r>
      <w:r w:rsidR="00436C91" w:rsidRPr="00C01E0F">
        <w:rPr>
          <w:rFonts w:ascii="Arial" w:hAnsi="Arial" w:cs="Arial"/>
          <w:sz w:val="22"/>
        </w:rPr>
        <w:t xml:space="preserve"> Status</w:t>
      </w:r>
      <w:r w:rsidR="00436C91">
        <w:rPr>
          <w:rFonts w:ascii="Arial" w:hAnsi="Arial" w:cs="Arial"/>
          <w:sz w:val="22"/>
        </w:rPr>
        <w:t>, Device IME</w:t>
      </w:r>
      <w:r w:rsidR="00484DB6">
        <w:rPr>
          <w:rFonts w:ascii="Arial" w:hAnsi="Arial" w:cs="Arial"/>
          <w:sz w:val="22"/>
        </w:rPr>
        <w:t>I</w:t>
      </w:r>
      <w:r w:rsidR="00436C91">
        <w:rPr>
          <w:rFonts w:ascii="Arial" w:hAnsi="Arial" w:cs="Arial"/>
          <w:sz w:val="22"/>
        </w:rPr>
        <w:t xml:space="preserve">s </w:t>
      </w:r>
      <w:r w:rsidR="00436C91" w:rsidRPr="00C01E0F">
        <w:rPr>
          <w:rFonts w:ascii="Arial" w:hAnsi="Arial" w:cs="Arial"/>
          <w:sz w:val="22"/>
        </w:rPr>
        <w:t>etc.)</w:t>
      </w:r>
      <w:r w:rsidR="00C62137">
        <w:rPr>
          <w:rFonts w:ascii="Arial" w:hAnsi="Arial" w:cs="Arial"/>
          <w:sz w:val="22"/>
        </w:rPr>
        <w:t>.</w:t>
      </w:r>
      <w:r w:rsidR="00484DB6">
        <w:rPr>
          <w:rFonts w:ascii="Arial" w:hAnsi="Arial" w:cs="Arial"/>
          <w:sz w:val="22"/>
        </w:rPr>
        <w:t xml:space="preserve"> </w:t>
      </w:r>
      <w:r w:rsidR="00C62137">
        <w:rPr>
          <w:rFonts w:ascii="Arial" w:hAnsi="Arial" w:cs="Arial"/>
          <w:sz w:val="22"/>
        </w:rPr>
        <w:t>F</w:t>
      </w:r>
      <w:r w:rsidR="00436C91">
        <w:rPr>
          <w:rFonts w:ascii="Arial" w:hAnsi="Arial" w:cs="Arial"/>
          <w:sz w:val="22"/>
        </w:rPr>
        <w:t xml:space="preserve">or more search filters click on “Show More Filters” button and enter known information related to the request </w:t>
      </w:r>
    </w:p>
    <w:p w:rsidR="00D75B76" w:rsidRDefault="00D75B76" w:rsidP="00436C91">
      <w:pPr>
        <w:pStyle w:val="ListParagraph"/>
        <w:numPr>
          <w:ilvl w:val="0"/>
          <w:numId w:val="12"/>
        </w:numPr>
        <w:tabs>
          <w:tab w:val="left" w:pos="450"/>
        </w:tabs>
        <w:spacing w:line="276" w:lineRule="auto"/>
        <w:ind w:left="270" w:hanging="27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Click on “Search Requests” button</w:t>
      </w:r>
    </w:p>
    <w:p w:rsidR="005058CF" w:rsidRDefault="00D75B76" w:rsidP="005058CF">
      <w:pPr>
        <w:spacing w:after="0"/>
        <w:ind w:left="-1350"/>
        <w:rPr>
          <w:rFonts w:ascii="Arial" w:hAnsi="Arial" w:cs="Arial"/>
        </w:rPr>
      </w:pPr>
      <w:r w:rsidRPr="00D75B76">
        <w:rPr>
          <w:rFonts w:ascii="Arial" w:hAnsi="Arial" w:cs="Arial"/>
          <w:noProof/>
        </w:rPr>
        <w:drawing>
          <wp:inline distT="0" distB="0" distL="0" distR="0">
            <wp:extent cx="7411916" cy="2565937"/>
            <wp:effectExtent l="152400" t="152400" r="360680" b="368300"/>
            <wp:docPr id="3" name="Picture 3" descr="C:\Users\Momna Ali Shah\Desktop\LSDS CHANGES\yvtcfr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mna Ali Shah\Desktop\LSDS CHANGES\yvtcfrd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69" b="6711"/>
                    <a:stretch/>
                  </pic:blipFill>
                  <pic:spPr bwMode="auto">
                    <a:xfrm>
                      <a:off x="0" y="0"/>
                      <a:ext cx="7428069" cy="2571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CE5" w:rsidRPr="005058CF" w:rsidRDefault="005058CF" w:rsidP="001C0687">
      <w:pPr>
        <w:pStyle w:val="T-TableTitle"/>
        <w:spacing w:before="0" w:after="0"/>
        <w:ind w:left="3600"/>
      </w:pPr>
      <w:bookmarkStart w:id="125" w:name="_Toc527456383"/>
      <w:r w:rsidRPr="005058CF">
        <w:t xml:space="preserve">Figure </w:t>
      </w:r>
      <w:fldSimple w:instr=" SEQ Figure \* ARABIC ">
        <w:r w:rsidR="000136DF">
          <w:rPr>
            <w:noProof/>
          </w:rPr>
          <w:t>12</w:t>
        </w:r>
      </w:fldSimple>
      <w:r w:rsidRPr="005058CF">
        <w:t>-Search Filter(s)</w:t>
      </w:r>
      <w:bookmarkEnd w:id="125"/>
    </w:p>
    <w:sectPr w:rsidR="000B4CE5" w:rsidRPr="005058CF">
      <w:headerReference w:type="default" r:id="rId2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D8A" w:rsidRDefault="00B75D8A" w:rsidP="00F6601F">
      <w:pPr>
        <w:spacing w:after="0" w:line="240" w:lineRule="auto"/>
      </w:pPr>
      <w:r>
        <w:separator/>
      </w:r>
    </w:p>
  </w:endnote>
  <w:endnote w:type="continuationSeparator" w:id="0">
    <w:p w:rsidR="00B75D8A" w:rsidRDefault="00B75D8A" w:rsidP="00F6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9C8" w:rsidRDefault="009239C8" w:rsidP="00EB495F">
    <w:pPr>
      <w:pStyle w:val="zFooter"/>
      <w:pBdr>
        <w:top w:val="single" w:sz="4" w:space="0" w:color="auto"/>
      </w:pBdr>
      <w:jc w:val="left"/>
      <w:rPr>
        <w:ins w:id="4" w:author="momna ali" w:date="2018-09-26T15:05:00Z"/>
      </w:rPr>
    </w:pPr>
    <w:ins w:id="5" w:author="momna ali" w:date="2018-09-26T15:05:00Z">
      <w:r>
        <w:t xml:space="preserve">                                                                Copyright © 2018  Qualcomm Technologies, Inc.</w:t>
      </w:r>
      <w:r>
        <w:tab/>
      </w:r>
    </w:ins>
  </w:p>
  <w:p w:rsidR="009239C8" w:rsidRPr="00D75B76" w:rsidRDefault="009239C8" w:rsidP="00D75B76">
    <w:pPr>
      <w:pStyle w:val="Footer"/>
      <w:ind w:left="270"/>
      <w:rPr>
        <w:rFonts w:ascii="Arial" w:hAnsi="Arial" w:cs="Arial"/>
        <w:b/>
        <w:sz w:val="18"/>
        <w:szCs w:val="18"/>
      </w:rPr>
    </w:pPr>
    <w:r w:rsidRPr="00D75B76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D75B76">
      <w:rPr>
        <w:rFonts w:ascii="Arial" w:hAnsi="Arial" w:cs="Arial"/>
        <w:b/>
        <w:sz w:val="18"/>
        <w:szCs w:val="18"/>
      </w:rPr>
      <w:t>NoDerivatives</w:t>
    </w:r>
    <w:proofErr w:type="spellEnd"/>
    <w:r w:rsidRPr="00D75B76">
      <w:rPr>
        <w:rFonts w:ascii="Arial" w:hAnsi="Arial" w:cs="Arial"/>
        <w:b/>
        <w:sz w:val="18"/>
        <w:szCs w:val="18"/>
      </w:rPr>
      <w:t xml:space="preserve"> 4.0 International License.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9C8" w:rsidRDefault="009239C8" w:rsidP="00EB495F">
    <w:pPr>
      <w:pStyle w:val="zFooter"/>
      <w:pBdr>
        <w:top w:val="single" w:sz="4" w:space="0" w:color="auto"/>
      </w:pBdr>
      <w:jc w:val="left"/>
      <w:rPr>
        <w:ins w:id="6" w:author="momna ali" w:date="2018-09-26T15:05:00Z"/>
      </w:rPr>
    </w:pPr>
    <w:ins w:id="7" w:author="momna ali" w:date="2018-09-26T15:05:00Z">
      <w:r>
        <w:t xml:space="preserve">                                                                Copyright © 2018  Qualcomm Technologies, Inc.</w:t>
      </w:r>
      <w:r>
        <w:tab/>
      </w:r>
    </w:ins>
  </w:p>
  <w:p w:rsidR="009239C8" w:rsidRPr="008B6C49" w:rsidRDefault="009239C8" w:rsidP="00D75B76">
    <w:pPr>
      <w:pStyle w:val="Footer"/>
      <w:ind w:left="180"/>
      <w:rPr>
        <w:rFonts w:ascii="Arial" w:hAnsi="Arial" w:cs="Arial"/>
        <w:b/>
        <w:sz w:val="18"/>
        <w:szCs w:val="18"/>
      </w:rPr>
    </w:pPr>
    <w:r w:rsidRPr="008B6C49">
      <w:rPr>
        <w:rFonts w:ascii="Arial" w:hAnsi="Arial" w:cs="Arial"/>
        <w:b/>
        <w:sz w:val="18"/>
        <w:szCs w:val="18"/>
      </w:rPr>
      <w:t>This work is licensed under a Creative Commons Attribution-</w:t>
    </w:r>
    <w:proofErr w:type="spellStart"/>
    <w:r w:rsidRPr="008B6C49">
      <w:rPr>
        <w:rFonts w:ascii="Arial" w:hAnsi="Arial" w:cs="Arial"/>
        <w:b/>
        <w:sz w:val="18"/>
        <w:szCs w:val="18"/>
      </w:rPr>
      <w:t>NoDerivatives</w:t>
    </w:r>
    <w:proofErr w:type="spellEnd"/>
    <w:r w:rsidRPr="008B6C49">
      <w:rPr>
        <w:rFonts w:ascii="Arial" w:hAnsi="Arial" w:cs="Arial"/>
        <w:b/>
        <w:sz w:val="18"/>
        <w:szCs w:val="18"/>
      </w:rPr>
      <w:t xml:space="preserve"> 4.0 International License.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D8A" w:rsidRDefault="00B75D8A" w:rsidP="00F6601F">
      <w:pPr>
        <w:spacing w:after="0" w:line="240" w:lineRule="auto"/>
      </w:pPr>
      <w:r>
        <w:separator/>
      </w:r>
    </w:p>
  </w:footnote>
  <w:footnote w:type="continuationSeparator" w:id="0">
    <w:p w:rsidR="00B75D8A" w:rsidRDefault="00B75D8A" w:rsidP="00F660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9C8" w:rsidRDefault="009239C8" w:rsidP="00EB495F">
    <w:pPr>
      <w:pStyle w:val="zBrandingOwner"/>
    </w:pPr>
    <w:sdt>
      <w:sdtPr>
        <w:alias w:val="Doc Entity"/>
        <w:tag w:val="Doc Entity"/>
        <w:id w:val="100693777"/>
        <w:placeholder>
          <w:docPart w:val="18A366BA80E94EC8B018A46991C98D37"/>
        </w:placeholder>
        <w15:color w:val="000000"/>
        <w15:appearance w15:val="hidden"/>
        <w:text w:multiLine="1"/>
      </w:sdtPr>
      <w:sdtContent>
        <w:r>
          <w:t>.</w:t>
        </w:r>
      </w:sdtContent>
    </w:sdt>
  </w:p>
  <w:p w:rsidR="009239C8" w:rsidRDefault="009239C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9C8" w:rsidRDefault="009239C8">
    <w:pPr>
      <w:pStyle w:val="Header"/>
    </w:pPr>
    <w:r>
      <w:rPr>
        <w:noProof/>
      </w:rPr>
      <w:drawing>
        <wp:inline distT="0" distB="0" distL="0" distR="0" wp14:anchorId="4CE884F7" wp14:editId="0F41D864">
          <wp:extent cx="1896110" cy="419100"/>
          <wp:effectExtent l="0" t="0" r="8890" b="0"/>
          <wp:docPr id="37" name="Picture 37" descr="C:\Users\schoudhu\AppData\Local\Microsoft\Windows\INetCache\Content.Word\qc_logo_flt_rgb_blu_po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choudhu\AppData\Local\Microsoft\Windows\INetCache\Content.Word\qc_logo_flt_rgb_blu_pos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122" t="27273" r="10859" b="31061"/>
                  <a:stretch/>
                </pic:blipFill>
                <pic:spPr bwMode="auto">
                  <a:xfrm>
                    <a:off x="0" y="0"/>
                    <a:ext cx="1896110" cy="4191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4A0EDC7" wp14:editId="1CCEACDC">
              <wp:simplePos x="0" y="0"/>
              <wp:positionH relativeFrom="margin">
                <wp:posOffset>0</wp:posOffset>
              </wp:positionH>
              <wp:positionV relativeFrom="paragraph">
                <wp:posOffset>-635</wp:posOffset>
              </wp:positionV>
              <wp:extent cx="6244270" cy="1430826"/>
              <wp:effectExtent l="0" t="0" r="23495" b="0"/>
              <wp:wrapNone/>
              <wp:docPr id="214" name="Group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4270" cy="1430826"/>
                        <a:chOff x="4131" y="564184"/>
                        <a:chExt cx="6210300" cy="1430826"/>
                      </a:xfrm>
                    </wpg:grpSpPr>
                    <wps:wsp>
                      <wps:cNvPr id="215" name="Straight Connector 215"/>
                      <wps:cNvCnPr/>
                      <wps:spPr>
                        <a:xfrm flipH="1">
                          <a:off x="4131" y="954709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7F7F7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  <wpg:grpSp>
                      <wpg:cNvPr id="216" name="Group 216"/>
                      <wpg:cNvGrpSpPr/>
                      <wpg:grpSpPr>
                        <a:xfrm>
                          <a:off x="5452431" y="564184"/>
                          <a:ext cx="762000" cy="762000"/>
                          <a:chOff x="5452431" y="564184"/>
                          <a:chExt cx="762000" cy="762000"/>
                        </a:xfrm>
                      </wpg:grpSpPr>
                      <wps:wsp>
                        <wps:cNvPr id="217" name="Oval 217"/>
                        <wps:cNvSpPr/>
                        <wps:spPr>
                          <a:xfrm>
                            <a:off x="5452431" y="564184"/>
                            <a:ext cx="762000" cy="76200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ounded Rectangle 218"/>
                        <wps:cNvSpPr/>
                        <wps:spPr>
                          <a:xfrm rot="21155986">
                            <a:off x="5882386" y="879352"/>
                            <a:ext cx="124359" cy="42834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ounded Rectangle 219"/>
                        <wps:cNvSpPr/>
                        <wps:spPr>
                          <a:xfrm rot="18804054">
                            <a:off x="5818032" y="817795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ounded Rectangle 220"/>
                        <wps:cNvSpPr/>
                        <wps:spPr>
                          <a:xfrm rot="16200000">
                            <a:off x="5724425" y="814479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ounded Rectangle 221"/>
                        <wps:cNvSpPr/>
                        <wps:spPr>
                          <a:xfrm rot="13531193">
                            <a:off x="5656359" y="887240"/>
                            <a:ext cx="124360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ounded Rectangle 222"/>
                        <wps:cNvSpPr/>
                        <wps:spPr>
                          <a:xfrm rot="13422697">
                            <a:off x="5884887" y="973270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Rounded Rectangle 223"/>
                        <wps:cNvSpPr/>
                        <wps:spPr>
                          <a:xfrm rot="16486796">
                            <a:off x="5818550" y="1036114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ounded Rectangle 224"/>
                        <wps:cNvSpPr/>
                        <wps:spPr>
                          <a:xfrm rot="18880232">
                            <a:off x="5728330" y="1042462"/>
                            <a:ext cx="124390" cy="428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Rounded Rectangle 225"/>
                        <wps:cNvSpPr/>
                        <wps:spPr>
                          <a:xfrm rot="21415589">
                            <a:off x="5662760" y="980906"/>
                            <a:ext cx="124359" cy="4282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26" name="Group 226"/>
                      <wpg:cNvGrpSpPr/>
                      <wpg:grpSpPr>
                        <a:xfrm>
                          <a:off x="4788974" y="1166666"/>
                          <a:ext cx="692536" cy="686632"/>
                          <a:chOff x="4788974" y="1166666"/>
                          <a:chExt cx="692536" cy="686632"/>
                        </a:xfrm>
                      </wpg:grpSpPr>
                      <wps:wsp>
                        <wps:cNvPr id="227" name="Oval 227"/>
                        <wps:cNvSpPr/>
                        <wps:spPr>
                          <a:xfrm rot="14809238">
                            <a:off x="4881082" y="1256662"/>
                            <a:ext cx="519909" cy="519907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Arc 228"/>
                        <wps:cNvSpPr/>
                        <wps:spPr>
                          <a:xfrm rot="12798698">
                            <a:off x="4788974" y="1166666"/>
                            <a:ext cx="692536" cy="686632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ounded Rectangle 229"/>
                        <wps:cNvSpPr/>
                        <wps:spPr>
                          <a:xfrm rot="21155986">
                            <a:off x="5169919" y="1471123"/>
                            <a:ext cx="80507" cy="27717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Rounded Rectangle 230"/>
                        <wps:cNvSpPr/>
                        <wps:spPr>
                          <a:xfrm rot="18804054">
                            <a:off x="5128277" y="1431285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Rounded Rectangle 231"/>
                        <wps:cNvSpPr/>
                        <wps:spPr>
                          <a:xfrm rot="16200000">
                            <a:off x="5067678" y="1429139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Rounded Rectangle 232"/>
                        <wps:cNvSpPr/>
                        <wps:spPr>
                          <a:xfrm rot="13531193">
                            <a:off x="5023614" y="1476220"/>
                            <a:ext cx="80469" cy="2772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Rounded Rectangle 233"/>
                        <wps:cNvSpPr/>
                        <wps:spPr>
                          <a:xfrm rot="13422697">
                            <a:off x="5171538" y="1531895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Rounded Rectangle 234"/>
                        <wps:cNvSpPr/>
                        <wps:spPr>
                          <a:xfrm rot="16486796">
                            <a:off x="5128612" y="1572553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ounded Rectangle 235"/>
                        <wps:cNvSpPr/>
                        <wps:spPr>
                          <a:xfrm rot="18880232">
                            <a:off x="5070206" y="1576660"/>
                            <a:ext cx="80489" cy="27716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ounded Rectangle 236"/>
                        <wps:cNvSpPr/>
                        <wps:spPr>
                          <a:xfrm rot="21415589">
                            <a:off x="5027739" y="1536836"/>
                            <a:ext cx="80507" cy="2770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237" name="Group 237"/>
                      <wpg:cNvGrpSpPr/>
                      <wpg:grpSpPr>
                        <a:xfrm>
                          <a:off x="5592030" y="1505431"/>
                          <a:ext cx="485537" cy="489579"/>
                          <a:chOff x="5592030" y="1505431"/>
                          <a:chExt cx="485537" cy="489579"/>
                        </a:xfrm>
                      </wpg:grpSpPr>
                      <wps:wsp>
                        <wps:cNvPr id="238" name="Oval 238"/>
                        <wps:cNvSpPr/>
                        <wps:spPr>
                          <a:xfrm rot="18618547">
                            <a:off x="5653106" y="1571148"/>
                            <a:ext cx="362911" cy="363006"/>
                          </a:xfrm>
                          <a:prstGeom prst="ellipse">
                            <a:avLst/>
                          </a:prstGeom>
                          <a:solidFill>
                            <a:sysClr val="window" lastClr="FFFFFF"/>
                          </a:solidFill>
                          <a:ln w="19050" cap="flat" cmpd="sng" algn="ctr">
                            <a:solidFill>
                              <a:srgbClr val="3167A9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Arc 239"/>
                        <wps:cNvSpPr/>
                        <wps:spPr>
                          <a:xfrm rot="16608007">
                            <a:off x="5590009" y="1507452"/>
                            <a:ext cx="489579" cy="485537"/>
                          </a:xfrm>
                          <a:prstGeom prst="arc">
                            <a:avLst>
                              <a:gd name="adj1" fmla="val 16200000"/>
                              <a:gd name="adj2" fmla="val 6521816"/>
                            </a:avLst>
                          </a:prstGeom>
                          <a:noFill/>
                          <a:ln w="12700" cap="flat" cmpd="sng" algn="ctr">
                            <a:solidFill>
                              <a:srgbClr val="F7911E"/>
                            </a:solidFill>
                            <a:prstDash val="sysDash"/>
                            <a:miter lim="800000"/>
                            <a:tailEnd type="triangle" w="sm" len="sm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ounded Rectangle 240"/>
                        <wps:cNvSpPr/>
                        <wps:spPr>
                          <a:xfrm rot="21155986">
                            <a:off x="5856691" y="1721316"/>
                            <a:ext cx="58117" cy="2001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ounded Rectangle 241"/>
                        <wps:cNvSpPr/>
                        <wps:spPr>
                          <a:xfrm rot="18804054">
                            <a:off x="5826617" y="169254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Rounded Rectangle 242"/>
                        <wps:cNvSpPr/>
                        <wps:spPr>
                          <a:xfrm rot="16200000">
                            <a:off x="5782871" y="1690999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Rounded Rectangle 243"/>
                        <wps:cNvSpPr/>
                        <wps:spPr>
                          <a:xfrm rot="13531193">
                            <a:off x="5751062" y="1725002"/>
                            <a:ext cx="58117" cy="20013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Rounded Rectangle 244"/>
                        <wps:cNvSpPr/>
                        <wps:spPr>
                          <a:xfrm rot="13422697">
                            <a:off x="5857860" y="1765207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Rounded Rectangle 245"/>
                        <wps:cNvSpPr/>
                        <wps:spPr>
                          <a:xfrm rot="16486796">
                            <a:off x="5826859" y="1794576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ounded Rectangle 246"/>
                        <wps:cNvSpPr/>
                        <wps:spPr>
                          <a:xfrm rot="18880232">
                            <a:off x="5784696" y="1797543"/>
                            <a:ext cx="58131" cy="20008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Rounded Rectangle 247"/>
                        <wps:cNvSpPr/>
                        <wps:spPr>
                          <a:xfrm rot="21415589">
                            <a:off x="5754053" y="1768776"/>
                            <a:ext cx="58117" cy="20012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FFB500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B12B6E8" id="Group 214" o:spid="_x0000_s1026" style="position:absolute;margin-left:0;margin-top:-.05pt;width:491.65pt;height:112.65pt;z-index:251663360;mso-position-horizontal-relative:margin" coordorigin="41,5641" coordsize="62103,14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">
              <v:line id="Straight Connector 215" o:spid="_x0000_s1027" style="position:absolute;flip:x;visibility:visible;mso-wrap-style:square" from="41,9547" to="54524,9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+ussMAAADcAAAADwAAAGRycy9kb3ducmV2LnhtbESP3YrCMBSE7xd8h3AE79bUn5WlGkUE&#10;QbxYWbsPcGyObbE5qUnU9u03guDlMDPfMItVa2pxJ+crywpGwwQEcW51xYWCv2z7+Q3CB2SNtWVS&#10;0JGH1bL3scBU2wf/0v0YChEh7FNUUIbQpFL6vCSDfmgb4uidrTMYonSF1A4fEW5qOU6SmTRYcVwo&#10;saFNSfnleDMKMjy019lhSvL0c850t3eTSXdSatBv13MQgdrwDr/aO61gPPqC55l4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frrLDAAAA3AAAAA8AAAAAAAAAAAAA&#10;AAAAoQIAAGRycy9kb3ducmV2LnhtbFBLBQYAAAAABAAEAPkAAACRAwAAAAA=&#10;" strokecolor="#7f7f7f" strokeweight="1pt">
                <v:stroke joinstyle="miter"/>
              </v:line>
              <v:group id="Group 216" o:spid="_x0000_s1028" style="position:absolute;left:54524;top:5641;width:7620;height:7620" coordorigin="54524,5641" coordsize="7620,7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Z1QEs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Sxewv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Z1QEsQAAADcAAAA&#10;DwAAAAAAAAAAAAAAAACqAgAAZHJzL2Rvd25yZXYueG1sUEsFBgAAAAAEAAQA+gAAAJsDAAAAAA==&#10;">
                <v:oval id="Oval 217" o:spid="_x0000_s1029" style="position:absolute;left:54524;top:5641;width:7620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bbMYA&#10;AADcAAAADwAAAGRycy9kb3ducmV2LnhtbESPT2vCQBTE70K/w/IKvenGFGqIbqRVKoJUqOnF22v2&#10;5Q/Nvg3ZrYnfvlsQPA4z8xtmtR5NKy7Uu8aygvksAkFcWN1wpeArf58mIJxH1thaJgVXcrDOHiYr&#10;TLUd+JMuJ1+JAGGXooLa+y6V0hU1GXQz2xEHr7S9QR9kX0nd4xDgppVxFL1Igw2HhRo72tRU/Jx+&#10;jQLcDW/XPDpSPByS80eZH+z2+Vupp8fxdQnC0+jv4Vt7rxXE8wX8nw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DrbbMYAAADcAAAADwAAAAAAAAAAAAAAAACYAgAAZHJz&#10;L2Rvd25yZXYueG1sUEsFBgAAAAAEAAQA9QAAAIsDAAAAAA==&#10;" filled="f" strokecolor="#3167a9" strokeweight="1.5pt">
                  <v:stroke joinstyle="miter"/>
                </v:oval>
                <v:roundrect id="Rounded Rectangle 218" o:spid="_x0000_s1030" style="position:absolute;left:58823;top:8793;width:1244;height:428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Tj3sUA&#10;AADcAAAADwAAAGRycy9kb3ducmV2LnhtbESPTW/CMAyG70j8h8hI3EYKEvvoCAhtTNp1ME07uo2X&#10;djROlQTo9uvnwySO1uv3sZ/VZvCdOlNMbWAD81kBirgOtmVn4P3wcnMPKmVki11gMvBDCTbr8WiF&#10;pQ0XfqPzPjslEE4lGmhy7kutU92QxzQLPbFkXyF6zDJGp23Ei8B9pxdFcas9tiwXGuzpqaH6uD95&#10;oSzvfqvj866oPquPh+ii+3Z6a8x0MmwfQWUa8nX5v/1qDSzm8q3IiAj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OPexQAAANwAAAAPAAAAAAAAAAAAAAAAAJgCAABkcnMv&#10;ZG93bnJldi54bWxQSwUGAAAAAAQABAD1AAAAigMAAAAA&#10;" fillcolor="#ffb500" stroked="f" strokeweight="1pt">
                  <v:stroke joinstyle="miter"/>
                </v:roundrect>
                <v:roundrect id="Rounded Rectangle 219" o:spid="_x0000_s1031" style="position:absolute;left:58180;top:8178;width:1243;height:428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GMuMMA&#10;AADcAAAADwAAAGRycy9kb3ducmV2LnhtbESPQWsCMRSE74L/ITyhN83qQdbVKCpWeivaHjw+Ns/N&#10;4uZl3aSa/fdNoeBxmJlvmNUm2kY8qPO1YwXTSQaCuHS65krB99f7OAfhA7LGxjEp6MnDZj0crLDQ&#10;7sknepxDJRKEfYEKTAhtIaUvDVn0E9cSJ+/qOoshya6SusNngttGzrJsLi3WnBYMtrQ3VN7OP1ZB&#10;vlsc+n2+MzpeIm/7T38PR6/U2yhulyACxfAK/7c/tILZdAF/Z9IRkO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GMu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0" o:spid="_x0000_s1032" style="position:absolute;left:57244;top:8144;width:1244;height:428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tPLMAA&#10;AADcAAAADwAAAGRycy9kb3ducmV2LnhtbERP3WrCMBS+H/gO4Qy8m+kqlFKNojJBBAerfYCz5qwp&#10;NielyWx9e3Mx2OXH97/eTrYTdxp861jB+yIBQVw73XKjoLoe33IQPiBr7ByTggd52G5mL2sstBv5&#10;i+5laEQMYV+gAhNCX0jpa0MW/cL1xJH7cYPFEOHQSD3gGMNtJ9MkyaTFlmODwZ4Ohupb+WsVLL/3&#10;Y3W+7D6bzH5QSHVuptErNX+ddisQgabwL/5zn7SCNI3z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YtPLMAAAADcAAAADwAAAAAAAAAAAAAAAACYAgAAZHJzL2Rvd25y&#10;ZXYueG1sUEsFBgAAAAAEAAQA9QAAAIUDAAAAAA==&#10;" fillcolor="#ffb500" stroked="f" strokeweight="1pt">
                  <v:stroke joinstyle="miter"/>
                </v:roundrect>
                <v:roundrect id="Rounded Rectangle 221" o:spid="_x0000_s1033" style="position:absolute;left:56563;top:8872;width:1244;height:42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sG8QA&#10;AADcAAAADwAAAGRycy9kb3ducmV2LnhtbESPQWvCQBSE70L/w/IEb2ZjCkWiqxRBag8isSl4fGRf&#10;k+Du25BdNfn3bqHQ4zAz3zDr7WCNuFPvW8cKFkkKgrhyuuVaQfm1ny9B+ICs0TgmBSN52G5eJmvM&#10;tXtwQfdzqEWEsM9RQRNCl0vpq4Ys+sR1xNH7cb3FEGVfS93jI8KtkVmavkmLLceFBjvaNVRdzzer&#10;4NJ2x++Uq4/s9GrGzyWaa1nslZpNh/cViEBD+A//tQ9aQZYt4PdMPAJy8w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i7B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2" o:spid="_x0000_s1034" style="position:absolute;left:58848;top:9732;width:1244;height:42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4YsMA&#10;AADcAAAADwAAAGRycy9kb3ducmV2LnhtbESPQUsDMRSE7wX/Q3iCtzZrClXWpkUFwYOX1kLx9ti8&#10;bhaTl5jEdv33plDocZiZb5jlevROHCnlIbCG+1kDgrgLZuBew+7zbfoIIhdkgy4wafijDOvVzWSJ&#10;rQkn3tBxW3pRIZxb1GBLia2UubPkMc9CJK7eISSPpcrUS5PwVOHeSdU0C+lx4LpgMdKrpe57++s1&#10;fHxlN5+nvf1xSh1UjBt+UC9a392Oz08gCo3lGr60340GpRScz9Qj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24Y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3" o:spid="_x0000_s1035" style="position:absolute;left:58185;top:10361;width:1244;height:42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9rhMMA&#10;AADcAAAADwAAAGRycy9kb3ducmV2LnhtbESP3YrCMBSE74V9h3AWvNN0KyulGmUVFsQLwZ8HODTH&#10;ttqclCSr8e3NguDlMDPfMPNlNJ24kfOtZQVf4wwEcWV1y7WC0/F3VIDwAVljZ5kUPMjDcvExmGOp&#10;7Z33dDuEWiQI+xIVNCH0pZS+asigH9ueOHln6wyGJF0ttcN7gptO5lk2lQZbTgsN9rRuqLoe/oyC&#10;C65c7PaF3O528Xs6uVax3hRKDT/jzwxEoBje4Vd7oxXk+QT+z6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59rh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24" o:spid="_x0000_s1036" style="position:absolute;left:57283;top:10424;width:1244;height:42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8QMQA&#10;AADcAAAADwAAAGRycy9kb3ducmV2LnhtbESPwWrDMBBE74X+g9hCb40cN5TgRjahpOCLD3b8AYu1&#10;tU2slZEUx+3XV4VAj8PMvGEOxWomsZDzo2UF200CgrizeuReQXv+fNmD8AFZ42SZFHyThyJ/fDhg&#10;pu2Na1qa0IsIYZ+hgiGEOZPSdwMZ9Bs7E0fvyzqDIUrXS+3wFuFmkmmSvEmDI8eFAWf6GKi7NFej&#10;oOx/luT0mp64sufqOh1d29VOqeen9fgOItAa/sP3dqkVpOkO/s7EIy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2/ED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25" o:spid="_x0000_s1037" style="position:absolute;left:56627;top:9809;width:1244;height:428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2ZJcQA&#10;AADcAAAADwAAAGRycy9kb3ducmV2LnhtbESPQUvDQBSE74L/YXmCl9BuGlGamE0RodCb2Ap6fGSf&#10;2Wj2bcg+2/TfdwXB4zAz3zD1ZvaDOtIU+8AGVsscFHEbbM+dgbfDdrEGFQXZ4hCYDJwpwqa5vqqx&#10;suHEr3TcS6cShGOFBpzIWGkdW0ce4zKMxMn7DJNHSXLqtJ3wlOB+0EWeP2iPPacFhyM9O2q/9z/e&#10;wIwv/vzRyl1Wfr1vs1VWlm4UY25v5qdHUEKz/If/2jtroCju4fdMOgK6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NmSX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26" o:spid="_x0000_s1038" style="position:absolute;left:47889;top:11666;width:6926;height:6866" coordorigin="47889,11666" coordsize="6925,68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<v:oval id="Oval 227" o:spid="_x0000_s1039" style="position:absolute;left:48810;top:12566;width:5199;height:5199;rotation:-741732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q/XsUA&#10;AADcAAAADwAAAGRycy9kb3ducmV2LnhtbESP3WrCQBSE7wu+w3IEb4puDKVqdBVRCoJF8Af08pA9&#10;JsHs2ZBdk/Ttu0Khl8PMfMMsVp0pRUO1KywrGI8iEMSp1QVnCi7nr+EUhPPIGkvLpOCHHKyWvbcF&#10;Jtq2fKTm5DMRIOwSVJB7XyVSujQng25kK+Lg3W1t0AdZZ1LX2Aa4KWUcRZ/SYMFhIceKNjmlj9PT&#10;KGh32WHvGzfj9+uzvX1vP5pybJUa9Lv1HISnzv+H/9o7rSCOJ/A6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r9exQAAANwAAAAPAAAAAAAAAAAAAAAAAJgCAABkcnMv&#10;ZG93bnJldi54bWxQSwUGAAAAAAQABAD1AAAAigMAAAAA&#10;" fillcolor="window" strokecolor="#3167a9" strokeweight="1.5pt">
                  <v:stroke joinstyle="miter"/>
                </v:oval>
                <v:shape id="Arc 228" o:spid="_x0000_s1040" style="position:absolute;left:47889;top:11666;width:6926;height:6866;rotation:-9613369fd;visibility:visible;mso-wrap-style:square;v-text-anchor:middle" coordsize="692536,6866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VIsQA&#10;AADcAAAADwAAAGRycy9kb3ducmV2LnhtbERPTU/CQBC9m/AfNmPihcDWEsBUFmKMgMqJwsHj2B3b&#10;hu5s012h/HvmYOLx5X0vVr1r1Jm6UHs28DhOQBEX3tZcGjge1qMnUCEiW2w8k4ErBVgtB3cLzKy/&#10;8J7OeSyVhHDI0EAVY5tpHYqKHIaxb4mF+/GdwyiwK7Xt8CLhrtFpksy0w5qlocKWXisqTvmvk97P&#10;+fexGQ6/6nw92SVv2+nHZjs15uG+f3kGFamP/+I/97s1kKayVs7IEd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FlSLEAAAA3AAAAA8AAAAAAAAAAAAAAAAAmAIAAGRycy9k&#10;b3ducmV2LnhtbFBLBQYAAAAABAAEAPUAAACJAwAAAAA=&#10;" path="m346268,nsc483138,,607165,79935,662724,203955v56100,125227,31723,271537,-62016,372224c508186,675558,365439,711821,236117,668799l346268,343316,346268,xem346268,nfc483138,,607165,79935,662724,203955v56100,125227,31723,271537,-62016,372224c508186,675558,365439,711821,236117,668799e" filled="f" strokecolor="#f7911e" strokeweight="1pt">
                  <v:stroke dashstyle="3 1" endarrow="block" endarrowwidth="narrow" endarrowlength="short" joinstyle="miter"/>
                  <v:path arrowok="t" o:connecttype="custom" o:connectlocs="346268,0;662724,203955;600708,576179;236117,668799" o:connectangles="0,0,0,0"/>
                </v:shape>
                <v:roundrect id="Rounded Rectangle 229" o:spid="_x0000_s1041" style="position:absolute;left:51699;top:14711;width:805;height:277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SM+MQA&#10;AADcAAAADwAAAGRycy9kb3ducmV2LnhtbESPQWsCMRSE7wX/Q3hCbzXrglZXo4i10GttEY9vN8/s&#10;6uZlSVLd+uubQqHHYWa+YZbr3rbiSj40jhWMRxkI4srpho2Cz4/XpxmIEJE1to5JwTcFWK8GD0ss&#10;tLvxO1330YgE4VCggjrGrpAyVDVZDCPXESfv5LzFmKQ3Unu8JbhtZZ5lU2mx4bRQY0fbmqrL/ssm&#10;yuT5Xl5edll5LA9zb7w5G7lR6nHYbxYgIvXxP/zXftMK8nwOv2fSEZ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0jPj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0" o:spid="_x0000_s1042" style="position:absolute;left:51282;top:14312;width:805;height:277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55RcEA&#10;AADcAAAADwAAAGRycy9kb3ducmV2LnhtbERPz2vCMBS+D/wfwhO8rekURu0aRUXHbmPqweOjeWvK&#10;mpfaRE3/++Uw2PHj+12to+3EnQbfOlbwkuUgiGunW24UnE+H5wKED8gaO8ekYCQP69XkqcJSuwd/&#10;0f0YGpFC2JeowITQl1L62pBFn7meOHHfbrAYEhwaqQd8pHDbyXmev0qLLacGgz3tDNU/x5tVUGyX&#10;+3FXbI2Ol8ib8dNfw7tXajaNmzcQgWL4F/+5P7SC+SLNT2fSE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eeUXBAAAA3AAAAA8AAAAAAAAAAAAAAAAAmAIAAGRycy9kb3du&#10;cmV2LnhtbFBLBQYAAAAABAAEAPUAAACGAwAAAAA=&#10;" fillcolor="#ffb500" stroked="f" strokeweight="1pt">
                  <v:stroke joinstyle="miter"/>
                </v:roundrect>
                <v:roundrect id="Rounded Rectangle 231" o:spid="_x0000_s1043" style="position:absolute;left:50676;top:14291;width:805;height:277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58asIA&#10;AADcAAAADwAAAGRycy9kb3ducmV2LnhtbESP0YrCMBRE34X9h3AXfNPUCiJdo7iLC4ugYPUD7jbX&#10;ptjclCba+vdGEHwcZuYMs1j1thY3an3lWMFknIAgLpyuuFRwOv6O5iB8QNZYOyYFd/KwWn4MFphp&#10;1/GBbnkoRYSwz1CBCaHJpPSFIYt+7Bri6J1dazFE2ZZSt9hFuK1lmiQzabHiuGCwoR9DxSW/WgXT&#10;/+/utN2t9+XMbiikem76zis1/OzXXyAC9eEdfrX/tIJ0OoHnmXgE5P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HnxqwgAAANwAAAAPAAAAAAAAAAAAAAAAAJgCAABkcnMvZG93&#10;bnJldi54bWxQSwUGAAAAAAQABAD1AAAAhwMAAAAA&#10;" fillcolor="#ffb500" stroked="f" strokeweight="1pt">
                  <v:stroke joinstyle="miter"/>
                </v:roundrect>
                <v:roundrect id="Rounded Rectangle 232" o:spid="_x0000_s1044" style="position:absolute;left:50235;top:14762;width:805;height:278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nkscUA&#10;AADcAAAADwAAAGRycy9kb3ducmV2LnhtbESPwWrDMBBE74X8g9hAb7VcG0pwo5hQCGkPJSR1ocfF&#10;2tjG0spYSuz8fVQo9DjMzBtmXc7WiCuNvnOs4DlJQRDXTnfcKKi+dk8rED4gazSOScGNPJSbxcMa&#10;C+0mPtL1FBoRIewLVNCGMBRS+roliz5xA3H0zm60GKIcG6lHnCLcGpml6Yu02HFcaHGgt5bq/nSx&#10;Cn664fM75XqfHXJz+1ih6avjTqnH5bx9BRFoDv/hv/a7VpDlGfyeiUdAb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KeS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33" o:spid="_x0000_s1045" style="position:absolute;left:51715;top:15318;width:805;height:278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LJMMA&#10;AADcAAAADwAAAGRycy9kb3ducmV2LnhtbESPQUsDMRSE70L/Q3gFbzbbLKisTUsrCB68tAri7bF5&#10;3SwmL2kS2/XfG0HwOMzMN8xqM3knzpTyGFjDctGAIO6DGXnQ8Pb6dHMPIhdkgy4wafimDJv17GqF&#10;nQkX3tP5UAZRIZw71GBLiZ2UubfkMS9CJK7eMSSPpco0SJPwUuHeSdU0t9LjyHXBYqRHS/3n4ctr&#10;ePnIrm3Tuz05pY4qxj3fqZ3W1/Np+wCi0FT+w3/tZ6NBtS38nq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iLJ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4" o:spid="_x0000_s1046" style="position:absolute;left:51285;top:15725;width:805;height:278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9lLcQA&#10;AADcAAAADwAAAGRycy9kb3ducmV2LnhtbESP0WoCMRRE3wv+Q7iCbzVbbWXZGkUFQfogaPsBl+R2&#10;d+vmZknibvr3TaHQx2FmzjDrbbKdGMiH1rGCp3kBglg703Kt4OP9+FiCCBHZYOeYFHxTgO1m8rDG&#10;yriRLzRcYy0yhEOFCpoY+0rKoBuyGOauJ87ep/MWY5a+lsbjmOG2k4uiWEmLLeeFBns6NKRv17tV&#10;8IV7n7pLKd/O5/SyWt50qk+lUrNp2r2CiJTif/ivfTIKFstn+D2Tj4Dc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ZS3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35" o:spid="_x0000_s1047" style="position:absolute;left:50701;top:15766;width:805;height:278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PPBsMA&#10;AADcAAAADwAAAGRycy9kb3ducmV2LnhtbESPQYvCMBSE78L+h/AWvGm6FRfpmhZZFLx4UPsDHs2z&#10;Ldu8lCTW6q83grDHYWa+YdbFaDoxkPOtZQVf8wQEcWV1y7WC8rybrUD4gKyxs0wK7uShyD8ma8y0&#10;vfGRhlOoRYSwz1BBE0KfSemrhgz6ue2Jo3exzmCI0tVSO7xFuOlkmiTf0mDLcaHBnn4bqv5OV6Ng&#10;Xz+GZLtIt3yw58O127iyOjqlpp/j5gdEoDH8h9/tvVaQLpb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KPPBs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36" o:spid="_x0000_s1048" style="position:absolute;left:50277;top:15368;width:805;height:277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j8QA&#10;AADcAAAADwAAAGRycy9kb3ducmV2LnhtbESPQWvCQBSE74X+h+UVvATdqCBNdJVSELyVWsEeH9ln&#10;Njb7NmRfNf77bkHwOMzMN8xqM/hWXaiPTWAD00kOirgKtuHawOFrO34FFQXZYhuYDNwowmb9/LTC&#10;0oYrf9JlL7VKEI4lGnAiXal1rBx5jJPQESfvFHqPkmRfa9vjNcF9q2d5vtAeG04LDjt6d1T97H+9&#10;gQE//O27knlWnI/bbJoVhevEmNHL8LYEJTTII3xv76yB2XwB/2fSEd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GkY/EAAAA3AAAAA8AAAAAAAAAAAAAAAAAmAIAAGRycy9k&#10;b3ducmV2LnhtbFBLBQYAAAAABAAEAPUAAACJAwAAAAA=&#10;" fillcolor="#ffb500" stroked="f" strokeweight="1pt">
                  <v:stroke joinstyle="miter"/>
                </v:roundrect>
              </v:group>
              <v:group id="Group 237" o:spid="_x0000_s1049" style="position:absolute;left:55920;top:15054;width:4855;height:4896" coordorigin="55920,15054" coordsize="4855,4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<v:oval id="Oval 238" o:spid="_x0000_s1050" style="position:absolute;left:56530;top:15711;width:3630;height:3630;rotation:-32565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9lMIA&#10;AADcAAAADwAAAGRycy9kb3ducmV2LnhtbERPTU/CQBC9m/AfNkPCTbZWA6ayECGSKDfQmHgbukNb&#10;7c42uwvUf88cSDi+vO/ZonetOlGIjWcDD+MMFHHpbcOVga/P9f0zqJiQLbaeycA/RVjMB3czLKw/&#10;85ZOu1QpCeFYoIE6pa7QOpY1OYxj3xELd/DBYRIYKm0DniXctTrPsol22LA01NjRqqbyb3d0BvLl&#10;h//5nZb58Wm/fatcHr4Pm70xo2H/+gIqUZ9u4qv73YrvUdbKGTkCe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wn2UwgAAANwAAAAPAAAAAAAAAAAAAAAAAJgCAABkcnMvZG93&#10;bnJldi54bWxQSwUGAAAAAAQABAD1AAAAhwMAAAAA&#10;" fillcolor="window" strokecolor="#3167a9" strokeweight="1.5pt">
                  <v:stroke joinstyle="miter"/>
                </v:oval>
                <v:shape id="Arc 239" o:spid="_x0000_s1051" style="position:absolute;left:55900;top:15074;width:4896;height:4855;rotation:-5452588fd;visibility:visible;mso-wrap-style:square;v-text-anchor:middle" coordsize="489579,4855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EPwcYA&#10;AADcAAAADwAAAGRycy9kb3ducmV2LnhtbESPQWvCQBSE7wX/w/KE3upGi6VGVxFBWixUahSvj+wz&#10;CWbfxt3VxP76bqHQ4zAz3zCzRWdqcSPnK8sKhoMEBHFudcWFgn22fnoF4QOyxtoyKbiTh8W89zDD&#10;VNuWv+i2C4WIEPYpKihDaFIpfV6SQT+wDXH0TtYZDFG6QmqHbYSbWo6S5EUarDgulNjQqqT8vLsa&#10;BdcNnj+bllf3zI+z78vxY/t2cEo99rvlFESgLvyH/9rvWsHoeQK/Z+IRkPM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ZEPwcYAAADcAAAADwAAAAAAAAAAAAAAAACYAgAAZHJz&#10;L2Rvd25yZXYueG1sUEsFBgAAAAAEAAQA9QAAAIsDAAAAAA==&#10;" path="m244789,nsc341557,,429242,56535,468514,144245v39642,88537,22415,191972,-43829,263164c359274,477705,258339,503357,166901,472921l244790,242769v,-80923,-1,-161846,-1,-242769xem244789,nfc341557,,429242,56535,468514,144245v39642,88537,22415,191972,-43829,263164c359274,477705,258339,503357,166901,472921e" filled="f" strokecolor="#f7911e" strokeweight="1pt">
                  <v:stroke dashstyle="3 1" endarrow="block" endarrowwidth="narrow" endarrowlength="short" joinstyle="miter"/>
                  <v:path arrowok="t" o:connecttype="custom" o:connectlocs="244789,0;468514,144245;424685,407409;166901,472921" o:connectangles="0,0,0,0"/>
                </v:shape>
                <v:roundrect id="Rounded Rectangle 240" o:spid="_x0000_s1052" style="position:absolute;left:58566;top:17213;width:582;height:200;rotation:-4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HAxcQA&#10;AADcAAAADwAAAGRycy9kb3ducmV2LnhtbESPwU4CMRCG7ya8QzMm3qQrUdGVQghq4lUgxOPsdugu&#10;bKebtsLq0zsHE46Tf/5v5pstBt+pE8XUBjZwNy5AEdfBtuwMbDfvt0+gUka22AUmAz+UYDEfXc2w&#10;tOHMn3RaZ6cEwqlEA03Ofal1qhvymMahJ5ZsH6LHLGN02kY8C9x3elIUj9pjy3KhwZ5WDdXH9bcX&#10;ysP0tzq+vhXVV7V7ji66g9NLY26uh+ULqExDviz/tz+sgcm9vC8yIg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9RwMX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1" o:spid="_x0000_s1053" style="position:absolute;left:58265;top:16925;width:582;height:200;rotation:-305391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Svo8QA&#10;AADcAAAADwAAAGRycy9kb3ducmV2LnhtbESPQWvCQBSE7wX/w/IK3uomIiVG16BSpbdS7aHHR/aZ&#10;Dc2+jdmtbv59t1DocZiZb5h1FW0nbjT41rGCfJaBIK6dbrlR8HE+PBUgfEDW2DkmBSN5qDaThzWW&#10;2t35nW6n0IgEYV+iAhNCX0rpa0MW/cz1xMm7uMFiSHJopB7wnuC2k/Mse5YWW04LBnvaG6q/Tt9W&#10;QbFbvoz7Ymd0/Iy8Hd/8NRy9UtPHuF2BCBTDf/iv/aoVzBc5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Ur6P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2" o:spid="_x0000_s1054" style="position:absolute;left:57828;top:16910;width:581;height:200;rotation:-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qRYMMA&#10;AADcAAAADwAAAGRycy9kb3ducmV2LnhtbESP3YrCMBSE7wXfIRzBO02ti0jXKCoKIqzgzwOcbc42&#10;ZZuT0kRb394sLHg5zMw3zGLV2Uo8qPGlYwWTcQKCOHe65ELB7bofzUH4gKyxckwKnuRhtez3Fphp&#10;1/KZHpdQiAhhn6ECE0KdSelzQxb92NXE0ftxjcUQZVNI3WAb4baSaZLMpMWS44LBmraG8t/L3SqY&#10;fm/a2/FrfSpmdkch1XPTtV6p4aBbf4II1IV3+L990ArSjxT+zsQj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8qRY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3" o:spid="_x0000_s1055" style="position:absolute;left:57510;top:17250;width:581;height:200;rotation:-8813289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MyV8UA&#10;AADcAAAADwAAAGRycy9kb3ducmV2LnhtbESPzWrDMBCE74W8g9hAbo1cp5TgRDElYNIcSskf5LhY&#10;G9tEWhlLje23rwqFHoeZ+YZZ54M14kGdbxwreJknIIhLpxuuFJxPxfMShA/IGo1jUjCSh3wzeVpj&#10;pl3PB3ocQyUihH2GCuoQ2kxKX9Zk0c9dSxy9m+sshii7SuoO+wi3RqZJ8iYtNhwXamxpW1N5P35b&#10;Bdem/bwkXO7Sr4UZ90s09/OhUGo2Hd5XIAIN4T/81/7QCtLXBfyeiUd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YzJXxQAAANwAAAAPAAAAAAAAAAAAAAAAAJgCAABkcnMv&#10;ZG93bnJldi54bWxQSwUGAAAAAAQABAD1AAAAigMAAAAA&#10;" fillcolor="#ffb500" stroked="f" strokeweight="1pt">
                  <v:stroke joinstyle="miter"/>
                </v:roundrect>
                <v:roundrect id="Rounded Rectangle 244" o:spid="_x0000_s1056" style="position:absolute;left:58578;top:17652;width:581;height:200;rotation:-8931795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gLcMA&#10;AADcAAAADwAAAGRycy9kb3ducmV2LnhtbESPQUsDMRSE70L/Q3hCbzZrWlS2TUsVCh68tAri7bF5&#10;3SxNXmIS2/XfG0HwOMzMN8xqM3onzpTyEFjD7awBQdwFM3Cv4e11d/MAIhdkgy4wafimDJv15GqF&#10;rQkX3tP5UHpRIZxb1GBLia2UubPkMc9CJK7eMSSPpcrUS5PwUuHeSdU0d9LjwHXBYqQnS93p8OU1&#10;vHxkN5+nd/vplDqqGPd8rx61nl6P2yWIQmP5D/+1n40GtVjA75l6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dgLc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5" o:spid="_x0000_s1057" style="position:absolute;left:58268;top:17946;width:581;height:200;rotation:-558498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zy8QA&#10;AADcAAAADwAAAGRycy9kb3ducmV2LnhtbESP0WoCMRRE34X+Q7iFvmlWW2VZjdIWCuKDoO0HXJLr&#10;7urmZknS3fTvTaHQx2FmzjCbXbKdGMiH1rGC+awAQaydablW8PX5MS1BhIhssHNMCn4owG77MNlg&#10;ZdzIJxrOsRYZwqFCBU2MfSVl0A1ZDDPXE2fv4rzFmKWvpfE4Zrjt5KIoVtJiy3mhwZ7eG9K387dV&#10;cMU3n7pTKQ/HY1qunm861ftSqafH9LoGESnF//Bfe28ULF6W8HsmHwG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ls8vEAAAA3AAAAA8AAAAAAAAAAAAAAAAAmAIAAGRycy9k&#10;b3ducmV2LnhtbFBLBQYAAAAABAAEAPUAAACJAwAAAAA=&#10;" fillcolor="#ffb500" stroked="f" strokeweight="1pt">
                  <v:stroke joinstyle="miter"/>
                </v:roundrect>
                <v:roundrect id="Rounded Rectangle 246" o:spid="_x0000_s1058" style="position:absolute;left:57846;top:17975;width:582;height:200;rotation:-2970712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ciDMMA&#10;AADcAAAADwAAAGRycy9kb3ducmV2LnhtbESPQYvCMBSE78L+h/AEb5paF1m6pkUWBS8e1P6AR/O2&#10;Ldu8lCTW6q83grDHYWa+YTbFaDoxkPOtZQXLRQKCuLK65VpBednPv0D4gKyxs0wK7uShyD8mG8y0&#10;vfGJhnOoRYSwz1BBE0KfSemrhgz6he2Jo/drncEQpauldniLcNPJNEnW0mDLcaHBnn4aqv7OV6Pg&#10;UD+GZLdKd3y0l+O127qyOjmlZtNx+w0i0Bj+w+/2QStIP9fwOhOPgMy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ciDMMAAADcAAAADwAAAAAAAAAAAAAAAACYAgAAZHJzL2Rv&#10;d25yZXYueG1sUEsFBgAAAAAEAAQA9QAAAIgDAAAAAA==&#10;" fillcolor="#ffb500" stroked="f" strokeweight="1pt">
                  <v:stroke joinstyle="miter"/>
                </v:roundrect>
                <v:roundrect id="Rounded Rectangle 247" o:spid="_x0000_s1059" style="position:absolute;left:57540;top:17687;width:581;height:200;rotation:-201426fd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xHacUA&#10;AADcAAAADwAAAGRycy9kb3ducmV2LnhtbESPQWvCQBSE7wX/w/IKvQTdqKWa1FWkIPRWagt6fGSf&#10;2bTZtyH7qvHfu4VCj8PMfMOsNoNv1Zn62AQ2MJ3koIirYBuuDXx+7MZLUFGQLbaBycCVImzWo7sV&#10;ljZc+J3Oe6lVgnAs0YAT6UqtY+XIY5yEjjh5p9B7lCT7WtseLwnuWz3L8yftseG04LCjF0fV9/7H&#10;GxjwzV+Plcyz4uuwy6ZZUbhOjHm4H7bPoIQG+Q//tV+tgdnjAn7PpCO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EdpxQAAANwAAAAPAAAAAAAAAAAAAAAAAJgCAABkcnMv&#10;ZG93bnJldi54bWxQSwUGAAAAAAQABAD1AAAAigMAAAAA&#10;" fillcolor="#ffb500" stroked="f" strokeweight="1pt">
                  <v:stroke joinstyle="miter"/>
                </v:roundrect>
              </v:group>
              <w10:wrap anchorx="margin"/>
            </v:group>
          </w:pict>
        </mc:Fallback>
      </mc:AlternateContent>
    </w:r>
  </w:p>
  <w:p w:rsidR="009239C8" w:rsidRDefault="009239C8" w:rsidP="00EB495F">
    <w:pPr>
      <w:pStyle w:val="zBrandingOwner"/>
    </w:pPr>
    <w:sdt>
      <w:sdtPr>
        <w:alias w:val="Doc Entity"/>
        <w:tag w:val="Doc Entity"/>
        <w:id w:val="-2079044817"/>
        <w:placeholder>
          <w:docPart w:val="2B3597C2B90149A99191FE82EAAA5FF0"/>
        </w:placeholder>
        <w15:color w:val="000000"/>
        <w15:appearance w15:val="hidden"/>
        <w:text w:multiLine="1"/>
      </w:sdtPr>
      <w:sdtContent>
        <w:r>
          <w:t>Qualcomm Technologies, Inc.</w:t>
        </w:r>
      </w:sdtContent>
    </w:sdt>
  </w:p>
  <w:p w:rsidR="009239C8" w:rsidRDefault="009239C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39C8" w:rsidRPr="008B47EE" w:rsidRDefault="009239C8" w:rsidP="00EB495F">
    <w:pPr>
      <w:pStyle w:val="Header"/>
      <w:rPr>
        <w:ins w:id="126" w:author="momna ali" w:date="2018-08-17T12:25:00Z"/>
      </w:rPr>
    </w:pPr>
    <w:r w:rsidRPr="008B47EE">
      <w:rPr>
        <w:rFonts w:ascii="Arial" w:hAnsi="Arial" w:cs="Arial"/>
        <w:i/>
        <w:sz w:val="18"/>
        <w:szCs w:val="18"/>
      </w:rPr>
      <w:fldChar w:fldCharType="begin"/>
    </w:r>
    <w:r w:rsidRPr="008B47EE">
      <w:rPr>
        <w:rFonts w:ascii="Arial" w:hAnsi="Arial" w:cs="Arial"/>
        <w:i/>
        <w:sz w:val="18"/>
        <w:szCs w:val="18"/>
      </w:rPr>
      <w:instrText xml:space="preserve"> STYLEREF "ProductName" \* MERGEFORMAT </w:instrText>
    </w:r>
    <w:r w:rsidRPr="008B47EE">
      <w:rPr>
        <w:rFonts w:ascii="Arial" w:hAnsi="Arial" w:cs="Arial"/>
        <w:i/>
        <w:sz w:val="18"/>
        <w:szCs w:val="18"/>
      </w:rPr>
      <w:fldChar w:fldCharType="separate"/>
    </w:r>
    <w:r w:rsidR="000136DF" w:rsidRPr="000136DF">
      <w:rPr>
        <w:rFonts w:ascii="Arial" w:hAnsi="Arial" w:cs="Arial"/>
        <w:bCs/>
        <w:i/>
        <w:noProof/>
        <w:sz w:val="18"/>
        <w:szCs w:val="18"/>
      </w:rPr>
      <w:t>Device Registration Subsystem 1.0.0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"DocumentType" \* MERGEFORMAT </w:instrText>
    </w:r>
    <w:r w:rsidRPr="008B47EE">
      <w:rPr>
        <w:rFonts w:ascii="Arial" w:hAnsi="Arial" w:cs="Arial"/>
        <w:i/>
        <w:noProof/>
        <w:sz w:val="18"/>
        <w:szCs w:val="18"/>
      </w:rPr>
      <w:fldChar w:fldCharType="separate"/>
    </w:r>
    <w:r w:rsidR="000136DF" w:rsidRPr="000136DF">
      <w:rPr>
        <w:rFonts w:ascii="Arial" w:hAnsi="Arial" w:cs="Arial"/>
        <w:bCs/>
        <w:i/>
        <w:noProof/>
        <w:sz w:val="18"/>
        <w:szCs w:val="18"/>
      </w:rPr>
      <w:t>User Guide</w:t>
    </w:r>
    <w:r w:rsidR="000136DF">
      <w:rPr>
        <w:rFonts w:ascii="Arial" w:hAnsi="Arial" w:cs="Arial"/>
        <w:i/>
        <w:noProof/>
        <w:sz w:val="18"/>
        <w:szCs w:val="18"/>
      </w:rPr>
      <w:t xml:space="preserve"> (Exporter)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rPr>
        <w:rFonts w:ascii="Arial" w:hAnsi="Arial" w:cs="Arial"/>
        <w:i/>
        <w:sz w:val="18"/>
        <w:szCs w:val="18"/>
      </w:rPr>
      <w:t xml:space="preserve">                                  </w:t>
    </w:r>
    <w:r w:rsidRPr="008B47EE">
      <w:rPr>
        <w:rFonts w:ascii="Arial" w:hAnsi="Arial" w:cs="Arial"/>
        <w:i/>
        <w:noProof/>
        <w:sz w:val="18"/>
        <w:szCs w:val="18"/>
      </w:rPr>
      <w:fldChar w:fldCharType="begin"/>
    </w:r>
    <w:r w:rsidRPr="008B47EE">
      <w:rPr>
        <w:rFonts w:ascii="Arial" w:hAnsi="Arial" w:cs="Arial"/>
        <w:i/>
        <w:noProof/>
        <w:sz w:val="18"/>
        <w:szCs w:val="18"/>
      </w:rPr>
      <w:instrText xml:space="preserve"> STYLEREF "Heading 1" \* MERGEFORMAT </w:instrText>
    </w:r>
    <w:r w:rsidR="000136DF">
      <w:rPr>
        <w:rFonts w:ascii="Arial" w:hAnsi="Arial" w:cs="Arial"/>
        <w:i/>
        <w:noProof/>
        <w:sz w:val="18"/>
        <w:szCs w:val="18"/>
      </w:rPr>
      <w:fldChar w:fldCharType="separate"/>
    </w:r>
    <w:r w:rsidR="000136DF">
      <w:rPr>
        <w:rFonts w:ascii="Arial" w:hAnsi="Arial" w:cs="Arial"/>
        <w:i/>
        <w:noProof/>
        <w:sz w:val="18"/>
        <w:szCs w:val="18"/>
      </w:rPr>
      <w:t>System Description</w:t>
    </w:r>
    <w:r w:rsidRPr="008B47EE">
      <w:rPr>
        <w:rFonts w:ascii="Arial" w:hAnsi="Arial" w:cs="Arial"/>
        <w:i/>
        <w:noProof/>
        <w:sz w:val="18"/>
        <w:szCs w:val="18"/>
      </w:rPr>
      <w:fldChar w:fldCharType="end"/>
    </w:r>
    <w:r w:rsidRPr="008B47EE">
      <w:t xml:space="preserve"> </w:t>
    </w:r>
  </w:p>
  <w:p w:rsidR="009239C8" w:rsidRPr="00F6601F" w:rsidRDefault="009239C8" w:rsidP="00F660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95F44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8B115C"/>
    <w:multiLevelType w:val="hybridMultilevel"/>
    <w:tmpl w:val="2D9885FC"/>
    <w:lvl w:ilvl="0" w:tplc="04090001">
      <w:start w:val="1"/>
      <w:numFmt w:val="bullet"/>
      <w:lvlText w:val=""/>
      <w:lvlJc w:val="left"/>
      <w:pPr>
        <w:ind w:left="9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4" w:hanging="360"/>
      </w:pPr>
      <w:rPr>
        <w:rFonts w:ascii="Wingdings" w:hAnsi="Wingdings" w:hint="default"/>
      </w:rPr>
    </w:lvl>
  </w:abstractNum>
  <w:abstractNum w:abstractNumId="2" w15:restartNumberingAfterBreak="0">
    <w:nsid w:val="0981389E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8B504DB"/>
    <w:multiLevelType w:val="hybridMultilevel"/>
    <w:tmpl w:val="3E90998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" w15:restartNumberingAfterBreak="0">
    <w:nsid w:val="276E5274"/>
    <w:multiLevelType w:val="multilevel"/>
    <w:tmpl w:val="B8F2CDE8"/>
    <w:name w:val="Table Bullets5"/>
    <w:lvl w:ilvl="0">
      <w:start w:val="1"/>
      <w:numFmt w:val="bullet"/>
      <w:lvlRestart w:val="0"/>
      <w:pStyle w:val="TU-TableBullet"/>
      <w:lvlText w:val=""/>
      <w:lvlJc w:val="left"/>
      <w:pPr>
        <w:tabs>
          <w:tab w:val="num" w:pos="216"/>
        </w:tabs>
        <w:ind w:left="216" w:hanging="216"/>
      </w:pPr>
      <w:rPr>
        <w:rFonts w:ascii="Wingdings" w:hAnsi="Wingdings" w:hint="default"/>
      </w:rPr>
    </w:lvl>
    <w:lvl w:ilvl="1">
      <w:start w:val="1"/>
      <w:numFmt w:val="bullet"/>
      <w:pStyle w:val="TU2-TableBullet2"/>
      <w:lvlText w:val=""/>
      <w:lvlJc w:val="left"/>
      <w:pPr>
        <w:tabs>
          <w:tab w:val="num" w:pos="504"/>
        </w:tabs>
        <w:ind w:left="504" w:hanging="216"/>
      </w:pPr>
      <w:rPr>
        <w:rFonts w:ascii="Wingdings" w:hAnsi="Wingdings" w:hint="default"/>
        <w:sz w:val="20"/>
      </w:rPr>
    </w:lvl>
    <w:lvl w:ilvl="2">
      <w:start w:val="1"/>
      <w:numFmt w:val="none"/>
      <w:pStyle w:val="TU3-TableBullet3"/>
      <w:lvlText w:val="–"/>
      <w:lvlJc w:val="left"/>
      <w:pPr>
        <w:tabs>
          <w:tab w:val="num" w:pos="806"/>
        </w:tabs>
        <w:ind w:left="806" w:hanging="244"/>
      </w:pPr>
      <w:rPr>
        <w:rFonts w:ascii="Arial" w:hAnsi="Arial" w:cs="Arial"/>
      </w:rPr>
    </w:lvl>
    <w:lvl w:ilvl="3">
      <w:start w:val="1"/>
      <w:numFmt w:val="bullet"/>
      <w:pStyle w:val="TU4-TableBullet4"/>
      <w:lvlText w:val=""/>
      <w:lvlJc w:val="left"/>
      <w:pPr>
        <w:tabs>
          <w:tab w:val="num" w:pos="1080"/>
        </w:tabs>
        <w:ind w:left="1080" w:hanging="216"/>
      </w:pPr>
      <w:rPr>
        <w:rFonts w:ascii="Symbol" w:hAnsi="Symbol" w:hint="default"/>
        <w:sz w:val="16"/>
      </w:r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abstractNum w:abstractNumId="5" w15:restartNumberingAfterBreak="0">
    <w:nsid w:val="2C03269A"/>
    <w:multiLevelType w:val="hybridMultilevel"/>
    <w:tmpl w:val="FBE2BEFC"/>
    <w:lvl w:ilvl="0" w:tplc="4DF2B88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C40162"/>
    <w:multiLevelType w:val="multilevel"/>
    <w:tmpl w:val="33D24AB6"/>
    <w:lvl w:ilvl="0">
      <w:start w:val="1"/>
      <w:numFmt w:val="bullet"/>
      <w:lvlRestart w:val="0"/>
      <w:pStyle w:val="U-Bullet"/>
      <w:lvlText w:val="■"/>
      <w:lvlJc w:val="left"/>
      <w:pPr>
        <w:tabs>
          <w:tab w:val="num" w:pos="1080"/>
        </w:tabs>
        <w:ind w:left="1080" w:hanging="288"/>
      </w:pPr>
      <w:rPr>
        <w:rFonts w:ascii="Times New Roman" w:hAnsi="Times New Roman" w:cs="Times New Roman" w:hint="default"/>
        <w:b w:val="0"/>
        <w:i w:val="0"/>
        <w:sz w:val="18"/>
      </w:rPr>
    </w:lvl>
    <w:lvl w:ilvl="1">
      <w:start w:val="1"/>
      <w:numFmt w:val="bullet"/>
      <w:pStyle w:val="U2-Bullet2"/>
      <w:lvlText w:val="□"/>
      <w:lvlJc w:val="left"/>
      <w:pPr>
        <w:tabs>
          <w:tab w:val="num" w:pos="1440"/>
        </w:tabs>
        <w:ind w:left="1440" w:hanging="288"/>
      </w:pPr>
      <w:rPr>
        <w:rFonts w:ascii="Times New Roman" w:hAnsi="Times New Roman" w:cs="Times New Roman" w:hint="default"/>
        <w:b w:val="0"/>
        <w:i w:val="0"/>
        <w:sz w:val="20"/>
      </w:rPr>
    </w:lvl>
    <w:lvl w:ilvl="2">
      <w:start w:val="1"/>
      <w:numFmt w:val="bullet"/>
      <w:pStyle w:val="U3-Bullet3"/>
      <w:lvlText w:val="●"/>
      <w:lvlJc w:val="left"/>
      <w:pPr>
        <w:tabs>
          <w:tab w:val="num" w:pos="1699"/>
        </w:tabs>
        <w:ind w:left="1699" w:hanging="259"/>
      </w:pPr>
      <w:rPr>
        <w:rFonts w:ascii="Times New Roman" w:hAnsi="Times New Roman" w:cs="Times New Roman" w:hint="default"/>
        <w:b w:val="0"/>
        <w:i w:val="0"/>
        <w:sz w:val="18"/>
      </w:rPr>
    </w:lvl>
    <w:lvl w:ilvl="3">
      <w:start w:val="1"/>
      <w:numFmt w:val="bullet"/>
      <w:pStyle w:val="U4-Bullet4"/>
      <w:lvlText w:val="–"/>
      <w:lvlJc w:val="left"/>
      <w:pPr>
        <w:tabs>
          <w:tab w:val="num" w:pos="2016"/>
        </w:tabs>
        <w:ind w:left="2016" w:hanging="216"/>
      </w:pPr>
      <w:rPr>
        <w:rFonts w:ascii="Times New Roman" w:hAnsi="Times New Roman" w:cs="Times New Roman" w:hint="default"/>
        <w:b w:val="0"/>
        <w:i w:val="0"/>
        <w:sz w:val="18"/>
      </w:rPr>
    </w:lvl>
    <w:lvl w:ilvl="4">
      <w:start w:val="1"/>
      <w:numFmt w:val="bullet"/>
      <w:lvlText w:val="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3E83752F"/>
    <w:multiLevelType w:val="hybridMultilevel"/>
    <w:tmpl w:val="14CAE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76A2F"/>
    <w:multiLevelType w:val="hybridMultilevel"/>
    <w:tmpl w:val="CE041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7A256D"/>
    <w:multiLevelType w:val="hybridMultilevel"/>
    <w:tmpl w:val="DE7E099E"/>
    <w:lvl w:ilvl="0" w:tplc="448AC476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445CAC"/>
    <w:multiLevelType w:val="hybridMultilevel"/>
    <w:tmpl w:val="C19C2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AA7AEA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9637925"/>
    <w:multiLevelType w:val="hybridMultilevel"/>
    <w:tmpl w:val="64081014"/>
    <w:lvl w:ilvl="0" w:tplc="42E0F8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CE770C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FE495A"/>
    <w:multiLevelType w:val="multilevel"/>
    <w:tmpl w:val="69EAD18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738" w:hanging="648"/>
      </w:pPr>
      <w:rPr>
        <w:b/>
        <w:color w:val="5B9BD5" w:themeColor="accent1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b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31723E0"/>
    <w:multiLevelType w:val="hybridMultilevel"/>
    <w:tmpl w:val="653E7DBA"/>
    <w:lvl w:ilvl="0" w:tplc="D30C165A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66FF062E"/>
    <w:multiLevelType w:val="hybridMultilevel"/>
    <w:tmpl w:val="758267DC"/>
    <w:lvl w:ilvl="0" w:tplc="04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17" w15:restartNumberingAfterBreak="0">
    <w:nsid w:val="68140963"/>
    <w:multiLevelType w:val="hybridMultilevel"/>
    <w:tmpl w:val="B5C03240"/>
    <w:lvl w:ilvl="0" w:tplc="C22A69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85938B1"/>
    <w:multiLevelType w:val="multilevel"/>
    <w:tmpl w:val="D6D69288"/>
    <w:lvl w:ilvl="0">
      <w:start w:val="2"/>
      <w:numFmt w:val="decimal"/>
      <w:lvlText w:val="%1."/>
      <w:lvlJc w:val="left"/>
      <w:pPr>
        <w:ind w:left="360" w:hanging="360"/>
      </w:pPr>
      <w:rPr>
        <w:rFonts w:asciiTheme="minorBidi" w:hAnsiTheme="minorBidi" w:cstheme="minorBidi" w:hint="default"/>
        <w:b w:val="0"/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" w:hAnsi="Arial" w:cs="Arial" w:hint="default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asciiTheme="minorBidi" w:hAnsiTheme="minorBidi" w:cstheme="minorBidi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auto"/>
      </w:rPr>
    </w:lvl>
  </w:abstractNum>
  <w:abstractNum w:abstractNumId="19" w15:restartNumberingAfterBreak="0">
    <w:nsid w:val="7D9F1FA7"/>
    <w:multiLevelType w:val="multilevel"/>
    <w:tmpl w:val="E030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3"/>
  </w:num>
  <w:num w:numId="5">
    <w:abstractNumId w:val="16"/>
  </w:num>
  <w:num w:numId="6">
    <w:abstractNumId w:val="10"/>
  </w:num>
  <w:num w:numId="7">
    <w:abstractNumId w:val="1"/>
  </w:num>
  <w:num w:numId="8">
    <w:abstractNumId w:val="12"/>
  </w:num>
  <w:num w:numId="9">
    <w:abstractNumId w:val="15"/>
  </w:num>
  <w:num w:numId="10">
    <w:abstractNumId w:val="11"/>
  </w:num>
  <w:num w:numId="11">
    <w:abstractNumId w:val="18"/>
  </w:num>
  <w:num w:numId="12">
    <w:abstractNumId w:val="17"/>
  </w:num>
  <w:num w:numId="13">
    <w:abstractNumId w:val="13"/>
  </w:num>
  <w:num w:numId="14">
    <w:abstractNumId w:val="14"/>
  </w:num>
  <w:num w:numId="15">
    <w:abstractNumId w:val="8"/>
  </w:num>
  <w:num w:numId="16">
    <w:abstractNumId w:val="2"/>
  </w:num>
  <w:num w:numId="17">
    <w:abstractNumId w:val="5"/>
  </w:num>
  <w:num w:numId="18">
    <w:abstractNumId w:val="7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omna ali">
    <w15:presenceInfo w15:providerId="Windows Live" w15:userId="9caa7c7a94a6c9e2"/>
  </w15:person>
  <w15:person w15:author="Fozia Zafar">
    <w15:presenceInfo w15:providerId="Windows Live" w15:userId="dba6b92eb5949a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50A"/>
    <w:rsid w:val="000136DF"/>
    <w:rsid w:val="00022DBF"/>
    <w:rsid w:val="00035DB5"/>
    <w:rsid w:val="00045647"/>
    <w:rsid w:val="00053DE2"/>
    <w:rsid w:val="00085A83"/>
    <w:rsid w:val="00086185"/>
    <w:rsid w:val="00091C36"/>
    <w:rsid w:val="00096D64"/>
    <w:rsid w:val="00097578"/>
    <w:rsid w:val="000B4CE5"/>
    <w:rsid w:val="000C164B"/>
    <w:rsid w:val="000D1883"/>
    <w:rsid w:val="000E7626"/>
    <w:rsid w:val="000F292B"/>
    <w:rsid w:val="00153B7C"/>
    <w:rsid w:val="00157E05"/>
    <w:rsid w:val="00185303"/>
    <w:rsid w:val="001A29CD"/>
    <w:rsid w:val="001C0687"/>
    <w:rsid w:val="001E6CF8"/>
    <w:rsid w:val="001F17C1"/>
    <w:rsid w:val="001F4A85"/>
    <w:rsid w:val="00206419"/>
    <w:rsid w:val="00225B7B"/>
    <w:rsid w:val="002522B0"/>
    <w:rsid w:val="00252C31"/>
    <w:rsid w:val="00261720"/>
    <w:rsid w:val="00266528"/>
    <w:rsid w:val="002A2B8E"/>
    <w:rsid w:val="002B4516"/>
    <w:rsid w:val="002B6A26"/>
    <w:rsid w:val="002E6D5A"/>
    <w:rsid w:val="002E7957"/>
    <w:rsid w:val="002F1AD8"/>
    <w:rsid w:val="002F3AC9"/>
    <w:rsid w:val="00327CAE"/>
    <w:rsid w:val="00364BEE"/>
    <w:rsid w:val="00397961"/>
    <w:rsid w:val="003A0F98"/>
    <w:rsid w:val="003C102F"/>
    <w:rsid w:val="003E3CB5"/>
    <w:rsid w:val="003E3EA4"/>
    <w:rsid w:val="003E5F32"/>
    <w:rsid w:val="003F2AD5"/>
    <w:rsid w:val="003F4DFD"/>
    <w:rsid w:val="00416A55"/>
    <w:rsid w:val="00436C91"/>
    <w:rsid w:val="00445E9E"/>
    <w:rsid w:val="00456E84"/>
    <w:rsid w:val="0046242B"/>
    <w:rsid w:val="00484DB6"/>
    <w:rsid w:val="004867F8"/>
    <w:rsid w:val="004B610E"/>
    <w:rsid w:val="005007DD"/>
    <w:rsid w:val="00505207"/>
    <w:rsid w:val="005058CF"/>
    <w:rsid w:val="00513627"/>
    <w:rsid w:val="0052286E"/>
    <w:rsid w:val="005324DA"/>
    <w:rsid w:val="00553C9B"/>
    <w:rsid w:val="00566810"/>
    <w:rsid w:val="005754DE"/>
    <w:rsid w:val="0058764A"/>
    <w:rsid w:val="005B4C5F"/>
    <w:rsid w:val="005C37B9"/>
    <w:rsid w:val="005C78B6"/>
    <w:rsid w:val="005F27A5"/>
    <w:rsid w:val="005F350A"/>
    <w:rsid w:val="00606005"/>
    <w:rsid w:val="00610CA7"/>
    <w:rsid w:val="0062131B"/>
    <w:rsid w:val="00633925"/>
    <w:rsid w:val="00643296"/>
    <w:rsid w:val="00651B4D"/>
    <w:rsid w:val="00653F66"/>
    <w:rsid w:val="00654919"/>
    <w:rsid w:val="0065520B"/>
    <w:rsid w:val="00657BA5"/>
    <w:rsid w:val="00676F15"/>
    <w:rsid w:val="00690441"/>
    <w:rsid w:val="00697CC3"/>
    <w:rsid w:val="006A1664"/>
    <w:rsid w:val="006B312C"/>
    <w:rsid w:val="006B5B82"/>
    <w:rsid w:val="006B79D2"/>
    <w:rsid w:val="006C23F1"/>
    <w:rsid w:val="006E4CE7"/>
    <w:rsid w:val="006E5CDC"/>
    <w:rsid w:val="006F45D8"/>
    <w:rsid w:val="006F6B14"/>
    <w:rsid w:val="00734577"/>
    <w:rsid w:val="007348CC"/>
    <w:rsid w:val="0074321C"/>
    <w:rsid w:val="00747F02"/>
    <w:rsid w:val="007632D2"/>
    <w:rsid w:val="00765B24"/>
    <w:rsid w:val="0076773D"/>
    <w:rsid w:val="007A40AC"/>
    <w:rsid w:val="007B72E0"/>
    <w:rsid w:val="007C18BD"/>
    <w:rsid w:val="007F09A6"/>
    <w:rsid w:val="00842CF0"/>
    <w:rsid w:val="00851A8A"/>
    <w:rsid w:val="00880E6D"/>
    <w:rsid w:val="00890576"/>
    <w:rsid w:val="0089173C"/>
    <w:rsid w:val="008A2F2F"/>
    <w:rsid w:val="008B6C49"/>
    <w:rsid w:val="008E76A3"/>
    <w:rsid w:val="008F5251"/>
    <w:rsid w:val="009038E5"/>
    <w:rsid w:val="00921584"/>
    <w:rsid w:val="009239C8"/>
    <w:rsid w:val="0096201F"/>
    <w:rsid w:val="0096651D"/>
    <w:rsid w:val="0097381D"/>
    <w:rsid w:val="00982C49"/>
    <w:rsid w:val="00A032A7"/>
    <w:rsid w:val="00A50D60"/>
    <w:rsid w:val="00A71CA6"/>
    <w:rsid w:val="00A72E13"/>
    <w:rsid w:val="00A85608"/>
    <w:rsid w:val="00AA4676"/>
    <w:rsid w:val="00AA53F0"/>
    <w:rsid w:val="00AC3A45"/>
    <w:rsid w:val="00AC65AB"/>
    <w:rsid w:val="00AE68FB"/>
    <w:rsid w:val="00AF0924"/>
    <w:rsid w:val="00AF7EFD"/>
    <w:rsid w:val="00B11A9B"/>
    <w:rsid w:val="00B11E6F"/>
    <w:rsid w:val="00B30D3C"/>
    <w:rsid w:val="00B47DEB"/>
    <w:rsid w:val="00B75D8A"/>
    <w:rsid w:val="00B85008"/>
    <w:rsid w:val="00BC1165"/>
    <w:rsid w:val="00BD2831"/>
    <w:rsid w:val="00BE58C0"/>
    <w:rsid w:val="00C1184B"/>
    <w:rsid w:val="00C142E3"/>
    <w:rsid w:val="00C3072D"/>
    <w:rsid w:val="00C50694"/>
    <w:rsid w:val="00C56AD6"/>
    <w:rsid w:val="00C62137"/>
    <w:rsid w:val="00C66543"/>
    <w:rsid w:val="00C71C3B"/>
    <w:rsid w:val="00C7358D"/>
    <w:rsid w:val="00C777D6"/>
    <w:rsid w:val="00C878B7"/>
    <w:rsid w:val="00CC669C"/>
    <w:rsid w:val="00CD248D"/>
    <w:rsid w:val="00CD6AFD"/>
    <w:rsid w:val="00CD79D3"/>
    <w:rsid w:val="00CE283B"/>
    <w:rsid w:val="00D01907"/>
    <w:rsid w:val="00D12852"/>
    <w:rsid w:val="00D1732B"/>
    <w:rsid w:val="00D24061"/>
    <w:rsid w:val="00D406D2"/>
    <w:rsid w:val="00D54C00"/>
    <w:rsid w:val="00D75B76"/>
    <w:rsid w:val="00DA3F91"/>
    <w:rsid w:val="00DB5333"/>
    <w:rsid w:val="00DF6FBF"/>
    <w:rsid w:val="00E01321"/>
    <w:rsid w:val="00E25395"/>
    <w:rsid w:val="00E2561A"/>
    <w:rsid w:val="00E629CF"/>
    <w:rsid w:val="00E80B2D"/>
    <w:rsid w:val="00E91557"/>
    <w:rsid w:val="00E976FB"/>
    <w:rsid w:val="00EA31B4"/>
    <w:rsid w:val="00EB495F"/>
    <w:rsid w:val="00ED2426"/>
    <w:rsid w:val="00EF1B98"/>
    <w:rsid w:val="00F475C7"/>
    <w:rsid w:val="00F52BEE"/>
    <w:rsid w:val="00F55EC5"/>
    <w:rsid w:val="00F61B69"/>
    <w:rsid w:val="00F6601F"/>
    <w:rsid w:val="00F71434"/>
    <w:rsid w:val="00F825AE"/>
    <w:rsid w:val="00FB1B5C"/>
    <w:rsid w:val="00FB314F"/>
    <w:rsid w:val="00FB3B87"/>
    <w:rsid w:val="00FC4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E8950BD-BD60-4C92-BBEE-A0BCD2C0F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5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9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4A85"/>
  </w:style>
  <w:style w:type="paragraph" w:styleId="Heading1">
    <w:name w:val="heading 1"/>
    <w:basedOn w:val="Normal"/>
    <w:next w:val="Normal"/>
    <w:link w:val="Heading1Char"/>
    <w:uiPriority w:val="50"/>
    <w:qFormat/>
    <w:rsid w:val="001F4A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0"/>
    <w:rsid w:val="001F4A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4A8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qFormat/>
    <w:rsid w:val="001F4A85"/>
    <w:rPr>
      <w:b/>
      <w:bCs/>
    </w:rPr>
  </w:style>
  <w:style w:type="paragraph" w:customStyle="1" w:styleId="TB-TableBody">
    <w:name w:val="TB-Table Body"/>
    <w:qFormat/>
    <w:rsid w:val="001F4A85"/>
    <w:pPr>
      <w:spacing w:before="40" w:after="40" w:line="180" w:lineRule="atLeast"/>
    </w:pPr>
    <w:rPr>
      <w:rFonts w:ascii="Arial" w:eastAsia="Times New Roman" w:hAnsi="Arial" w:cs="Arial"/>
      <w:sz w:val="18"/>
      <w:szCs w:val="20"/>
    </w:rPr>
  </w:style>
  <w:style w:type="paragraph" w:customStyle="1" w:styleId="TH-TableHeading">
    <w:name w:val="TH-Table Heading"/>
    <w:qFormat/>
    <w:rsid w:val="001F4A85"/>
    <w:pPr>
      <w:keepNext/>
      <w:spacing w:before="60" w:after="60" w:line="240" w:lineRule="atLeast"/>
      <w:jc w:val="center"/>
    </w:pPr>
    <w:rPr>
      <w:rFonts w:ascii="Arial" w:eastAsia="Times New Roman" w:hAnsi="Arial" w:cs="Arial"/>
      <w:b/>
      <w:sz w:val="18"/>
      <w:szCs w:val="20"/>
    </w:rPr>
  </w:style>
  <w:style w:type="table" w:customStyle="1" w:styleId="FormatA">
    <w:name w:val="Format A"/>
    <w:rsid w:val="001F4A85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Ind w:w="83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cPr>
      <w:shd w:val="clear" w:color="auto" w:fill="auto"/>
    </w:tcPr>
    <w:tblStylePr w:type="firstRow">
      <w:tblPr/>
      <w:trPr>
        <w:cantSplit w:val="0"/>
        <w:tblHeader/>
      </w:trPr>
      <w:tcPr>
        <w:tcBorders>
          <w:bottom w:val="single" w:sz="12" w:space="0" w:color="auto"/>
        </w:tcBorders>
        <w:vAlign w:val="center"/>
      </w:tcPr>
    </w:tblStylePr>
  </w:style>
  <w:style w:type="paragraph" w:customStyle="1" w:styleId="B-Body">
    <w:name w:val="B-Body"/>
    <w:link w:val="B-BodyChar"/>
    <w:uiPriority w:val="30"/>
    <w:qFormat/>
    <w:rsid w:val="001F4A85"/>
    <w:pPr>
      <w:tabs>
        <w:tab w:val="left" w:pos="2160"/>
      </w:tabs>
      <w:spacing w:before="120" w:after="40" w:line="240" w:lineRule="auto"/>
      <w:ind w:left="720"/>
    </w:pPr>
    <w:rPr>
      <w:rFonts w:ascii="Times New Roman" w:eastAsia="SimSun" w:hAnsi="Times New Roman" w:cs="Times New Roman"/>
      <w:szCs w:val="20"/>
    </w:rPr>
  </w:style>
  <w:style w:type="character" w:customStyle="1" w:styleId="B-BodyChar">
    <w:name w:val="B-Body Char"/>
    <w:basedOn w:val="DefaultParagraphFont"/>
    <w:link w:val="B-Body"/>
    <w:uiPriority w:val="30"/>
    <w:rsid w:val="001F4A85"/>
    <w:rPr>
      <w:rFonts w:ascii="Times New Roman" w:eastAsia="SimSun" w:hAnsi="Times New Roman" w:cs="Times New Roman"/>
      <w:szCs w:val="20"/>
    </w:rPr>
  </w:style>
  <w:style w:type="paragraph" w:customStyle="1" w:styleId="U-Bullet">
    <w:name w:val="U-Bullet"/>
    <w:basedOn w:val="B-Body"/>
    <w:qFormat/>
    <w:rsid w:val="001F4A85"/>
    <w:pPr>
      <w:numPr>
        <w:numId w:val="2"/>
      </w:numPr>
      <w:tabs>
        <w:tab w:val="clear" w:pos="2160"/>
      </w:tabs>
    </w:pPr>
  </w:style>
  <w:style w:type="paragraph" w:customStyle="1" w:styleId="U2-Bullet2">
    <w:name w:val="U2-Bullet 2"/>
    <w:basedOn w:val="U-Bullet"/>
    <w:rsid w:val="001F4A85"/>
    <w:pPr>
      <w:numPr>
        <w:ilvl w:val="1"/>
      </w:numPr>
      <w:tabs>
        <w:tab w:val="clear" w:pos="1440"/>
        <w:tab w:val="num" w:pos="360"/>
        <w:tab w:val="left" w:pos="2160"/>
      </w:tabs>
    </w:pPr>
  </w:style>
  <w:style w:type="paragraph" w:customStyle="1" w:styleId="U3-Bullet3">
    <w:name w:val="U3-Bullet 3"/>
    <w:basedOn w:val="U2-Bullet2"/>
    <w:rsid w:val="001F4A85"/>
    <w:pPr>
      <w:numPr>
        <w:ilvl w:val="2"/>
      </w:numPr>
      <w:tabs>
        <w:tab w:val="clear" w:pos="1699"/>
        <w:tab w:val="num" w:pos="360"/>
      </w:tabs>
    </w:pPr>
    <w:rPr>
      <w:rFonts w:eastAsia="MS Mincho"/>
      <w:lang w:eastAsia="ja-JP"/>
    </w:rPr>
  </w:style>
  <w:style w:type="paragraph" w:customStyle="1" w:styleId="U4-Bullet4">
    <w:name w:val="U4-Bullet 4"/>
    <w:basedOn w:val="U3-Bullet3"/>
    <w:rsid w:val="001F4A85"/>
    <w:pPr>
      <w:numPr>
        <w:ilvl w:val="3"/>
      </w:numPr>
      <w:tabs>
        <w:tab w:val="clear" w:pos="2016"/>
        <w:tab w:val="num" w:pos="360"/>
      </w:tabs>
    </w:pPr>
    <w:rPr>
      <w:szCs w:val="24"/>
    </w:rPr>
  </w:style>
  <w:style w:type="paragraph" w:styleId="NormalWeb">
    <w:name w:val="Normal (Web)"/>
    <w:basedOn w:val="Normal"/>
    <w:uiPriority w:val="99"/>
    <w:unhideWhenUsed/>
    <w:rsid w:val="001F4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U-TableBullet">
    <w:name w:val="TU-Table Bullet"/>
    <w:basedOn w:val="TB-TableBody"/>
    <w:qFormat/>
    <w:rsid w:val="001F4A85"/>
    <w:pPr>
      <w:numPr>
        <w:numId w:val="3"/>
      </w:numPr>
      <w:spacing w:line="200" w:lineRule="atLeast"/>
    </w:pPr>
    <w:rPr>
      <w:rFonts w:eastAsia="SimSun"/>
    </w:rPr>
  </w:style>
  <w:style w:type="paragraph" w:customStyle="1" w:styleId="TU2-TableBullet2">
    <w:name w:val="TU2-Table Bullet 2"/>
    <w:basedOn w:val="TU-TableBullet"/>
    <w:rsid w:val="001F4A85"/>
    <w:pPr>
      <w:numPr>
        <w:ilvl w:val="1"/>
      </w:numPr>
    </w:pPr>
  </w:style>
  <w:style w:type="paragraph" w:customStyle="1" w:styleId="TU3-TableBullet3">
    <w:name w:val="TU3-Table Bullet 3"/>
    <w:basedOn w:val="TU2-TableBullet2"/>
    <w:rsid w:val="001F4A85"/>
    <w:pPr>
      <w:numPr>
        <w:ilvl w:val="2"/>
      </w:numPr>
    </w:pPr>
    <w:rPr>
      <w:lang w:eastAsia="ja-JP"/>
    </w:rPr>
  </w:style>
  <w:style w:type="paragraph" w:customStyle="1" w:styleId="TU4-TableBullet4">
    <w:name w:val="TU4-Table Bullet 4"/>
    <w:basedOn w:val="TU3-TableBullet3"/>
    <w:qFormat/>
    <w:rsid w:val="001F4A85"/>
    <w:pPr>
      <w:numPr>
        <w:ilvl w:val="3"/>
      </w:numPr>
      <w:tabs>
        <w:tab w:val="left" w:pos="1116"/>
      </w:tabs>
    </w:pPr>
  </w:style>
  <w:style w:type="paragraph" w:styleId="Caption">
    <w:name w:val="caption"/>
    <w:basedOn w:val="Normal"/>
    <w:next w:val="Normal"/>
    <w:uiPriority w:val="35"/>
    <w:unhideWhenUsed/>
    <w:qFormat/>
    <w:rsid w:val="001F4A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1F4A8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F4A8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AF7EFD"/>
    <w:pPr>
      <w:ind w:left="720"/>
      <w:contextualSpacing/>
    </w:pPr>
    <w:rPr>
      <w:sz w:val="24"/>
    </w:rPr>
  </w:style>
  <w:style w:type="paragraph" w:customStyle="1" w:styleId="ProductName">
    <w:name w:val="ProductName"/>
    <w:next w:val="Normal"/>
    <w:link w:val="ProductNameChar"/>
    <w:qFormat/>
    <w:rsid w:val="00F6601F"/>
    <w:pPr>
      <w:suppressLineNumbers/>
      <w:adjustRightInd w:val="0"/>
      <w:snapToGrid w:val="0"/>
      <w:spacing w:after="240" w:line="280" w:lineRule="atLeast"/>
    </w:pPr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character" w:customStyle="1" w:styleId="ProductNameChar">
    <w:name w:val="ProductName Char"/>
    <w:basedOn w:val="DefaultParagraphFont"/>
    <w:link w:val="ProductName"/>
    <w:rsid w:val="00F6601F"/>
    <w:rPr>
      <w:rFonts w:ascii="Arial" w:eastAsia="SimHei" w:hAnsi="Arial" w:cs="Arial"/>
      <w:b/>
      <w:iCs/>
      <w:kern w:val="40"/>
      <w:sz w:val="44"/>
      <w:szCs w:val="20"/>
      <w:lang w:eastAsia="ja-JP"/>
      <w14:ligatures w14:val="standard"/>
      <w14:numSpacing w14:val="proportional"/>
    </w:rPr>
  </w:style>
  <w:style w:type="paragraph" w:customStyle="1" w:styleId="DocumentType">
    <w:name w:val="DocumentType"/>
    <w:link w:val="DocumentTypeChar"/>
    <w:qFormat/>
    <w:locked/>
    <w:rsid w:val="00F6601F"/>
    <w:pPr>
      <w:suppressLineNumbers/>
      <w:spacing w:before="200" w:after="240" w:line="240" w:lineRule="auto"/>
    </w:pPr>
    <w:rPr>
      <w:rFonts w:ascii="Arial" w:eastAsia="Times New Roman" w:hAnsi="Arial" w:cs="Times New Roman"/>
      <w:iCs/>
      <w:sz w:val="36"/>
      <w:szCs w:val="20"/>
    </w:rPr>
  </w:style>
  <w:style w:type="character" w:customStyle="1" w:styleId="DocumentTypeChar">
    <w:name w:val="DocumentType Char"/>
    <w:basedOn w:val="DefaultParagraphFont"/>
    <w:link w:val="DocumentType"/>
    <w:rsid w:val="00F6601F"/>
    <w:rPr>
      <w:rFonts w:ascii="Arial" w:eastAsia="Times New Roman" w:hAnsi="Arial" w:cs="Times New Roman"/>
      <w:iCs/>
      <w:sz w:val="36"/>
      <w:szCs w:val="20"/>
    </w:rPr>
  </w:style>
  <w:style w:type="paragraph" w:customStyle="1" w:styleId="docDate">
    <w:name w:val="docDate"/>
    <w:link w:val="docDateChar"/>
    <w:uiPriority w:val="14"/>
    <w:unhideWhenUsed/>
    <w:qFormat/>
    <w:rsid w:val="00F6601F"/>
    <w:pPr>
      <w:spacing w:before="120" w:after="0" w:line="240" w:lineRule="auto"/>
    </w:pPr>
    <w:rPr>
      <w:rFonts w:ascii="Arial" w:eastAsia="MS Mincho" w:hAnsi="Arial" w:cs="Times New Roman"/>
      <w:color w:val="000000"/>
      <w:sz w:val="24"/>
      <w:szCs w:val="20"/>
      <w:lang w:eastAsia="ja-JP"/>
    </w:rPr>
  </w:style>
  <w:style w:type="character" w:customStyle="1" w:styleId="docDateChar">
    <w:name w:val="docDate Char"/>
    <w:basedOn w:val="DefaultParagraphFont"/>
    <w:link w:val="docDate"/>
    <w:uiPriority w:val="14"/>
    <w:rsid w:val="00F6601F"/>
    <w:rPr>
      <w:rFonts w:ascii="Arial" w:eastAsia="MS Mincho" w:hAnsi="Arial" w:cs="Times New Roman"/>
      <w:color w:val="000000"/>
      <w:sz w:val="24"/>
      <w:szCs w:val="20"/>
      <w:lang w:eastAsia="ja-JP"/>
    </w:rPr>
  </w:style>
  <w:style w:type="paragraph" w:customStyle="1" w:styleId="docDCN">
    <w:name w:val="docDCN"/>
    <w:link w:val="docDCNChar"/>
    <w:qFormat/>
    <w:rsid w:val="00F6601F"/>
    <w:pPr>
      <w:spacing w:before="360" w:after="180" w:line="240" w:lineRule="auto"/>
    </w:pPr>
    <w:rPr>
      <w:rFonts w:ascii="Arial" w:eastAsia="Times New Roman" w:hAnsi="Arial" w:cs="Times New Roman"/>
      <w:sz w:val="24"/>
      <w:szCs w:val="20"/>
    </w:rPr>
  </w:style>
  <w:style w:type="character" w:customStyle="1" w:styleId="docDCNChar">
    <w:name w:val="docDCN Char"/>
    <w:link w:val="docDCN"/>
    <w:rsid w:val="00F6601F"/>
    <w:rPr>
      <w:rFonts w:ascii="Arial" w:eastAsia="Times New Roman" w:hAnsi="Arial" w:cs="Times New Roman"/>
      <w:sz w:val="24"/>
      <w:szCs w:val="20"/>
    </w:rPr>
  </w:style>
  <w:style w:type="paragraph" w:styleId="Header">
    <w:name w:val="header"/>
    <w:basedOn w:val="Normal"/>
    <w:link w:val="HeaderChar"/>
    <w:uiPriority w:val="49"/>
    <w:unhideWhenUsed/>
    <w:rsid w:val="00F6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9"/>
    <w:rsid w:val="00F6601F"/>
  </w:style>
  <w:style w:type="paragraph" w:styleId="Footer">
    <w:name w:val="footer"/>
    <w:basedOn w:val="Normal"/>
    <w:link w:val="FooterChar"/>
    <w:uiPriority w:val="99"/>
    <w:unhideWhenUsed/>
    <w:rsid w:val="00F6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01F"/>
  </w:style>
  <w:style w:type="paragraph" w:customStyle="1" w:styleId="zBrandingOwner">
    <w:name w:val="zBrandingOwner"/>
    <w:link w:val="zBrandingOwnerChar"/>
    <w:uiPriority w:val="2"/>
    <w:rsid w:val="00EB495F"/>
    <w:pPr>
      <w:adjustRightInd w:val="0"/>
      <w:snapToGrid w:val="0"/>
      <w:spacing w:after="0" w:line="560" w:lineRule="exact"/>
    </w:pPr>
    <w:rPr>
      <w:rFonts w:ascii="Arial" w:eastAsia="SimHei" w:hAnsi="Arial" w:cs="Arial"/>
      <w:sz w:val="28"/>
      <w:szCs w:val="20"/>
    </w:rPr>
  </w:style>
  <w:style w:type="character" w:customStyle="1" w:styleId="zBrandingOwnerChar">
    <w:name w:val="zBrandingOwner Char"/>
    <w:basedOn w:val="DefaultParagraphFont"/>
    <w:link w:val="zBrandingOwner"/>
    <w:uiPriority w:val="2"/>
    <w:rsid w:val="00EB495F"/>
    <w:rPr>
      <w:rFonts w:ascii="Arial" w:eastAsia="SimHei" w:hAnsi="Arial" w:cs="Arial"/>
      <w:sz w:val="28"/>
      <w:szCs w:val="20"/>
    </w:rPr>
  </w:style>
  <w:style w:type="character" w:customStyle="1" w:styleId="FooterBold">
    <w:name w:val="FooterBold"/>
    <w:uiPriority w:val="1"/>
    <w:rsid w:val="00EB495F"/>
    <w:rPr>
      <w:b/>
    </w:rPr>
  </w:style>
  <w:style w:type="paragraph" w:customStyle="1" w:styleId="zFooter">
    <w:name w:val="zFooter"/>
    <w:link w:val="zFooterChar"/>
    <w:uiPriority w:val="2"/>
    <w:rsid w:val="00EB495F"/>
    <w:pPr>
      <w:widowControl w:val="0"/>
      <w:pBdr>
        <w:top w:val="single" w:sz="4" w:space="1" w:color="auto"/>
      </w:pBdr>
      <w:tabs>
        <w:tab w:val="center" w:pos="4680"/>
        <w:tab w:val="right" w:pos="10080"/>
      </w:tabs>
      <w:spacing w:after="0" w:line="240" w:lineRule="atLeast"/>
      <w:ind w:left="-720" w:right="-720"/>
      <w:jc w:val="center"/>
    </w:pPr>
    <w:rPr>
      <w:rFonts w:ascii="Arial" w:eastAsia="SimSun" w:hAnsi="Arial" w:cs="Arial"/>
      <w:noProof/>
      <w:sz w:val="18"/>
      <w:szCs w:val="16"/>
      <w:lang w:eastAsia="ja-JP"/>
    </w:rPr>
  </w:style>
  <w:style w:type="character" w:customStyle="1" w:styleId="zFooterChar">
    <w:name w:val="zFooter Char"/>
    <w:basedOn w:val="FooterChar"/>
    <w:link w:val="zFooter"/>
    <w:uiPriority w:val="2"/>
    <w:rsid w:val="00EB495F"/>
    <w:rPr>
      <w:rFonts w:ascii="Arial" w:eastAsia="SimSun" w:hAnsi="Arial" w:cs="Arial"/>
      <w:noProof/>
      <w:sz w:val="18"/>
      <w:szCs w:val="16"/>
      <w:lang w:eastAsia="ja-JP"/>
    </w:rPr>
  </w:style>
  <w:style w:type="paragraph" w:styleId="Title">
    <w:name w:val="Title"/>
    <w:basedOn w:val="Normal"/>
    <w:next w:val="Normal"/>
    <w:link w:val="TitleChar"/>
    <w:uiPriority w:val="99"/>
    <w:qFormat/>
    <w:rsid w:val="00EB49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rsid w:val="00EB4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xFMHead2">
    <w:name w:val="xFM Head 2"/>
    <w:rsid w:val="00EB495F"/>
    <w:pPr>
      <w:spacing w:after="360" w:line="276" w:lineRule="auto"/>
    </w:pPr>
    <w:rPr>
      <w:rFonts w:ascii="Arial" w:eastAsia="SimHei" w:hAnsi="Arial" w:cs="Arial"/>
      <w:b/>
      <w:sz w:val="32"/>
      <w:szCs w:val="28"/>
      <w:lang w:eastAsia="ja-JP"/>
    </w:rPr>
  </w:style>
  <w:style w:type="paragraph" w:customStyle="1" w:styleId="TC-TableBodyCenter">
    <w:name w:val="TC-Table Body_Center"/>
    <w:basedOn w:val="TB-TableBody"/>
    <w:uiPriority w:val="49"/>
    <w:qFormat/>
    <w:rsid w:val="00EB495F"/>
    <w:pPr>
      <w:jc w:val="center"/>
    </w:pPr>
  </w:style>
  <w:style w:type="table" w:styleId="TableGrid">
    <w:name w:val="Table Grid"/>
    <w:basedOn w:val="TableNormal"/>
    <w:uiPriority w:val="39"/>
    <w:rsid w:val="00EB49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7143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71434"/>
    <w:pPr>
      <w:tabs>
        <w:tab w:val="left" w:pos="440"/>
        <w:tab w:val="right" w:leader="dot" w:pos="9350"/>
      </w:tabs>
      <w:spacing w:after="100"/>
      <w:ind w:left="-90" w:hanging="180"/>
    </w:pPr>
  </w:style>
  <w:style w:type="paragraph" w:styleId="TOC2">
    <w:name w:val="toc 2"/>
    <w:basedOn w:val="Normal"/>
    <w:next w:val="Normal"/>
    <w:autoRedefine/>
    <w:uiPriority w:val="39"/>
    <w:unhideWhenUsed/>
    <w:rsid w:val="007632D2"/>
    <w:pPr>
      <w:tabs>
        <w:tab w:val="left" w:pos="880"/>
        <w:tab w:val="right" w:leader="dot" w:pos="8460"/>
      </w:tabs>
      <w:spacing w:after="100"/>
      <w:ind w:left="360" w:hanging="450"/>
    </w:pPr>
  </w:style>
  <w:style w:type="character" w:styleId="Hyperlink">
    <w:name w:val="Hyperlink"/>
    <w:basedOn w:val="DefaultParagraphFont"/>
    <w:uiPriority w:val="99"/>
    <w:unhideWhenUsed/>
    <w:rsid w:val="00F7143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71434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F09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9A6"/>
    <w:rPr>
      <w:rFonts w:ascii="Segoe UI" w:hAnsi="Segoe UI" w:cs="Segoe UI"/>
      <w:sz w:val="18"/>
      <w:szCs w:val="18"/>
    </w:rPr>
  </w:style>
  <w:style w:type="paragraph" w:customStyle="1" w:styleId="T-TableTitle">
    <w:name w:val="T-Table Title"/>
    <w:qFormat/>
    <w:rsid w:val="001C0687"/>
    <w:pPr>
      <w:keepNext/>
      <w:spacing w:before="240" w:after="120" w:line="240" w:lineRule="auto"/>
      <w:ind w:left="720"/>
    </w:pPr>
    <w:rPr>
      <w:rFonts w:ascii="Arial" w:eastAsia="Times New Roman" w:hAnsi="Arial" w:cs="Arial"/>
      <w:b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01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8A366BA80E94EC8B018A46991C98D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865E4C-3AD3-4487-8472-241A270E6344}"/>
      </w:docPartPr>
      <w:docPartBody>
        <w:p w:rsidR="00574301" w:rsidRDefault="00574301" w:rsidP="00574301">
          <w:pPr>
            <w:pStyle w:val="18A366BA80E94EC8B018A46991C98D37"/>
          </w:pPr>
          <w:r>
            <w:t xml:space="preserve"> </w:t>
          </w:r>
        </w:p>
      </w:docPartBody>
    </w:docPart>
    <w:docPart>
      <w:docPartPr>
        <w:name w:val="2B3597C2B90149A99191FE82EAAA5F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5C462F-1C8B-4B5C-AEAE-082526B1D976}"/>
      </w:docPartPr>
      <w:docPartBody>
        <w:p w:rsidR="00574301" w:rsidRDefault="00574301" w:rsidP="00574301">
          <w:pPr>
            <w:pStyle w:val="2B3597C2B90149A99191FE82EAAA5FF0"/>
          </w:pPr>
          <w: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8E4"/>
    <w:rsid w:val="000A7316"/>
    <w:rsid w:val="002C61F2"/>
    <w:rsid w:val="00574301"/>
    <w:rsid w:val="00750E83"/>
    <w:rsid w:val="008818E4"/>
    <w:rsid w:val="00A55E6A"/>
    <w:rsid w:val="00BE2A5C"/>
    <w:rsid w:val="00D82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B37632DD084548BF7BB54EF0080363">
    <w:name w:val="A4B37632DD084548BF7BB54EF0080363"/>
    <w:rsid w:val="008818E4"/>
  </w:style>
  <w:style w:type="paragraph" w:customStyle="1" w:styleId="2DE35EAE706F4AF180A4E177B1552134">
    <w:name w:val="2DE35EAE706F4AF180A4E177B1552134"/>
    <w:rsid w:val="008818E4"/>
  </w:style>
  <w:style w:type="paragraph" w:customStyle="1" w:styleId="20029056365B4BBE811D529F8387CEE7">
    <w:name w:val="20029056365B4BBE811D529F8387CEE7"/>
    <w:rsid w:val="008818E4"/>
  </w:style>
  <w:style w:type="paragraph" w:customStyle="1" w:styleId="0787AC28825449D9839518FDD59E230C">
    <w:name w:val="0787AC28825449D9839518FDD59E230C"/>
    <w:rsid w:val="008818E4"/>
  </w:style>
  <w:style w:type="character" w:styleId="PlaceholderText">
    <w:name w:val="Placeholder Text"/>
    <w:basedOn w:val="DefaultParagraphFont"/>
    <w:uiPriority w:val="99"/>
    <w:semiHidden/>
    <w:rsid w:val="008818E4"/>
    <w:rPr>
      <w:color w:val="808080"/>
    </w:rPr>
  </w:style>
  <w:style w:type="paragraph" w:customStyle="1" w:styleId="9BC666DC0DDF4A1FB06B23921A9E1901">
    <w:name w:val="9BC666DC0DDF4A1FB06B23921A9E1901"/>
    <w:rsid w:val="008818E4"/>
  </w:style>
  <w:style w:type="paragraph" w:customStyle="1" w:styleId="7BAC3EF2514042F5B6743280BFC0A5BF">
    <w:name w:val="7BAC3EF2514042F5B6743280BFC0A5BF"/>
    <w:rsid w:val="008818E4"/>
  </w:style>
  <w:style w:type="paragraph" w:customStyle="1" w:styleId="D36EDC445DF64301A4BD349600FE3B04">
    <w:name w:val="D36EDC445DF64301A4BD349600FE3B04"/>
    <w:rsid w:val="008818E4"/>
  </w:style>
  <w:style w:type="paragraph" w:customStyle="1" w:styleId="E28C530AE78B4AB8BF053E223DBC7414">
    <w:name w:val="E28C530AE78B4AB8BF053E223DBC7414"/>
    <w:rsid w:val="00574301"/>
  </w:style>
  <w:style w:type="paragraph" w:customStyle="1" w:styleId="18A366BA80E94EC8B018A46991C98D37">
    <w:name w:val="18A366BA80E94EC8B018A46991C98D37"/>
    <w:rsid w:val="00574301"/>
  </w:style>
  <w:style w:type="paragraph" w:customStyle="1" w:styleId="0D01FC584BBC4FC2BA35338C06FE90D0">
    <w:name w:val="0D01FC584BBC4FC2BA35338C06FE90D0"/>
    <w:rsid w:val="00574301"/>
  </w:style>
  <w:style w:type="paragraph" w:customStyle="1" w:styleId="2B3597C2B90149A99191FE82EAAA5FF0">
    <w:name w:val="2B3597C2B90149A99191FE82EAAA5FF0"/>
    <w:rsid w:val="005743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6DACA2-7E7D-4AFB-9FBE-E5819E358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1676</Words>
  <Characters>9557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momna ali</dc:creator>
  <cp:keywords/>
  <cp:lastModifiedBy>momna ali</cp:lastModifiedBy>
  <cp:revision>4</cp:revision>
  <cp:lastPrinted>2018-11-07T07:42:00Z</cp:lastPrinted>
  <dcterms:created xsi:type="dcterms:W3CDTF">2018-11-07T07:33:00Z</dcterms:created>
  <dcterms:modified xsi:type="dcterms:W3CDTF">2018-11-07T08:03:00Z</dcterms:modified>
</cp:coreProperties>
</file>