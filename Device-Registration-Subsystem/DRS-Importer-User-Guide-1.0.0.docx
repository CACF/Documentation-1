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7963" w:rsidRDefault="00867963"/>
    <w:p w:rsidR="000D4051" w:rsidRDefault="000D4051"/>
    <w:p w:rsidR="000D4051" w:rsidRDefault="000D4051"/>
    <w:p w:rsidR="000D4051" w:rsidRDefault="000D4051"/>
    <w:p w:rsidR="000D4051" w:rsidRDefault="000D4051"/>
    <w:p w:rsidR="00C317F7" w:rsidRPr="00A774DB" w:rsidRDefault="00C317F7" w:rsidP="00C317F7">
      <w:pPr>
        <w:pStyle w:val="ProductName"/>
        <w:spacing w:before="240"/>
      </w:pPr>
      <w:r>
        <w:t>Device Registration Subsystem 1.0.0</w:t>
      </w:r>
    </w:p>
    <w:p w:rsidR="00C317F7" w:rsidRPr="00724C7D" w:rsidRDefault="00C317F7" w:rsidP="00C317F7">
      <w:pPr>
        <w:pStyle w:val="DocumentType"/>
        <w:spacing w:before="240"/>
      </w:pPr>
      <w:r>
        <w:t xml:space="preserve">User </w:t>
      </w:r>
      <w:r w:rsidRPr="00724C7D">
        <w:t>Guide</w:t>
      </w:r>
      <w:r>
        <w:t xml:space="preserve"> (</w:t>
      </w:r>
      <w:r w:rsidR="003E6067">
        <w:t>Importer</w:t>
      </w:r>
      <w:r>
        <w:t>)</w:t>
      </w:r>
    </w:p>
    <w:p w:rsidR="00C317F7" w:rsidRPr="00724C7D" w:rsidRDefault="00C317F7" w:rsidP="00C317F7">
      <w:pPr>
        <w:pStyle w:val="docDCN"/>
        <w:spacing w:before="240" w:after="240"/>
      </w:pPr>
      <w:r>
        <w:rPr>
          <w:rStyle w:val="docDCNChar"/>
        </w:rPr>
        <w:t>DRS-User-</w:t>
      </w:r>
      <w:r w:rsidRPr="00724C7D">
        <w:rPr>
          <w:rStyle w:val="docDCNChar"/>
        </w:rPr>
        <w:t>Guide</w:t>
      </w:r>
      <w:r w:rsidR="00F01D96">
        <w:rPr>
          <w:rStyle w:val="docDCNChar"/>
        </w:rPr>
        <w:t>-Importer</w:t>
      </w:r>
      <w:r w:rsidR="008B4FAB">
        <w:rPr>
          <w:rStyle w:val="docDCNChar"/>
        </w:rPr>
        <w:t>-</w:t>
      </w:r>
      <w:r>
        <w:rPr>
          <w:rStyle w:val="docDCNChar"/>
        </w:rPr>
        <w:t>1.0.0</w:t>
      </w:r>
    </w:p>
    <w:p w:rsidR="00C317F7" w:rsidRPr="00724C7D" w:rsidRDefault="00C317F7" w:rsidP="00C317F7">
      <w:pPr>
        <w:pStyle w:val="docDate"/>
        <w:spacing w:before="240" w:after="240"/>
        <w:rPr>
          <w:color w:val="auto"/>
        </w:rPr>
      </w:pPr>
      <w:r w:rsidRPr="00724C7D">
        <w:rPr>
          <w:color w:val="auto"/>
        </w:rPr>
        <w:t>June 19, 2018</w:t>
      </w:r>
    </w:p>
    <w:p w:rsidR="000D4051" w:rsidRDefault="000D4051"/>
    <w:p w:rsidR="000D4051" w:rsidRPr="000D4051" w:rsidRDefault="000D4051" w:rsidP="000D4051"/>
    <w:p w:rsidR="000D4051" w:rsidRPr="000D4051" w:rsidRDefault="000D4051" w:rsidP="000D4051"/>
    <w:p w:rsidR="000D4051" w:rsidRPr="000D4051" w:rsidRDefault="000D4051" w:rsidP="000D4051"/>
    <w:p w:rsidR="000D4051" w:rsidRPr="000D4051" w:rsidRDefault="000D4051" w:rsidP="000D4051"/>
    <w:p w:rsidR="000D4051" w:rsidRPr="000D4051" w:rsidRDefault="000D4051" w:rsidP="000D4051"/>
    <w:p w:rsidR="000D4051" w:rsidRPr="000D4051" w:rsidRDefault="000D4051" w:rsidP="000D4051"/>
    <w:p w:rsidR="000D4051" w:rsidRDefault="000D4051" w:rsidP="000D4051">
      <w:pPr>
        <w:sectPr w:rsidR="000D4051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360"/>
      </w:tblGrid>
      <w:tr w:rsidR="005261CD" w:rsidRPr="00ED45E2" w:rsidTr="00867963">
        <w:trPr>
          <w:trHeight w:val="360"/>
          <w:jc w:val="center"/>
        </w:trPr>
        <w:tc>
          <w:tcPr>
            <w:tcW w:w="5000" w:type="pct"/>
            <w:vAlign w:val="center"/>
          </w:tcPr>
          <w:p w:rsidR="005261CD" w:rsidRPr="00010AE1" w:rsidRDefault="005261CD" w:rsidP="00867963">
            <w:pPr>
              <w:pStyle w:val="NoSpacing"/>
              <w:jc w:val="center"/>
              <w:rPr>
                <w:rFonts w:ascii="Times New Roman" w:hAnsi="Times New Roman"/>
              </w:rPr>
            </w:pPr>
          </w:p>
          <w:p w:rsidR="005261CD" w:rsidRPr="00010AE1" w:rsidRDefault="005261CD" w:rsidP="00867963">
            <w:pPr>
              <w:pStyle w:val="NoSpacing"/>
              <w:rPr>
                <w:rFonts w:ascii="Times New Roman" w:hAnsi="Times New Roman"/>
              </w:rPr>
            </w:pPr>
          </w:p>
          <w:p w:rsidR="005261CD" w:rsidRPr="00010AE1" w:rsidRDefault="005261CD" w:rsidP="00867963">
            <w:pPr>
              <w:pStyle w:val="NoSpacing"/>
              <w:jc w:val="center"/>
              <w:rPr>
                <w:rFonts w:ascii="Times New Roman" w:hAnsi="Times New Roman"/>
              </w:rPr>
            </w:pPr>
          </w:p>
          <w:p w:rsidR="005261CD" w:rsidRPr="00010AE1" w:rsidRDefault="005261CD" w:rsidP="00867963">
            <w:pPr>
              <w:pStyle w:val="NoSpacing"/>
              <w:rPr>
                <w:rFonts w:ascii="Times New Roman" w:hAnsi="Times New Roman"/>
              </w:rPr>
            </w:pPr>
          </w:p>
          <w:p w:rsidR="005261CD" w:rsidRPr="00010AE1" w:rsidRDefault="005261CD" w:rsidP="00867963">
            <w:pPr>
              <w:pStyle w:val="NoSpacing"/>
              <w:jc w:val="center"/>
              <w:rPr>
                <w:rFonts w:ascii="Times New Roman" w:hAnsi="Times New Roman"/>
              </w:rPr>
            </w:pPr>
          </w:p>
          <w:p w:rsidR="005261CD" w:rsidRPr="00010AE1" w:rsidRDefault="005261CD" w:rsidP="00867963">
            <w:pPr>
              <w:pStyle w:val="NoSpacing"/>
              <w:jc w:val="center"/>
              <w:rPr>
                <w:rFonts w:ascii="Times New Roman" w:hAnsi="Times New Roman"/>
              </w:rPr>
            </w:pPr>
          </w:p>
          <w:p w:rsidR="005261CD" w:rsidRPr="00010AE1" w:rsidRDefault="005261CD" w:rsidP="00867963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</w:tr>
    </w:tbl>
    <w:p w:rsidR="005261CD" w:rsidRDefault="005261CD" w:rsidP="005261CD">
      <w:pPr>
        <w:pStyle w:val="xFMHead2"/>
      </w:pPr>
      <w:r w:rsidRPr="00674C51">
        <w:t>Revision history</w:t>
      </w:r>
    </w:p>
    <w:tbl>
      <w:tblPr>
        <w:tblStyle w:val="FormatA"/>
        <w:tblW w:w="9318" w:type="dxa"/>
        <w:tblInd w:w="85" w:type="dxa"/>
        <w:tblLook w:val="04A0" w:firstRow="1" w:lastRow="0" w:firstColumn="1" w:lastColumn="0" w:noHBand="0" w:noVBand="1"/>
      </w:tblPr>
      <w:tblGrid>
        <w:gridCol w:w="2111"/>
        <w:gridCol w:w="1890"/>
        <w:gridCol w:w="5317"/>
      </w:tblGrid>
      <w:tr w:rsidR="00107FAB" w:rsidRPr="00674C51" w:rsidTr="00107F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tcW w:w="2111" w:type="dxa"/>
          </w:tcPr>
          <w:p w:rsidR="00107FAB" w:rsidRPr="00674C51" w:rsidRDefault="00107FAB" w:rsidP="00575596">
            <w:pPr>
              <w:pStyle w:val="TH-TableHeading"/>
            </w:pPr>
            <w:r w:rsidRPr="00674C51">
              <w:t>Revision</w:t>
            </w:r>
          </w:p>
        </w:tc>
        <w:tc>
          <w:tcPr>
            <w:tcW w:w="1890" w:type="dxa"/>
          </w:tcPr>
          <w:p w:rsidR="00107FAB" w:rsidRPr="00674C51" w:rsidRDefault="00107FAB" w:rsidP="00575596">
            <w:pPr>
              <w:pStyle w:val="TH-TableHeading"/>
            </w:pPr>
            <w:r w:rsidRPr="00674C51">
              <w:t>Date</w:t>
            </w:r>
          </w:p>
        </w:tc>
        <w:tc>
          <w:tcPr>
            <w:tcW w:w="5317" w:type="dxa"/>
          </w:tcPr>
          <w:p w:rsidR="00107FAB" w:rsidRPr="00674C51" w:rsidRDefault="00107FAB" w:rsidP="00575596">
            <w:pPr>
              <w:pStyle w:val="TH-TableHeading"/>
            </w:pPr>
            <w:r w:rsidRPr="00674C51">
              <w:t>Description</w:t>
            </w:r>
          </w:p>
        </w:tc>
      </w:tr>
      <w:tr w:rsidR="00107FAB" w:rsidRPr="00674C51" w:rsidTr="00107FAB">
        <w:tc>
          <w:tcPr>
            <w:tcW w:w="2111" w:type="dxa"/>
          </w:tcPr>
          <w:p w:rsidR="00107FAB" w:rsidRPr="00674C51" w:rsidRDefault="00107FAB" w:rsidP="00575596">
            <w:pPr>
              <w:pStyle w:val="TC-TableBodyCenter"/>
            </w:pPr>
            <w:r w:rsidRPr="00674C51">
              <w:t>A</w:t>
            </w:r>
          </w:p>
        </w:tc>
        <w:tc>
          <w:tcPr>
            <w:tcW w:w="1890" w:type="dxa"/>
          </w:tcPr>
          <w:p w:rsidR="00107FAB" w:rsidRPr="00674C51" w:rsidRDefault="00107FAB" w:rsidP="00575596">
            <w:pPr>
              <w:pStyle w:val="TC-TableBodyCenter"/>
            </w:pPr>
          </w:p>
        </w:tc>
        <w:tc>
          <w:tcPr>
            <w:tcW w:w="5317" w:type="dxa"/>
          </w:tcPr>
          <w:p w:rsidR="00107FAB" w:rsidRPr="00674C51" w:rsidRDefault="00107FAB" w:rsidP="00575596">
            <w:pPr>
              <w:pStyle w:val="TB-TableBody"/>
            </w:pPr>
            <w:r w:rsidRPr="00674C51">
              <w:t>Initial release</w:t>
            </w:r>
          </w:p>
        </w:tc>
      </w:tr>
    </w:tbl>
    <w:p w:rsidR="00107FAB" w:rsidRDefault="00107FAB" w:rsidP="005261CD">
      <w:pPr>
        <w:pStyle w:val="xFMHead2"/>
      </w:pPr>
    </w:p>
    <w:p w:rsidR="00107FAB" w:rsidRDefault="00107FAB" w:rsidP="005261CD">
      <w:pPr>
        <w:pStyle w:val="xFMHead2"/>
      </w:pPr>
    </w:p>
    <w:p w:rsidR="00107FAB" w:rsidRDefault="00107FAB" w:rsidP="005261CD">
      <w:pPr>
        <w:pStyle w:val="xFMHead2"/>
      </w:pPr>
    </w:p>
    <w:p w:rsidR="00107FAB" w:rsidRDefault="00107FAB" w:rsidP="005261CD">
      <w:pPr>
        <w:pStyle w:val="xFMHead2"/>
      </w:pPr>
    </w:p>
    <w:p w:rsidR="00107FAB" w:rsidRDefault="00107FAB" w:rsidP="005261CD">
      <w:pPr>
        <w:pStyle w:val="xFMHead2"/>
      </w:pPr>
    </w:p>
    <w:p w:rsidR="00107FAB" w:rsidRDefault="00107FAB" w:rsidP="005261CD">
      <w:pPr>
        <w:pStyle w:val="xFMHead2"/>
      </w:pPr>
    </w:p>
    <w:p w:rsidR="00107FAB" w:rsidRDefault="00107FAB" w:rsidP="005261CD">
      <w:pPr>
        <w:pStyle w:val="xFMHead2"/>
      </w:pPr>
    </w:p>
    <w:p w:rsidR="00107FAB" w:rsidRDefault="00107FAB" w:rsidP="005261CD">
      <w:pPr>
        <w:pStyle w:val="xFMHead2"/>
      </w:pPr>
    </w:p>
    <w:p w:rsidR="00107FAB" w:rsidRDefault="00107FAB" w:rsidP="005261CD">
      <w:pPr>
        <w:pStyle w:val="xFMHead2"/>
      </w:pPr>
    </w:p>
    <w:p w:rsidR="00107FAB" w:rsidRDefault="00107FAB" w:rsidP="005261CD">
      <w:pPr>
        <w:pStyle w:val="xFMHead2"/>
      </w:pPr>
    </w:p>
    <w:p w:rsidR="00107FAB" w:rsidRDefault="00107FAB" w:rsidP="005261CD">
      <w:pPr>
        <w:pStyle w:val="xFMHead2"/>
      </w:pPr>
    </w:p>
    <w:p w:rsidR="00107FAB" w:rsidRPr="00E677B4" w:rsidRDefault="00107FAB" w:rsidP="005261CD">
      <w:pPr>
        <w:pStyle w:val="xFMHead2"/>
      </w:pPr>
    </w:p>
    <w:bookmarkStart w:id="2" w:name="_Toc52757077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698597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07FAB" w:rsidRPr="00107FAB" w:rsidRDefault="00107FAB" w:rsidP="006D152D">
          <w:pPr>
            <w:pStyle w:val="Heading1"/>
            <w:pBdr>
              <w:bottom w:val="single" w:sz="18" w:space="5" w:color="3167A9"/>
            </w:pBdr>
            <w:spacing w:before="480" w:after="240" w:line="240" w:lineRule="auto"/>
            <w:ind w:left="-180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07FAB">
            <w:rPr>
              <w:rFonts w:ascii="Arial" w:hAnsi="Arial" w:cs="Arial"/>
              <w:b/>
              <w:color w:val="auto"/>
              <w:sz w:val="48"/>
              <w:szCs w:val="48"/>
            </w:rPr>
            <w:t>Contents</w:t>
          </w:r>
          <w:bookmarkEnd w:id="2"/>
        </w:p>
        <w:p w:rsidR="006D152D" w:rsidRPr="000F6695" w:rsidRDefault="00107FAB" w:rsidP="000F6695">
          <w:pPr>
            <w:pStyle w:val="TOC1"/>
            <w:spacing w:after="0"/>
            <w:rPr>
              <w:rFonts w:eastAsiaTheme="minorEastAsi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6D152D" w:rsidRPr="000F6695" w:rsidRDefault="00726759" w:rsidP="000F6695">
          <w:pPr>
            <w:pStyle w:val="TOC1"/>
            <w:spacing w:after="0"/>
            <w:rPr>
              <w:rFonts w:eastAsiaTheme="minorEastAsia"/>
            </w:rPr>
          </w:pPr>
          <w:hyperlink w:anchor="_Toc527570776" w:history="1">
            <w:r w:rsidR="006D152D" w:rsidRPr="000F6695">
              <w:rPr>
                <w:rStyle w:val="Hyperlink"/>
              </w:rPr>
              <w:t>1.</w:t>
            </w:r>
            <w:r w:rsidR="006D152D" w:rsidRPr="000F6695">
              <w:rPr>
                <w:rFonts w:eastAsiaTheme="minorEastAsia"/>
              </w:rPr>
              <w:tab/>
            </w:r>
            <w:r w:rsidR="006D152D" w:rsidRPr="000F6695">
              <w:rPr>
                <w:rStyle w:val="Hyperlink"/>
              </w:rPr>
              <w:t>Introduction</w:t>
            </w:r>
            <w:r w:rsidR="006D152D" w:rsidRPr="000F6695">
              <w:rPr>
                <w:webHidden/>
              </w:rPr>
              <w:tab/>
            </w:r>
            <w:r w:rsidR="006D152D" w:rsidRPr="000F6695">
              <w:rPr>
                <w:webHidden/>
              </w:rPr>
              <w:fldChar w:fldCharType="begin"/>
            </w:r>
            <w:r w:rsidR="006D152D" w:rsidRPr="000F6695">
              <w:rPr>
                <w:webHidden/>
              </w:rPr>
              <w:instrText xml:space="preserve"> PAGEREF _Toc527570776 \h </w:instrText>
            </w:r>
            <w:r w:rsidR="006D152D" w:rsidRPr="000F6695">
              <w:rPr>
                <w:webHidden/>
              </w:rPr>
            </w:r>
            <w:r w:rsidR="006D152D" w:rsidRPr="000F6695">
              <w:rPr>
                <w:webHidden/>
              </w:rPr>
              <w:fldChar w:fldCharType="separate"/>
            </w:r>
            <w:r w:rsidR="00C825AE">
              <w:rPr>
                <w:webHidden/>
              </w:rPr>
              <w:t>4</w:t>
            </w:r>
            <w:r w:rsidR="006D152D" w:rsidRPr="000F6695">
              <w:rPr>
                <w:webHidden/>
              </w:rPr>
              <w:fldChar w:fldCharType="end"/>
            </w:r>
          </w:hyperlink>
        </w:p>
        <w:p w:rsidR="006D152D" w:rsidRPr="006D152D" w:rsidRDefault="00726759" w:rsidP="000F6695">
          <w:pPr>
            <w:pStyle w:val="TOC2"/>
            <w:spacing w:after="0"/>
            <w:rPr>
              <w:rFonts w:eastAsiaTheme="minorEastAsia"/>
              <w:noProof/>
            </w:rPr>
          </w:pPr>
          <w:hyperlink w:anchor="_Toc527570777" w:history="1">
            <w:r w:rsidR="006D152D" w:rsidRPr="006D152D">
              <w:rPr>
                <w:rStyle w:val="Hyperlink"/>
                <w:rFonts w:ascii="Arial" w:hAnsi="Arial" w:cs="Arial"/>
                <w:bCs/>
                <w:noProof/>
                <w:sz w:val="18"/>
                <w:szCs w:val="18"/>
              </w:rPr>
              <w:t>1.1.</w:t>
            </w:r>
            <w:r w:rsidR="006D152D" w:rsidRPr="006D152D">
              <w:rPr>
                <w:rFonts w:eastAsiaTheme="minorEastAsia"/>
                <w:noProof/>
              </w:rPr>
              <w:tab/>
            </w:r>
            <w:r w:rsidR="000F6695">
              <w:rPr>
                <w:rFonts w:eastAsiaTheme="minorEastAsia"/>
                <w:noProof/>
              </w:rPr>
              <w:t xml:space="preserve">  </w:t>
            </w:r>
            <w:r w:rsidR="006D152D" w:rsidRPr="006D152D">
              <w:rPr>
                <w:rStyle w:val="Hyperlink"/>
                <w:rFonts w:ascii="Arial" w:hAnsi="Arial" w:cs="Arial"/>
                <w:bCs/>
                <w:noProof/>
                <w:sz w:val="18"/>
                <w:szCs w:val="18"/>
              </w:rPr>
              <w:t>Purpose</w:t>
            </w:r>
            <w:r w:rsidR="006D152D" w:rsidRPr="006D152D">
              <w:rPr>
                <w:noProof/>
                <w:webHidden/>
              </w:rPr>
              <w:tab/>
            </w:r>
            <w:r w:rsidR="006D152D" w:rsidRPr="006D152D">
              <w:rPr>
                <w:noProof/>
                <w:webHidden/>
              </w:rPr>
              <w:fldChar w:fldCharType="begin"/>
            </w:r>
            <w:r w:rsidR="006D152D" w:rsidRPr="006D152D">
              <w:rPr>
                <w:noProof/>
                <w:webHidden/>
              </w:rPr>
              <w:instrText xml:space="preserve"> PAGEREF _Toc527570777 \h </w:instrText>
            </w:r>
            <w:r w:rsidR="006D152D" w:rsidRPr="006D152D">
              <w:rPr>
                <w:noProof/>
                <w:webHidden/>
              </w:rPr>
            </w:r>
            <w:r w:rsidR="006D152D" w:rsidRPr="006D152D">
              <w:rPr>
                <w:noProof/>
                <w:webHidden/>
              </w:rPr>
              <w:fldChar w:fldCharType="separate"/>
            </w:r>
            <w:r w:rsidR="00C825AE">
              <w:rPr>
                <w:noProof/>
                <w:webHidden/>
              </w:rPr>
              <w:t>4</w:t>
            </w:r>
            <w:r w:rsidR="006D152D" w:rsidRPr="006D152D">
              <w:rPr>
                <w:noProof/>
                <w:webHidden/>
              </w:rPr>
              <w:fldChar w:fldCharType="end"/>
            </w:r>
          </w:hyperlink>
        </w:p>
        <w:p w:rsidR="006D152D" w:rsidRPr="006D152D" w:rsidRDefault="00726759" w:rsidP="000F6695">
          <w:pPr>
            <w:pStyle w:val="TOC2"/>
            <w:spacing w:after="0"/>
            <w:rPr>
              <w:rFonts w:eastAsiaTheme="minorEastAsia"/>
              <w:noProof/>
            </w:rPr>
          </w:pPr>
          <w:hyperlink w:anchor="_Toc527570778" w:history="1">
            <w:r w:rsidR="006D152D" w:rsidRPr="006D152D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1.2.</w:t>
            </w:r>
            <w:r w:rsidR="000F669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 xml:space="preserve">  Supported Desktop Browsers</w:t>
            </w:r>
            <w:r w:rsidR="006D152D" w:rsidRPr="006D152D">
              <w:rPr>
                <w:noProof/>
                <w:webHidden/>
              </w:rPr>
              <w:tab/>
            </w:r>
            <w:r w:rsidR="006D152D" w:rsidRPr="006D152D">
              <w:rPr>
                <w:noProof/>
                <w:webHidden/>
              </w:rPr>
              <w:fldChar w:fldCharType="begin"/>
            </w:r>
            <w:r w:rsidR="006D152D" w:rsidRPr="006D152D">
              <w:rPr>
                <w:noProof/>
                <w:webHidden/>
              </w:rPr>
              <w:instrText xml:space="preserve"> PAGEREF _Toc527570778 \h </w:instrText>
            </w:r>
            <w:r w:rsidR="006D152D" w:rsidRPr="006D152D">
              <w:rPr>
                <w:noProof/>
                <w:webHidden/>
              </w:rPr>
            </w:r>
            <w:r w:rsidR="006D152D" w:rsidRPr="006D152D">
              <w:rPr>
                <w:noProof/>
                <w:webHidden/>
              </w:rPr>
              <w:fldChar w:fldCharType="separate"/>
            </w:r>
            <w:r w:rsidR="00C825AE">
              <w:rPr>
                <w:noProof/>
                <w:webHidden/>
              </w:rPr>
              <w:t>4</w:t>
            </w:r>
            <w:r w:rsidR="006D152D" w:rsidRPr="006D152D">
              <w:rPr>
                <w:noProof/>
                <w:webHidden/>
              </w:rPr>
              <w:fldChar w:fldCharType="end"/>
            </w:r>
          </w:hyperlink>
        </w:p>
        <w:p w:rsidR="006D152D" w:rsidRPr="006D152D" w:rsidRDefault="00726759" w:rsidP="000F6695">
          <w:pPr>
            <w:pStyle w:val="TOC2"/>
            <w:spacing w:after="0"/>
            <w:rPr>
              <w:rFonts w:eastAsiaTheme="minorEastAsia"/>
              <w:noProof/>
            </w:rPr>
          </w:pPr>
          <w:hyperlink w:anchor="_Toc527570779" w:history="1">
            <w:r w:rsidR="006D152D" w:rsidRPr="006D152D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1.3.</w:t>
            </w:r>
            <w:r w:rsidR="000F669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 xml:space="preserve">  Supported Mobile Browsers</w:t>
            </w:r>
            <w:r w:rsidR="006D152D" w:rsidRPr="006D152D">
              <w:rPr>
                <w:noProof/>
                <w:webHidden/>
              </w:rPr>
              <w:tab/>
            </w:r>
            <w:r w:rsidR="006D152D" w:rsidRPr="006D152D">
              <w:rPr>
                <w:noProof/>
                <w:webHidden/>
              </w:rPr>
              <w:fldChar w:fldCharType="begin"/>
            </w:r>
            <w:r w:rsidR="006D152D" w:rsidRPr="006D152D">
              <w:rPr>
                <w:noProof/>
                <w:webHidden/>
              </w:rPr>
              <w:instrText xml:space="preserve"> PAGEREF _Toc527570779 \h </w:instrText>
            </w:r>
            <w:r w:rsidR="006D152D" w:rsidRPr="006D152D">
              <w:rPr>
                <w:noProof/>
                <w:webHidden/>
              </w:rPr>
            </w:r>
            <w:r w:rsidR="006D152D" w:rsidRPr="006D152D">
              <w:rPr>
                <w:noProof/>
                <w:webHidden/>
              </w:rPr>
              <w:fldChar w:fldCharType="separate"/>
            </w:r>
            <w:r w:rsidR="00C825AE">
              <w:rPr>
                <w:noProof/>
                <w:webHidden/>
              </w:rPr>
              <w:t>5</w:t>
            </w:r>
            <w:r w:rsidR="006D152D" w:rsidRPr="006D152D">
              <w:rPr>
                <w:noProof/>
                <w:webHidden/>
              </w:rPr>
              <w:fldChar w:fldCharType="end"/>
            </w:r>
          </w:hyperlink>
        </w:p>
        <w:p w:rsidR="006D152D" w:rsidRPr="006D152D" w:rsidRDefault="00726759" w:rsidP="000F6695">
          <w:pPr>
            <w:pStyle w:val="TOC2"/>
            <w:spacing w:after="0"/>
            <w:rPr>
              <w:rFonts w:eastAsiaTheme="minorEastAsia"/>
              <w:noProof/>
            </w:rPr>
          </w:pPr>
          <w:hyperlink w:anchor="_Toc527570780" w:history="1">
            <w:r w:rsidR="006D152D" w:rsidRPr="006D152D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1.4.</w:t>
            </w:r>
            <w:r w:rsidR="000F669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 xml:space="preserve">  </w:t>
            </w:r>
            <w:r w:rsidR="006D152D" w:rsidRPr="006D152D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Definitions, Acronyms, and Abbreviations</w:t>
            </w:r>
            <w:r w:rsidR="006D152D" w:rsidRPr="006D152D">
              <w:rPr>
                <w:noProof/>
                <w:webHidden/>
              </w:rPr>
              <w:tab/>
            </w:r>
            <w:r w:rsidR="006D152D" w:rsidRPr="006D152D">
              <w:rPr>
                <w:noProof/>
                <w:webHidden/>
              </w:rPr>
              <w:fldChar w:fldCharType="begin"/>
            </w:r>
            <w:r w:rsidR="006D152D" w:rsidRPr="006D152D">
              <w:rPr>
                <w:noProof/>
                <w:webHidden/>
              </w:rPr>
              <w:instrText xml:space="preserve"> PAGEREF _Toc527570780 \h </w:instrText>
            </w:r>
            <w:r w:rsidR="006D152D" w:rsidRPr="006D152D">
              <w:rPr>
                <w:noProof/>
                <w:webHidden/>
              </w:rPr>
            </w:r>
            <w:r w:rsidR="006D152D" w:rsidRPr="006D152D">
              <w:rPr>
                <w:noProof/>
                <w:webHidden/>
              </w:rPr>
              <w:fldChar w:fldCharType="separate"/>
            </w:r>
            <w:r w:rsidR="00C825AE">
              <w:rPr>
                <w:noProof/>
                <w:webHidden/>
              </w:rPr>
              <w:t>5</w:t>
            </w:r>
            <w:r w:rsidR="006D152D" w:rsidRPr="006D152D">
              <w:rPr>
                <w:noProof/>
                <w:webHidden/>
              </w:rPr>
              <w:fldChar w:fldCharType="end"/>
            </w:r>
          </w:hyperlink>
        </w:p>
        <w:p w:rsidR="000F6695" w:rsidRDefault="000F6695" w:rsidP="000F6695">
          <w:pPr>
            <w:pStyle w:val="TOC1"/>
            <w:spacing w:after="0"/>
            <w:rPr>
              <w:rStyle w:val="Hyperlink"/>
              <w:b w:val="0"/>
            </w:rPr>
          </w:pPr>
        </w:p>
        <w:p w:rsidR="006D152D" w:rsidRPr="000F6695" w:rsidRDefault="00726759" w:rsidP="000F6695">
          <w:pPr>
            <w:pStyle w:val="TOC1"/>
            <w:spacing w:after="0"/>
            <w:rPr>
              <w:rFonts w:eastAsiaTheme="minorEastAsia"/>
            </w:rPr>
          </w:pPr>
          <w:hyperlink w:anchor="_Toc527570781" w:history="1">
            <w:r w:rsidR="006D152D" w:rsidRPr="000F6695">
              <w:rPr>
                <w:rStyle w:val="Hyperlink"/>
              </w:rPr>
              <w:t>2.</w:t>
            </w:r>
            <w:r w:rsidR="006D152D" w:rsidRPr="000F6695">
              <w:rPr>
                <w:rFonts w:eastAsiaTheme="minorEastAsia"/>
              </w:rPr>
              <w:tab/>
            </w:r>
            <w:r w:rsidR="006D152D" w:rsidRPr="000F6695">
              <w:rPr>
                <w:rStyle w:val="Hyperlink"/>
              </w:rPr>
              <w:t>System Description</w:t>
            </w:r>
            <w:r w:rsidR="006D152D" w:rsidRPr="000F6695">
              <w:rPr>
                <w:webHidden/>
              </w:rPr>
              <w:tab/>
            </w:r>
            <w:r w:rsidR="006D152D" w:rsidRPr="000F6695">
              <w:rPr>
                <w:webHidden/>
              </w:rPr>
              <w:fldChar w:fldCharType="begin"/>
            </w:r>
            <w:r w:rsidR="006D152D" w:rsidRPr="000F6695">
              <w:rPr>
                <w:webHidden/>
              </w:rPr>
              <w:instrText xml:space="preserve"> PAGEREF _Toc527570781 \h </w:instrText>
            </w:r>
            <w:r w:rsidR="006D152D" w:rsidRPr="000F6695">
              <w:rPr>
                <w:webHidden/>
              </w:rPr>
            </w:r>
            <w:r w:rsidR="006D152D" w:rsidRPr="000F6695">
              <w:rPr>
                <w:webHidden/>
              </w:rPr>
              <w:fldChar w:fldCharType="separate"/>
            </w:r>
            <w:r w:rsidR="00C825AE">
              <w:rPr>
                <w:webHidden/>
              </w:rPr>
              <w:t>6</w:t>
            </w:r>
            <w:r w:rsidR="006D152D" w:rsidRPr="000F6695">
              <w:rPr>
                <w:webHidden/>
              </w:rPr>
              <w:fldChar w:fldCharType="end"/>
            </w:r>
          </w:hyperlink>
        </w:p>
        <w:p w:rsidR="000F6695" w:rsidRDefault="000F6695" w:rsidP="000F6695">
          <w:pPr>
            <w:pStyle w:val="TOC1"/>
            <w:spacing w:after="0"/>
            <w:rPr>
              <w:rStyle w:val="Hyperlink"/>
            </w:rPr>
          </w:pPr>
        </w:p>
        <w:p w:rsidR="006D152D" w:rsidRPr="006D152D" w:rsidRDefault="00726759" w:rsidP="000F6695">
          <w:pPr>
            <w:pStyle w:val="TOC1"/>
            <w:spacing w:after="0"/>
            <w:rPr>
              <w:rFonts w:eastAsiaTheme="minorEastAsia"/>
            </w:rPr>
          </w:pPr>
          <w:hyperlink w:anchor="_Toc527570782" w:history="1">
            <w:r w:rsidR="006D152D" w:rsidRPr="000F6695">
              <w:rPr>
                <w:rStyle w:val="Hyperlink"/>
              </w:rPr>
              <w:t>3.</w:t>
            </w:r>
            <w:r w:rsidR="006D152D" w:rsidRPr="000F6695">
              <w:rPr>
                <w:rFonts w:eastAsiaTheme="minorEastAsia"/>
              </w:rPr>
              <w:tab/>
            </w:r>
            <w:r w:rsidR="006D152D" w:rsidRPr="000F6695">
              <w:rPr>
                <w:rStyle w:val="Hyperlink"/>
              </w:rPr>
              <w:t>System Navigation</w:t>
            </w:r>
            <w:r w:rsidR="006D152D" w:rsidRPr="006D152D">
              <w:rPr>
                <w:webHidden/>
              </w:rPr>
              <w:tab/>
            </w:r>
            <w:r w:rsidR="006D152D" w:rsidRPr="006D152D">
              <w:rPr>
                <w:webHidden/>
              </w:rPr>
              <w:fldChar w:fldCharType="begin"/>
            </w:r>
            <w:r w:rsidR="006D152D" w:rsidRPr="006D152D">
              <w:rPr>
                <w:webHidden/>
              </w:rPr>
              <w:instrText xml:space="preserve"> PAGEREF _Toc527570782 \h </w:instrText>
            </w:r>
            <w:r w:rsidR="006D152D" w:rsidRPr="006D152D">
              <w:rPr>
                <w:webHidden/>
              </w:rPr>
            </w:r>
            <w:r w:rsidR="006D152D" w:rsidRPr="006D152D">
              <w:rPr>
                <w:webHidden/>
              </w:rPr>
              <w:fldChar w:fldCharType="separate"/>
            </w:r>
            <w:r w:rsidR="00C825AE">
              <w:rPr>
                <w:webHidden/>
              </w:rPr>
              <w:t>9</w:t>
            </w:r>
            <w:r w:rsidR="006D152D" w:rsidRPr="006D152D">
              <w:rPr>
                <w:webHidden/>
              </w:rPr>
              <w:fldChar w:fldCharType="end"/>
            </w:r>
          </w:hyperlink>
        </w:p>
        <w:p w:rsidR="006D152D" w:rsidRPr="000F6695" w:rsidRDefault="00726759" w:rsidP="000F6695">
          <w:pPr>
            <w:pStyle w:val="TOC1"/>
            <w:tabs>
              <w:tab w:val="clear" w:pos="9350"/>
              <w:tab w:val="right" w:leader="dot" w:pos="8550"/>
            </w:tabs>
            <w:spacing w:after="0"/>
            <w:ind w:firstLine="0"/>
            <w:rPr>
              <w:rFonts w:eastAsiaTheme="minorEastAsia"/>
              <w:b w:val="0"/>
            </w:rPr>
          </w:pPr>
          <w:hyperlink w:anchor="_Toc527570783" w:history="1">
            <w:r w:rsidR="006D152D" w:rsidRPr="000F6695">
              <w:rPr>
                <w:rStyle w:val="Hyperlink"/>
                <w:b w:val="0"/>
              </w:rPr>
              <w:t>3.1.</w:t>
            </w:r>
            <w:r w:rsidR="006D152D" w:rsidRPr="000F6695">
              <w:rPr>
                <w:rFonts w:eastAsiaTheme="minorEastAsia"/>
                <w:b w:val="0"/>
              </w:rPr>
              <w:tab/>
            </w:r>
            <w:r w:rsidR="006D152D" w:rsidRPr="000F6695">
              <w:rPr>
                <w:rStyle w:val="Hyperlink"/>
                <w:b w:val="0"/>
              </w:rPr>
              <w:t>Login Screen</w:t>
            </w:r>
            <w:r w:rsidR="006D152D" w:rsidRPr="000F6695">
              <w:rPr>
                <w:b w:val="0"/>
                <w:webHidden/>
              </w:rPr>
              <w:tab/>
            </w:r>
            <w:r w:rsidR="006D152D" w:rsidRPr="000F6695">
              <w:rPr>
                <w:b w:val="0"/>
                <w:webHidden/>
              </w:rPr>
              <w:fldChar w:fldCharType="begin"/>
            </w:r>
            <w:r w:rsidR="006D152D" w:rsidRPr="000F6695">
              <w:rPr>
                <w:b w:val="0"/>
                <w:webHidden/>
              </w:rPr>
              <w:instrText xml:space="preserve"> PAGEREF _Toc527570783 \h </w:instrText>
            </w:r>
            <w:r w:rsidR="006D152D" w:rsidRPr="000F6695">
              <w:rPr>
                <w:b w:val="0"/>
                <w:webHidden/>
              </w:rPr>
            </w:r>
            <w:r w:rsidR="006D152D" w:rsidRPr="000F6695">
              <w:rPr>
                <w:b w:val="0"/>
                <w:webHidden/>
              </w:rPr>
              <w:fldChar w:fldCharType="separate"/>
            </w:r>
            <w:r w:rsidR="00C825AE">
              <w:rPr>
                <w:b w:val="0"/>
                <w:webHidden/>
              </w:rPr>
              <w:t>9</w:t>
            </w:r>
            <w:r w:rsidR="006D152D" w:rsidRPr="000F6695">
              <w:rPr>
                <w:b w:val="0"/>
                <w:webHidden/>
              </w:rPr>
              <w:fldChar w:fldCharType="end"/>
            </w:r>
          </w:hyperlink>
        </w:p>
        <w:p w:rsidR="006D152D" w:rsidRPr="000F6695" w:rsidRDefault="00726759" w:rsidP="000F6695">
          <w:pPr>
            <w:pStyle w:val="TOC1"/>
            <w:tabs>
              <w:tab w:val="clear" w:pos="9350"/>
              <w:tab w:val="right" w:leader="dot" w:pos="8550"/>
            </w:tabs>
            <w:spacing w:after="0"/>
            <w:ind w:firstLine="0"/>
            <w:rPr>
              <w:rFonts w:eastAsiaTheme="minorEastAsia"/>
              <w:b w:val="0"/>
            </w:rPr>
          </w:pPr>
          <w:hyperlink w:anchor="_Toc527570784" w:history="1">
            <w:r w:rsidR="006D152D" w:rsidRPr="000F6695">
              <w:rPr>
                <w:rStyle w:val="Hyperlink"/>
                <w:b w:val="0"/>
              </w:rPr>
              <w:t>3.2.</w:t>
            </w:r>
            <w:r w:rsidR="006D152D" w:rsidRPr="000F6695">
              <w:rPr>
                <w:rFonts w:eastAsiaTheme="minorEastAsia"/>
                <w:b w:val="0"/>
              </w:rPr>
              <w:tab/>
            </w:r>
            <w:r w:rsidR="006D152D" w:rsidRPr="000F6695">
              <w:rPr>
                <w:rStyle w:val="Hyperlink"/>
                <w:b w:val="0"/>
              </w:rPr>
              <w:t>Dashboard Overview</w:t>
            </w:r>
            <w:r w:rsidR="006D152D" w:rsidRPr="000F6695">
              <w:rPr>
                <w:b w:val="0"/>
                <w:webHidden/>
              </w:rPr>
              <w:tab/>
            </w:r>
            <w:r w:rsidR="006D152D" w:rsidRPr="000F6695">
              <w:rPr>
                <w:b w:val="0"/>
                <w:webHidden/>
              </w:rPr>
              <w:fldChar w:fldCharType="begin"/>
            </w:r>
            <w:r w:rsidR="006D152D" w:rsidRPr="000F6695">
              <w:rPr>
                <w:b w:val="0"/>
                <w:webHidden/>
              </w:rPr>
              <w:instrText xml:space="preserve"> PAGEREF _Toc527570784 \h </w:instrText>
            </w:r>
            <w:r w:rsidR="006D152D" w:rsidRPr="000F6695">
              <w:rPr>
                <w:b w:val="0"/>
                <w:webHidden/>
              </w:rPr>
            </w:r>
            <w:r w:rsidR="006D152D" w:rsidRPr="000F6695">
              <w:rPr>
                <w:b w:val="0"/>
                <w:webHidden/>
              </w:rPr>
              <w:fldChar w:fldCharType="separate"/>
            </w:r>
            <w:r w:rsidR="00C825AE">
              <w:rPr>
                <w:b w:val="0"/>
                <w:webHidden/>
              </w:rPr>
              <w:t>10</w:t>
            </w:r>
            <w:r w:rsidR="006D152D" w:rsidRPr="000F6695">
              <w:rPr>
                <w:b w:val="0"/>
                <w:webHidden/>
              </w:rPr>
              <w:fldChar w:fldCharType="end"/>
            </w:r>
          </w:hyperlink>
        </w:p>
        <w:p w:rsidR="006D152D" w:rsidRPr="000F6695" w:rsidRDefault="00726759" w:rsidP="000F6695">
          <w:pPr>
            <w:pStyle w:val="TOC1"/>
            <w:tabs>
              <w:tab w:val="clear" w:pos="9350"/>
              <w:tab w:val="right" w:leader="dot" w:pos="8550"/>
            </w:tabs>
            <w:spacing w:after="0"/>
            <w:ind w:firstLine="0"/>
            <w:rPr>
              <w:rFonts w:eastAsiaTheme="minorEastAsia"/>
              <w:b w:val="0"/>
            </w:rPr>
          </w:pPr>
          <w:hyperlink w:anchor="_Toc527570785" w:history="1">
            <w:r w:rsidR="006D152D" w:rsidRPr="000F6695">
              <w:rPr>
                <w:rStyle w:val="Hyperlink"/>
                <w:b w:val="0"/>
              </w:rPr>
              <w:t>3.3.</w:t>
            </w:r>
            <w:r w:rsidR="006D152D" w:rsidRPr="000F6695">
              <w:rPr>
                <w:rFonts w:eastAsiaTheme="minorEastAsia"/>
                <w:b w:val="0"/>
              </w:rPr>
              <w:tab/>
            </w:r>
            <w:r w:rsidR="006D152D" w:rsidRPr="000F6695">
              <w:rPr>
                <w:rStyle w:val="Hyperlink"/>
                <w:b w:val="0"/>
              </w:rPr>
              <w:t>Device Registration</w:t>
            </w:r>
            <w:r w:rsidR="006D152D" w:rsidRPr="000F6695">
              <w:rPr>
                <w:b w:val="0"/>
                <w:webHidden/>
              </w:rPr>
              <w:tab/>
            </w:r>
            <w:r w:rsidR="006D152D" w:rsidRPr="000F6695">
              <w:rPr>
                <w:b w:val="0"/>
                <w:webHidden/>
              </w:rPr>
              <w:fldChar w:fldCharType="begin"/>
            </w:r>
            <w:r w:rsidR="006D152D" w:rsidRPr="000F6695">
              <w:rPr>
                <w:b w:val="0"/>
                <w:webHidden/>
              </w:rPr>
              <w:instrText xml:space="preserve"> PAGEREF _Toc527570785 \h </w:instrText>
            </w:r>
            <w:r w:rsidR="006D152D" w:rsidRPr="000F6695">
              <w:rPr>
                <w:b w:val="0"/>
                <w:webHidden/>
              </w:rPr>
            </w:r>
            <w:r w:rsidR="006D152D" w:rsidRPr="000F6695">
              <w:rPr>
                <w:b w:val="0"/>
                <w:webHidden/>
              </w:rPr>
              <w:fldChar w:fldCharType="separate"/>
            </w:r>
            <w:r w:rsidR="00C825AE">
              <w:rPr>
                <w:b w:val="0"/>
                <w:webHidden/>
              </w:rPr>
              <w:t>11</w:t>
            </w:r>
            <w:r w:rsidR="006D152D" w:rsidRPr="000F6695">
              <w:rPr>
                <w:b w:val="0"/>
                <w:webHidden/>
              </w:rPr>
              <w:fldChar w:fldCharType="end"/>
            </w:r>
          </w:hyperlink>
        </w:p>
        <w:p w:rsidR="006D152D" w:rsidRPr="000F6695" w:rsidRDefault="00726759" w:rsidP="000F6695">
          <w:pPr>
            <w:pStyle w:val="TOC1"/>
            <w:tabs>
              <w:tab w:val="clear" w:pos="9350"/>
              <w:tab w:val="right" w:leader="dot" w:pos="8550"/>
            </w:tabs>
            <w:spacing w:after="0"/>
            <w:ind w:firstLine="0"/>
            <w:rPr>
              <w:rFonts w:eastAsiaTheme="minorEastAsia"/>
              <w:b w:val="0"/>
            </w:rPr>
          </w:pPr>
          <w:hyperlink w:anchor="_Toc527570786" w:history="1">
            <w:r w:rsidR="006D152D" w:rsidRPr="000F6695">
              <w:rPr>
                <w:rStyle w:val="Hyperlink"/>
                <w:b w:val="0"/>
              </w:rPr>
              <w:t>3.4.</w:t>
            </w:r>
            <w:r w:rsidR="006D152D" w:rsidRPr="000F6695">
              <w:rPr>
                <w:rFonts w:eastAsiaTheme="minorEastAsia"/>
                <w:b w:val="0"/>
              </w:rPr>
              <w:tab/>
            </w:r>
            <w:r w:rsidR="006D152D" w:rsidRPr="000F6695">
              <w:rPr>
                <w:rStyle w:val="Hyperlink"/>
                <w:b w:val="0"/>
              </w:rPr>
              <w:t>Search Request</w:t>
            </w:r>
            <w:r w:rsidR="006D152D" w:rsidRPr="000F6695">
              <w:rPr>
                <w:b w:val="0"/>
                <w:webHidden/>
              </w:rPr>
              <w:tab/>
            </w:r>
            <w:r w:rsidR="006D152D" w:rsidRPr="000F6695">
              <w:rPr>
                <w:b w:val="0"/>
                <w:webHidden/>
              </w:rPr>
              <w:fldChar w:fldCharType="begin"/>
            </w:r>
            <w:r w:rsidR="006D152D" w:rsidRPr="000F6695">
              <w:rPr>
                <w:b w:val="0"/>
                <w:webHidden/>
              </w:rPr>
              <w:instrText xml:space="preserve"> PAGEREF _Toc527570786 \h </w:instrText>
            </w:r>
            <w:r w:rsidR="006D152D" w:rsidRPr="000F6695">
              <w:rPr>
                <w:b w:val="0"/>
                <w:webHidden/>
              </w:rPr>
            </w:r>
            <w:r w:rsidR="006D152D" w:rsidRPr="000F6695">
              <w:rPr>
                <w:b w:val="0"/>
                <w:webHidden/>
              </w:rPr>
              <w:fldChar w:fldCharType="separate"/>
            </w:r>
            <w:r w:rsidR="00C825AE">
              <w:rPr>
                <w:b w:val="0"/>
                <w:webHidden/>
              </w:rPr>
              <w:t>17</w:t>
            </w:r>
            <w:r w:rsidR="006D152D" w:rsidRPr="000F6695">
              <w:rPr>
                <w:b w:val="0"/>
                <w:webHidden/>
              </w:rPr>
              <w:fldChar w:fldCharType="end"/>
            </w:r>
          </w:hyperlink>
        </w:p>
        <w:p w:rsidR="00107FAB" w:rsidRDefault="00107FAB" w:rsidP="000F6695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D152D" w:rsidRDefault="006D152D" w:rsidP="006D152D"/>
    <w:p w:rsidR="006D152D" w:rsidRPr="006D152D" w:rsidRDefault="006D152D" w:rsidP="006D152D"/>
    <w:p w:rsidR="00107FAB" w:rsidRDefault="00107FAB">
      <w:pPr>
        <w:pStyle w:val="TableofFigures"/>
        <w:tabs>
          <w:tab w:val="right" w:leader="dot" w:pos="9350"/>
        </w:tabs>
        <w:rPr>
          <w:rFonts w:ascii="Arial" w:hAnsi="Arial" w:cs="Arial"/>
          <w:b/>
          <w:sz w:val="32"/>
          <w:szCs w:val="32"/>
        </w:rPr>
      </w:pPr>
      <w:r w:rsidRPr="00107FAB">
        <w:rPr>
          <w:rFonts w:ascii="Arial" w:hAnsi="Arial" w:cs="Arial"/>
          <w:b/>
          <w:sz w:val="32"/>
          <w:szCs w:val="32"/>
        </w:rPr>
        <w:t>Figures</w:t>
      </w:r>
    </w:p>
    <w:p w:rsidR="00107FAB" w:rsidRPr="00107FAB" w:rsidRDefault="00107FAB" w:rsidP="00107FAB"/>
    <w:p w:rsidR="00D83CC9" w:rsidRPr="00D83CC9" w:rsidRDefault="00D83CC9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r w:rsidRPr="00D83CC9">
        <w:rPr>
          <w:rFonts w:ascii="Arial" w:hAnsi="Arial" w:cs="Arial"/>
          <w:sz w:val="18"/>
          <w:szCs w:val="18"/>
        </w:rPr>
        <w:fldChar w:fldCharType="begin"/>
      </w:r>
      <w:r w:rsidRPr="00D83CC9">
        <w:rPr>
          <w:rFonts w:ascii="Arial" w:hAnsi="Arial" w:cs="Arial"/>
          <w:sz w:val="18"/>
          <w:szCs w:val="18"/>
        </w:rPr>
        <w:instrText xml:space="preserve"> TOC \h \z \c "Figure" </w:instrText>
      </w:r>
      <w:r w:rsidRPr="00D83CC9">
        <w:rPr>
          <w:rFonts w:ascii="Arial" w:hAnsi="Arial" w:cs="Arial"/>
          <w:sz w:val="18"/>
          <w:szCs w:val="18"/>
        </w:rPr>
        <w:fldChar w:fldCharType="separate"/>
      </w:r>
      <w:hyperlink w:anchor="_Toc527470043" w:history="1">
        <w:r w:rsidRPr="00D83CC9">
          <w:rPr>
            <w:rStyle w:val="Hyperlink"/>
            <w:rFonts w:ascii="Arial" w:hAnsi="Arial" w:cs="Arial"/>
            <w:noProof/>
            <w:sz w:val="18"/>
            <w:szCs w:val="18"/>
          </w:rPr>
          <w:t>Figure 1-Login Screen</w:t>
        </w:r>
        <w:r w:rsidRPr="00D83CC9">
          <w:rPr>
            <w:rFonts w:ascii="Arial" w:hAnsi="Arial" w:cs="Arial"/>
            <w:noProof/>
            <w:webHidden/>
            <w:sz w:val="18"/>
            <w:szCs w:val="18"/>
          </w:rPr>
          <w:tab/>
        </w:r>
        <w:r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Pr="00D83CC9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_Toc527470043 \h </w:instrText>
        </w:r>
        <w:r w:rsidRPr="00D83CC9">
          <w:rPr>
            <w:rFonts w:ascii="Arial" w:hAnsi="Arial" w:cs="Arial"/>
            <w:noProof/>
            <w:webHidden/>
            <w:sz w:val="18"/>
            <w:szCs w:val="18"/>
          </w:rPr>
        </w:r>
        <w:r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825AE">
          <w:rPr>
            <w:rFonts w:ascii="Arial" w:hAnsi="Arial" w:cs="Arial"/>
            <w:noProof/>
            <w:webHidden/>
            <w:sz w:val="18"/>
            <w:szCs w:val="18"/>
          </w:rPr>
          <w:t>9</w:t>
        </w:r>
        <w:r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D83CC9" w:rsidRPr="00D83CC9" w:rsidRDefault="00726759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470044" w:history="1">
        <w:r w:rsidR="00D83CC9" w:rsidRPr="00D83CC9">
          <w:rPr>
            <w:rStyle w:val="Hyperlink"/>
            <w:rFonts w:ascii="Arial" w:hAnsi="Arial" w:cs="Arial"/>
            <w:noProof/>
            <w:sz w:val="18"/>
            <w:szCs w:val="18"/>
          </w:rPr>
          <w:t>Figure 2-Dashboard Screen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_Toc527470044 \h </w:instrTex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825AE">
          <w:rPr>
            <w:rFonts w:ascii="Arial" w:hAnsi="Arial" w:cs="Arial"/>
            <w:noProof/>
            <w:webHidden/>
            <w:sz w:val="18"/>
            <w:szCs w:val="18"/>
          </w:rPr>
          <w:t>10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D83CC9" w:rsidRPr="00D83CC9" w:rsidRDefault="00726759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470045" w:history="1">
        <w:r w:rsidR="00D83CC9" w:rsidRPr="00D83CC9">
          <w:rPr>
            <w:rStyle w:val="Hyperlink"/>
            <w:rFonts w:ascii="Arial" w:hAnsi="Arial" w:cs="Arial"/>
            <w:noProof/>
            <w:sz w:val="18"/>
            <w:szCs w:val="18"/>
          </w:rPr>
          <w:t>Figure 3-Device Registration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_Toc527470045 \h </w:instrTex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825AE">
          <w:rPr>
            <w:rFonts w:ascii="Arial" w:hAnsi="Arial" w:cs="Arial"/>
            <w:noProof/>
            <w:webHidden/>
            <w:sz w:val="18"/>
            <w:szCs w:val="18"/>
          </w:rPr>
          <w:t>11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D83CC9" w:rsidRPr="00D83CC9" w:rsidRDefault="00726759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470046" w:history="1">
        <w:r w:rsidR="00D83CC9" w:rsidRPr="00D83CC9">
          <w:rPr>
            <w:rStyle w:val="Hyperlink"/>
            <w:rFonts w:ascii="Arial" w:hAnsi="Arial" w:cs="Arial"/>
            <w:noProof/>
            <w:sz w:val="18"/>
            <w:szCs w:val="18"/>
          </w:rPr>
          <w:t>Figure 4-Add Device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_Toc527470046 \h </w:instrTex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825AE">
          <w:rPr>
            <w:rFonts w:ascii="Arial" w:hAnsi="Arial" w:cs="Arial"/>
            <w:noProof/>
            <w:webHidden/>
            <w:sz w:val="18"/>
            <w:szCs w:val="18"/>
          </w:rPr>
          <w:t>12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D83CC9" w:rsidRPr="00D83CC9" w:rsidRDefault="00726759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470047" w:history="1">
        <w:r w:rsidR="00D83CC9" w:rsidRPr="00D83CC9">
          <w:rPr>
            <w:rStyle w:val="Hyperlink"/>
            <w:rFonts w:ascii="Arial" w:hAnsi="Arial" w:cs="Arial"/>
            <w:noProof/>
            <w:sz w:val="18"/>
            <w:szCs w:val="18"/>
          </w:rPr>
          <w:t>Figure 5-Type IMEI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_Toc527470047 \h </w:instrTex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825AE">
          <w:rPr>
            <w:rFonts w:ascii="Arial" w:hAnsi="Arial" w:cs="Arial"/>
            <w:noProof/>
            <w:webHidden/>
            <w:sz w:val="18"/>
            <w:szCs w:val="18"/>
          </w:rPr>
          <w:t>13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D83CC9" w:rsidRPr="00D83CC9" w:rsidRDefault="00726759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470048" w:history="1">
        <w:r w:rsidR="00D83CC9" w:rsidRPr="00D83CC9">
          <w:rPr>
            <w:rStyle w:val="Hyperlink"/>
            <w:rFonts w:ascii="Arial" w:hAnsi="Arial" w:cs="Arial"/>
            <w:noProof/>
            <w:sz w:val="18"/>
            <w:szCs w:val="18"/>
          </w:rPr>
          <w:t>Figure 6-Device Model Description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_Toc527470048 \h </w:instrTex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825AE">
          <w:rPr>
            <w:rFonts w:ascii="Arial" w:hAnsi="Arial" w:cs="Arial"/>
            <w:noProof/>
            <w:webHidden/>
            <w:sz w:val="18"/>
            <w:szCs w:val="18"/>
          </w:rPr>
          <w:t>14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D83CC9" w:rsidRPr="00D83CC9" w:rsidRDefault="00726759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470049" w:history="1">
        <w:r w:rsidR="00D83CC9" w:rsidRPr="00D83CC9">
          <w:rPr>
            <w:rStyle w:val="Hyperlink"/>
            <w:rFonts w:ascii="Arial" w:hAnsi="Arial" w:cs="Arial"/>
            <w:noProof/>
            <w:sz w:val="18"/>
            <w:szCs w:val="18"/>
          </w:rPr>
          <w:t>Figure 7-Approval Documents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_Toc527470049 \h </w:instrTex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825AE">
          <w:rPr>
            <w:rFonts w:ascii="Arial" w:hAnsi="Arial" w:cs="Arial"/>
            <w:noProof/>
            <w:webHidden/>
            <w:sz w:val="18"/>
            <w:szCs w:val="18"/>
          </w:rPr>
          <w:t>15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D83CC9" w:rsidRPr="00D83CC9" w:rsidRDefault="00726759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470050" w:history="1">
        <w:r w:rsidR="00D83CC9" w:rsidRPr="00D83CC9">
          <w:rPr>
            <w:rStyle w:val="Hyperlink"/>
            <w:rFonts w:ascii="Arial" w:hAnsi="Arial" w:cs="Arial"/>
            <w:noProof/>
            <w:sz w:val="18"/>
            <w:szCs w:val="18"/>
          </w:rPr>
          <w:t>Figure 8-Request Status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_Toc527470050 \h </w:instrTex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825AE">
          <w:rPr>
            <w:rFonts w:ascii="Arial" w:hAnsi="Arial" w:cs="Arial"/>
            <w:noProof/>
            <w:webHidden/>
            <w:sz w:val="18"/>
            <w:szCs w:val="18"/>
          </w:rPr>
          <w:t>16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D83CC9" w:rsidRPr="00D83CC9" w:rsidRDefault="00726759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470051" w:history="1">
        <w:r w:rsidR="00D83CC9" w:rsidRPr="00D83CC9">
          <w:rPr>
            <w:rStyle w:val="Hyperlink"/>
            <w:rFonts w:ascii="Arial" w:hAnsi="Arial" w:cs="Arial"/>
            <w:noProof/>
            <w:sz w:val="18"/>
            <w:szCs w:val="18"/>
          </w:rPr>
          <w:t>Figure 9- Search Request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_Toc527470051 \h </w:instrTex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825AE">
          <w:rPr>
            <w:rFonts w:ascii="Arial" w:hAnsi="Arial" w:cs="Arial"/>
            <w:noProof/>
            <w:webHidden/>
            <w:sz w:val="18"/>
            <w:szCs w:val="18"/>
          </w:rPr>
          <w:t>17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D83CC9" w:rsidRPr="00D83CC9" w:rsidRDefault="00726759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470052" w:history="1">
        <w:r w:rsidR="00D83CC9" w:rsidRPr="00D83CC9">
          <w:rPr>
            <w:rStyle w:val="Hyperlink"/>
            <w:rFonts w:ascii="Arial" w:hAnsi="Arial" w:cs="Arial"/>
            <w:noProof/>
            <w:sz w:val="18"/>
            <w:szCs w:val="18"/>
          </w:rPr>
          <w:t>Figure 10-Action Tab(s)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_Toc527470052 \h </w:instrTex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825AE">
          <w:rPr>
            <w:rFonts w:ascii="Arial" w:hAnsi="Arial" w:cs="Arial"/>
            <w:noProof/>
            <w:webHidden/>
            <w:sz w:val="18"/>
            <w:szCs w:val="18"/>
          </w:rPr>
          <w:t>18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D83CC9" w:rsidRPr="00D83CC9" w:rsidRDefault="00726759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470053" w:history="1">
        <w:r w:rsidR="00D83CC9" w:rsidRPr="00D83CC9">
          <w:rPr>
            <w:rStyle w:val="Hyperlink"/>
            <w:rFonts w:ascii="Arial" w:hAnsi="Arial" w:cs="Arial"/>
            <w:noProof/>
            <w:sz w:val="18"/>
            <w:szCs w:val="18"/>
          </w:rPr>
          <w:t>Figure 11-Search Filters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_Toc527470053 \h </w:instrTex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825AE">
          <w:rPr>
            <w:rFonts w:ascii="Arial" w:hAnsi="Arial" w:cs="Arial"/>
            <w:noProof/>
            <w:webHidden/>
            <w:sz w:val="18"/>
            <w:szCs w:val="18"/>
          </w:rPr>
          <w:t>19</w:t>
        </w:r>
        <w:r w:rsidR="00D83CC9" w:rsidRPr="00D83CC9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107FAB" w:rsidRDefault="00D83CC9" w:rsidP="000D4051">
      <w:r w:rsidRPr="00D83CC9">
        <w:rPr>
          <w:rFonts w:ascii="Arial" w:hAnsi="Arial" w:cs="Arial"/>
          <w:sz w:val="18"/>
          <w:szCs w:val="18"/>
        </w:rPr>
        <w:fldChar w:fldCharType="end"/>
      </w:r>
    </w:p>
    <w:p w:rsidR="00107FAB" w:rsidRPr="00107FAB" w:rsidRDefault="00107FAB" w:rsidP="000D4051">
      <w:pPr>
        <w:rPr>
          <w:rFonts w:ascii="Arial" w:hAnsi="Arial" w:cs="Arial"/>
          <w:b/>
          <w:sz w:val="32"/>
          <w:szCs w:val="32"/>
        </w:rPr>
      </w:pPr>
      <w:r w:rsidRPr="00107FAB">
        <w:rPr>
          <w:rFonts w:ascii="Arial" w:hAnsi="Arial" w:cs="Arial"/>
          <w:b/>
          <w:sz w:val="32"/>
          <w:szCs w:val="32"/>
        </w:rPr>
        <w:t>Tables</w:t>
      </w:r>
    </w:p>
    <w:p w:rsidR="00107FAB" w:rsidRPr="00107FAB" w:rsidRDefault="00107FAB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r w:rsidRPr="00107FAB">
        <w:rPr>
          <w:rFonts w:ascii="Arial" w:hAnsi="Arial" w:cs="Arial"/>
          <w:sz w:val="18"/>
          <w:szCs w:val="18"/>
        </w:rPr>
        <w:fldChar w:fldCharType="begin"/>
      </w:r>
      <w:r w:rsidRPr="00107FAB">
        <w:rPr>
          <w:rFonts w:ascii="Arial" w:hAnsi="Arial" w:cs="Arial"/>
          <w:sz w:val="18"/>
          <w:szCs w:val="18"/>
        </w:rPr>
        <w:instrText xml:space="preserve"> TOC \h \z \c "Table" </w:instrText>
      </w:r>
      <w:r w:rsidRPr="00107FAB">
        <w:rPr>
          <w:rFonts w:ascii="Arial" w:hAnsi="Arial" w:cs="Arial"/>
          <w:sz w:val="18"/>
          <w:szCs w:val="18"/>
        </w:rPr>
        <w:fldChar w:fldCharType="separate"/>
      </w:r>
      <w:hyperlink w:anchor="_Toc527395374" w:history="1">
        <w:r w:rsidRPr="00107FAB">
          <w:rPr>
            <w:rStyle w:val="Hyperlink"/>
            <w:rFonts w:ascii="Arial" w:hAnsi="Arial" w:cs="Arial"/>
            <w:noProof/>
            <w:sz w:val="18"/>
            <w:szCs w:val="18"/>
          </w:rPr>
          <w:t>Tabl</w:t>
        </w:r>
        <w:r w:rsidR="000F6695">
          <w:rPr>
            <w:rStyle w:val="Hyperlink"/>
            <w:rFonts w:ascii="Arial" w:hAnsi="Arial" w:cs="Arial"/>
            <w:noProof/>
            <w:sz w:val="18"/>
            <w:szCs w:val="18"/>
          </w:rPr>
          <w:t>e 1-Supported Desktop Browsers</w:t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  <w:tab/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_Toc527395374 \h </w:instrText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825AE">
          <w:rPr>
            <w:rFonts w:ascii="Arial" w:hAnsi="Arial" w:cs="Arial"/>
            <w:noProof/>
            <w:webHidden/>
            <w:sz w:val="18"/>
            <w:szCs w:val="18"/>
          </w:rPr>
          <w:t>4</w:t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107FAB" w:rsidRPr="00107FAB" w:rsidRDefault="00726759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395375" w:history="1">
        <w:r w:rsidR="00107FAB" w:rsidRPr="00107FAB">
          <w:rPr>
            <w:rStyle w:val="Hyperlink"/>
            <w:rFonts w:ascii="Arial" w:hAnsi="Arial" w:cs="Arial"/>
            <w:noProof/>
            <w:sz w:val="18"/>
            <w:szCs w:val="18"/>
          </w:rPr>
          <w:t>Tab</w:t>
        </w:r>
        <w:r w:rsidR="000F6695">
          <w:rPr>
            <w:rStyle w:val="Hyperlink"/>
            <w:rFonts w:ascii="Arial" w:hAnsi="Arial" w:cs="Arial"/>
            <w:noProof/>
            <w:sz w:val="18"/>
            <w:szCs w:val="18"/>
          </w:rPr>
          <w:t>le 2-Supported Mobile Browsers</w: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_Toc527395375 \h </w:instrTex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825AE">
          <w:rPr>
            <w:rFonts w:ascii="Arial" w:hAnsi="Arial" w:cs="Arial"/>
            <w:noProof/>
            <w:webHidden/>
            <w:sz w:val="18"/>
            <w:szCs w:val="18"/>
          </w:rPr>
          <w:t>5</w: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107FAB" w:rsidRPr="00107FAB" w:rsidRDefault="00726759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395376" w:history="1">
        <w:r w:rsidR="00107FAB" w:rsidRPr="00107FAB">
          <w:rPr>
            <w:rStyle w:val="Hyperlink"/>
            <w:rFonts w:ascii="Arial" w:hAnsi="Arial" w:cs="Arial"/>
            <w:noProof/>
            <w:sz w:val="18"/>
            <w:szCs w:val="18"/>
          </w:rPr>
          <w:t>Table 3-Definition, Acronyms, and Abbreviations</w: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_Toc527395376 \h </w:instrTex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825AE">
          <w:rPr>
            <w:rFonts w:ascii="Arial" w:hAnsi="Arial" w:cs="Arial"/>
            <w:noProof/>
            <w:webHidden/>
            <w:sz w:val="18"/>
            <w:szCs w:val="18"/>
          </w:rPr>
          <w:t>5</w: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107FAB" w:rsidRPr="00107FAB" w:rsidRDefault="00726759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395377" w:history="1">
        <w:r w:rsidR="00107FAB" w:rsidRPr="00107FAB">
          <w:rPr>
            <w:rStyle w:val="Hyperlink"/>
            <w:rFonts w:ascii="Arial" w:hAnsi="Arial" w:cs="Arial"/>
            <w:noProof/>
            <w:sz w:val="18"/>
            <w:szCs w:val="18"/>
          </w:rPr>
          <w:t>Table 4-System Description</w: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_Toc527395377 \h </w:instrTex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825AE">
          <w:rPr>
            <w:rFonts w:ascii="Arial" w:hAnsi="Arial" w:cs="Arial"/>
            <w:noProof/>
            <w:webHidden/>
            <w:sz w:val="18"/>
            <w:szCs w:val="18"/>
          </w:rPr>
          <w:t>6</w: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107FAB" w:rsidRDefault="00107FAB" w:rsidP="00107FAB">
      <w:r w:rsidRPr="00107FAB">
        <w:rPr>
          <w:rFonts w:ascii="Arial" w:hAnsi="Arial" w:cs="Arial"/>
          <w:sz w:val="18"/>
          <w:szCs w:val="18"/>
        </w:rPr>
        <w:fldChar w:fldCharType="end"/>
      </w:r>
    </w:p>
    <w:p w:rsidR="00107FAB" w:rsidRDefault="00107FAB" w:rsidP="00107FAB"/>
    <w:p w:rsidR="000D4051" w:rsidRPr="00107FAB" w:rsidRDefault="000D4051" w:rsidP="00107FAB">
      <w:pPr>
        <w:sectPr w:rsidR="000D4051" w:rsidRPr="00107FAB" w:rsidSect="000D4051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261CD" w:rsidRPr="00A135C1" w:rsidRDefault="005261CD" w:rsidP="007109B9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6" w:name="_Toc518956827"/>
      <w:bookmarkStart w:id="7" w:name="_Toc522091194"/>
      <w:bookmarkStart w:id="8" w:name="_Toc527570776"/>
      <w:r w:rsidRPr="002522B0">
        <w:rPr>
          <w:rFonts w:ascii="Arial" w:hAnsi="Arial" w:cs="Arial"/>
          <w:b/>
          <w:color w:val="auto"/>
          <w:sz w:val="48"/>
          <w:szCs w:val="48"/>
        </w:rPr>
        <w:lastRenderedPageBreak/>
        <w:t>Introduction</w:t>
      </w:r>
      <w:bookmarkEnd w:id="6"/>
      <w:bookmarkEnd w:id="7"/>
      <w:bookmarkEnd w:id="8"/>
    </w:p>
    <w:p w:rsidR="00D83CC9" w:rsidRDefault="00A135C1" w:rsidP="005261CD">
      <w:pPr>
        <w:pStyle w:val="B-Body"/>
        <w:ind w:left="0"/>
        <w:rPr>
          <w:rFonts w:ascii="Arial" w:hAnsi="Arial" w:cs="Arial"/>
          <w:shd w:val="clear" w:color="auto" w:fill="FFFFFF"/>
        </w:rPr>
      </w:pPr>
      <w:r w:rsidRPr="00A46A19">
        <w:rPr>
          <w:rFonts w:ascii="Arial" w:hAnsi="Arial" w:cs="Arial"/>
          <w:shd w:val="clear" w:color="auto" w:fill="FFFFFF"/>
        </w:rPr>
        <w:t>Device Registration S</w:t>
      </w:r>
      <w:r w:rsidR="0054408C" w:rsidRPr="00A46A19">
        <w:rPr>
          <w:rFonts w:ascii="Arial" w:hAnsi="Arial" w:cs="Arial"/>
          <w:shd w:val="clear" w:color="auto" w:fill="FFFFFF"/>
        </w:rPr>
        <w:t>ubs</w:t>
      </w:r>
      <w:r w:rsidRPr="00A46A19">
        <w:rPr>
          <w:rFonts w:ascii="Arial" w:hAnsi="Arial" w:cs="Arial"/>
          <w:shd w:val="clear" w:color="auto" w:fill="FFFFFF"/>
        </w:rPr>
        <w:t>ystem (DR</w:t>
      </w:r>
      <w:r w:rsidR="004D6822" w:rsidRPr="00A46A19">
        <w:rPr>
          <w:rFonts w:ascii="Arial" w:hAnsi="Arial" w:cs="Arial"/>
          <w:shd w:val="clear" w:color="auto" w:fill="FFFFFF"/>
        </w:rPr>
        <w:t xml:space="preserve">S) is the subsystem of Device Identification, Registration &amp; Blocking System (DIRBS). It provides a </w:t>
      </w:r>
      <w:r w:rsidR="003E6067">
        <w:rPr>
          <w:rFonts w:ascii="Arial" w:hAnsi="Arial" w:cs="Arial"/>
          <w:shd w:val="clear" w:color="auto" w:fill="FFFFFF"/>
        </w:rPr>
        <w:t>platform for</w:t>
      </w:r>
      <w:r w:rsidRPr="00A46A19">
        <w:rPr>
          <w:rFonts w:ascii="Arial" w:hAnsi="Arial" w:cs="Arial"/>
          <w:shd w:val="clear" w:color="auto" w:fill="FFFFFF"/>
        </w:rPr>
        <w:t xml:space="preserve"> individual</w:t>
      </w:r>
      <w:r w:rsidR="00EA6C4A">
        <w:rPr>
          <w:rFonts w:ascii="Arial" w:hAnsi="Arial" w:cs="Arial"/>
          <w:shd w:val="clear" w:color="auto" w:fill="FFFFFF"/>
        </w:rPr>
        <w:t xml:space="preserve">(s) and importer(s) </w:t>
      </w:r>
      <w:r w:rsidR="00D83CC9">
        <w:rPr>
          <w:rFonts w:ascii="Arial" w:hAnsi="Arial" w:cs="Arial"/>
          <w:shd w:val="clear" w:color="auto" w:fill="FFFFFF"/>
        </w:rPr>
        <w:t>to request for device registration.</w:t>
      </w:r>
    </w:p>
    <w:p w:rsidR="00D83CC9" w:rsidRPr="00D83CC9" w:rsidRDefault="00A135C1" w:rsidP="00D83CC9">
      <w:pPr>
        <w:pStyle w:val="B-Body"/>
        <w:tabs>
          <w:tab w:val="left" w:pos="0"/>
        </w:tabs>
        <w:ind w:left="0"/>
        <w:rPr>
          <w:rFonts w:ascii="Arial" w:hAnsi="Arial" w:cs="Arial"/>
          <w:shd w:val="clear" w:color="auto" w:fill="FFFFFF"/>
        </w:rPr>
      </w:pPr>
      <w:r w:rsidRPr="00A46A19">
        <w:rPr>
          <w:rFonts w:ascii="Arial" w:hAnsi="Arial" w:cs="Arial"/>
          <w:shd w:val="clear" w:color="auto" w:fill="FFFFFF"/>
        </w:rPr>
        <w:t>Individuals</w:t>
      </w:r>
      <w:r w:rsidRPr="00A46A19">
        <w:rPr>
          <w:rFonts w:ascii="Arial" w:eastAsia="Times New Roman" w:hAnsi="Arial" w:cs="Arial"/>
        </w:rPr>
        <w:t xml:space="preserve"> are people who are not licensed to import devices into the country, but are allowed to import a small number of</w:t>
      </w:r>
      <w:r w:rsidRPr="00A46A19">
        <w:rPr>
          <w:rFonts w:ascii="Arial" w:eastAsia="Times New Roman" w:hAnsi="Arial" w:cs="Arial"/>
          <w:sz w:val="18"/>
          <w:szCs w:val="18"/>
        </w:rPr>
        <w:t xml:space="preserve"> </w:t>
      </w:r>
      <w:r w:rsidRPr="00A46A19">
        <w:rPr>
          <w:rFonts w:ascii="Arial" w:eastAsia="Times New Roman" w:hAnsi="Arial" w:cs="Arial"/>
        </w:rPr>
        <w:t>devices via personal import exc</w:t>
      </w:r>
      <w:r w:rsidR="00D83CC9">
        <w:rPr>
          <w:rFonts w:ascii="Arial" w:eastAsia="Times New Roman" w:hAnsi="Arial" w:cs="Arial"/>
        </w:rPr>
        <w:t>eptions</w:t>
      </w:r>
      <w:r w:rsidR="00EA6C4A">
        <w:rPr>
          <w:rFonts w:ascii="Arial" w:eastAsia="Times New Roman" w:hAnsi="Arial" w:cs="Arial"/>
        </w:rPr>
        <w:t>.</w:t>
      </w:r>
    </w:p>
    <w:p w:rsidR="00A135C1" w:rsidRPr="00A46A19" w:rsidRDefault="003E6067" w:rsidP="005261CD">
      <w:pPr>
        <w:pStyle w:val="B-Body"/>
        <w:ind w:left="0"/>
        <w:rPr>
          <w:rFonts w:ascii="Arial" w:hAnsi="Arial" w:cs="Arial"/>
        </w:rPr>
      </w:pPr>
      <w:r>
        <w:rPr>
          <w:rFonts w:ascii="Arial" w:eastAsia="Times New Roman" w:hAnsi="Arial" w:cs="Arial"/>
        </w:rPr>
        <w:t>I</w:t>
      </w:r>
      <w:r w:rsidRPr="003E6067">
        <w:rPr>
          <w:rFonts w:ascii="Arial" w:hAnsi="Arial" w:cs="Arial"/>
          <w:szCs w:val="22"/>
        </w:rPr>
        <w:t>mporters are people who are licensed to impo</w:t>
      </w:r>
      <w:r w:rsidR="00D83CC9">
        <w:rPr>
          <w:rFonts w:ascii="Arial" w:hAnsi="Arial" w:cs="Arial"/>
          <w:szCs w:val="22"/>
        </w:rPr>
        <w:t>rt devices into the country</w:t>
      </w:r>
      <w:r w:rsidRPr="003E6067">
        <w:rPr>
          <w:rFonts w:ascii="Arial" w:hAnsi="Arial" w:cs="Arial"/>
          <w:szCs w:val="22"/>
        </w:rPr>
        <w:t xml:space="preserve"> e.g. they could be manufacturers, </w:t>
      </w:r>
      <w:r w:rsidR="00D83CC9" w:rsidRPr="003E6067">
        <w:rPr>
          <w:rFonts w:ascii="Arial" w:hAnsi="Arial" w:cs="Arial"/>
          <w:szCs w:val="22"/>
        </w:rPr>
        <w:t>retailer’s</w:t>
      </w:r>
      <w:r w:rsidRPr="003E6067">
        <w:rPr>
          <w:rFonts w:ascii="Arial" w:hAnsi="Arial" w:cs="Arial"/>
          <w:szCs w:val="22"/>
        </w:rPr>
        <w:t xml:space="preserve"> etc</w:t>
      </w:r>
      <w:r w:rsidR="00D83CC9">
        <w:rPr>
          <w:rFonts w:ascii="Arial" w:hAnsi="Arial" w:cs="Arial"/>
          <w:sz w:val="18"/>
          <w:szCs w:val="18"/>
        </w:rPr>
        <w:t>.</w:t>
      </w:r>
    </w:p>
    <w:p w:rsidR="005261CD" w:rsidRPr="00A46A19" w:rsidRDefault="005261CD" w:rsidP="005261CD">
      <w:pPr>
        <w:pStyle w:val="B-Body"/>
        <w:ind w:left="0"/>
        <w:rPr>
          <w:rFonts w:ascii="Arial" w:hAnsi="Arial" w:cs="Arial"/>
        </w:rPr>
      </w:pPr>
      <w:r w:rsidRPr="00A46A19">
        <w:rPr>
          <w:rFonts w:ascii="Arial" w:hAnsi="Arial" w:cs="Arial"/>
        </w:rPr>
        <w:t xml:space="preserve">The Device Identification, Registration &amp; Blocking System (DIRBS) is a country-wide system deployed in cooperation between the country regulator, operators in that country, and a technology partner that supports deployment. The system checks, identifies, and discourages non-compliant devices by verifying the installed base of devices currently active in a market and continuing to monitor as new devices are activated. </w:t>
      </w:r>
    </w:p>
    <w:p w:rsidR="005261CD" w:rsidRPr="00A46A19" w:rsidRDefault="005261CD" w:rsidP="0054408C">
      <w:pPr>
        <w:pStyle w:val="B-Body"/>
        <w:ind w:left="0"/>
        <w:rPr>
          <w:rFonts w:ascii="Arial" w:hAnsi="Arial" w:cs="Arial"/>
        </w:rPr>
      </w:pPr>
      <w:r w:rsidRPr="00A46A19">
        <w:rPr>
          <w:rFonts w:ascii="Arial" w:hAnsi="Arial" w:cs="Arial"/>
        </w:rPr>
        <w:t>DIRBS can verify that:</w:t>
      </w:r>
    </w:p>
    <w:p w:rsidR="005261CD" w:rsidRPr="00A46A19" w:rsidRDefault="005261CD" w:rsidP="0054408C">
      <w:pPr>
        <w:pStyle w:val="U-Bullet"/>
        <w:numPr>
          <w:ilvl w:val="0"/>
          <w:numId w:val="25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Devices have properly allocated identifiers and type approval</w:t>
      </w:r>
    </w:p>
    <w:p w:rsidR="005261CD" w:rsidRPr="00A46A19" w:rsidRDefault="005261CD" w:rsidP="0054408C">
      <w:pPr>
        <w:pStyle w:val="U-Bullet"/>
        <w:numPr>
          <w:ilvl w:val="0"/>
          <w:numId w:val="25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Devices are not duplicated or stolen</w:t>
      </w:r>
    </w:p>
    <w:p w:rsidR="005261CD" w:rsidRPr="00A46A19" w:rsidRDefault="005261CD" w:rsidP="0054408C">
      <w:pPr>
        <w:pStyle w:val="U-Bullet"/>
        <w:numPr>
          <w:ilvl w:val="0"/>
          <w:numId w:val="25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 importation takes place through legal channels</w:t>
      </w:r>
    </w:p>
    <w:p w:rsidR="004D6822" w:rsidRDefault="004D6822" w:rsidP="005261CD">
      <w:pPr>
        <w:rPr>
          <w:rFonts w:ascii="Times New Roman" w:hAnsi="Times New Roman" w:cs="Times New Roman"/>
        </w:rPr>
      </w:pPr>
    </w:p>
    <w:p w:rsidR="0056271D" w:rsidRPr="0054408C" w:rsidRDefault="0054408C" w:rsidP="00700E63">
      <w:pPr>
        <w:pStyle w:val="Heading2"/>
        <w:numPr>
          <w:ilvl w:val="1"/>
          <w:numId w:val="1"/>
        </w:numPr>
        <w:spacing w:line="360" w:lineRule="auto"/>
        <w:ind w:left="180" w:hanging="630"/>
        <w:rPr>
          <w:rFonts w:ascii="Arial" w:hAnsi="Arial" w:cs="Arial"/>
          <w:b/>
          <w:bCs/>
          <w:color w:val="auto"/>
          <w:sz w:val="32"/>
          <w:szCs w:val="32"/>
        </w:rPr>
      </w:pPr>
      <w:bookmarkStart w:id="9" w:name="_Toc527570777"/>
      <w:r w:rsidRPr="0054408C">
        <w:rPr>
          <w:rFonts w:ascii="Arial" w:hAnsi="Arial" w:cs="Arial"/>
          <w:b/>
          <w:bCs/>
          <w:color w:val="auto"/>
          <w:sz w:val="32"/>
          <w:szCs w:val="32"/>
        </w:rPr>
        <w:t>Purpose</w:t>
      </w:r>
      <w:bookmarkEnd w:id="9"/>
      <w:r w:rsidRPr="0054408C">
        <w:rPr>
          <w:rFonts w:ascii="Arial" w:hAnsi="Arial" w:cs="Arial"/>
          <w:b/>
          <w:bCs/>
          <w:color w:val="auto"/>
          <w:sz w:val="32"/>
          <w:szCs w:val="32"/>
        </w:rPr>
        <w:t xml:space="preserve"> </w:t>
      </w:r>
    </w:p>
    <w:p w:rsidR="004D6822" w:rsidRPr="0054408C" w:rsidRDefault="004D6822" w:rsidP="004D6822">
      <w:pPr>
        <w:ind w:left="180"/>
        <w:rPr>
          <w:rFonts w:ascii="Arial" w:hAnsi="Arial" w:cs="Arial"/>
          <w:shd w:val="clear" w:color="auto" w:fill="FFFFFF"/>
        </w:rPr>
      </w:pPr>
      <w:r w:rsidRPr="0054408C">
        <w:rPr>
          <w:rFonts w:ascii="Arial" w:hAnsi="Arial" w:cs="Arial"/>
          <w:shd w:val="clear" w:color="auto" w:fill="FFFFFF"/>
        </w:rPr>
        <w:t>This document is intended to give assistance to the user to use the Device Registration S</w:t>
      </w:r>
      <w:r w:rsidR="00BC2EC7">
        <w:rPr>
          <w:rFonts w:ascii="Arial" w:hAnsi="Arial" w:cs="Arial"/>
          <w:shd w:val="clear" w:color="auto" w:fill="FFFFFF"/>
        </w:rPr>
        <w:t>ubs</w:t>
      </w:r>
      <w:r w:rsidRPr="0054408C">
        <w:rPr>
          <w:rFonts w:ascii="Arial" w:hAnsi="Arial" w:cs="Arial"/>
          <w:shd w:val="clear" w:color="auto" w:fill="FFFFFF"/>
        </w:rPr>
        <w:t>ystem (DRS)</w:t>
      </w:r>
      <w:r w:rsidR="0040635B">
        <w:rPr>
          <w:rFonts w:ascii="Arial" w:hAnsi="Arial" w:cs="Arial"/>
          <w:shd w:val="clear" w:color="auto" w:fill="FFFFFF"/>
        </w:rPr>
        <w:t>.</w:t>
      </w:r>
    </w:p>
    <w:p w:rsidR="004D6822" w:rsidRPr="001B6078" w:rsidRDefault="004D6822" w:rsidP="004D6822">
      <w:pPr>
        <w:tabs>
          <w:tab w:val="left" w:pos="0"/>
        </w:tabs>
        <w:spacing w:line="276" w:lineRule="auto"/>
        <w:rPr>
          <w:rFonts w:ascii="Arial" w:hAnsi="Arial" w:cs="Arial"/>
        </w:rPr>
      </w:pPr>
    </w:p>
    <w:p w:rsidR="004D6822" w:rsidRDefault="004D6822" w:rsidP="00A46A19">
      <w:pPr>
        <w:pStyle w:val="Heading2"/>
        <w:numPr>
          <w:ilvl w:val="1"/>
          <w:numId w:val="1"/>
        </w:numPr>
        <w:ind w:left="180" w:hanging="630"/>
        <w:rPr>
          <w:rFonts w:ascii="Arial" w:hAnsi="Arial" w:cs="Arial"/>
          <w:b/>
          <w:color w:val="auto"/>
          <w:sz w:val="32"/>
          <w:szCs w:val="32"/>
        </w:rPr>
      </w:pPr>
      <w:bookmarkStart w:id="10" w:name="_Toc526454739"/>
      <w:bookmarkStart w:id="11" w:name="_Toc527570778"/>
      <w:r>
        <w:rPr>
          <w:rFonts w:ascii="Arial" w:hAnsi="Arial" w:cs="Arial"/>
          <w:b/>
          <w:color w:val="auto"/>
          <w:sz w:val="32"/>
          <w:szCs w:val="32"/>
        </w:rPr>
        <w:t>Support</w:t>
      </w:r>
      <w:bookmarkEnd w:id="10"/>
      <w:r w:rsidR="00EC58DF">
        <w:rPr>
          <w:rFonts w:ascii="Arial" w:hAnsi="Arial" w:cs="Arial"/>
          <w:b/>
          <w:color w:val="auto"/>
          <w:sz w:val="32"/>
          <w:szCs w:val="32"/>
        </w:rPr>
        <w:t>ed Desktop Browser</w:t>
      </w:r>
      <w:bookmarkEnd w:id="11"/>
      <w:r w:rsidR="00077CB4">
        <w:rPr>
          <w:rFonts w:ascii="Arial" w:hAnsi="Arial" w:cs="Arial"/>
          <w:b/>
          <w:color w:val="auto"/>
          <w:sz w:val="32"/>
          <w:szCs w:val="32"/>
        </w:rPr>
        <w:t>s</w:t>
      </w:r>
    </w:p>
    <w:p w:rsidR="00A46A19" w:rsidRPr="00A46A19" w:rsidRDefault="00BC2EC7" w:rsidP="00BC2EC7">
      <w:pPr>
        <w:pStyle w:val="T-TableTitle"/>
        <w:ind w:left="90"/>
      </w:pPr>
      <w:bookmarkStart w:id="12" w:name="_Toc527395374"/>
      <w:r w:rsidRPr="00EC58DF">
        <w:t xml:space="preserve">Table </w:t>
      </w:r>
      <w:r w:rsidRPr="00EC58DF">
        <w:fldChar w:fldCharType="begin"/>
      </w:r>
      <w:r w:rsidRPr="00EC58DF">
        <w:instrText xml:space="preserve"> SEQ Table \* ARABIC </w:instrText>
      </w:r>
      <w:r w:rsidRPr="00EC58DF">
        <w:fldChar w:fldCharType="separate"/>
      </w:r>
      <w:r w:rsidR="00C825AE">
        <w:rPr>
          <w:noProof/>
        </w:rPr>
        <w:t>1</w:t>
      </w:r>
      <w:r w:rsidRPr="00EC58DF">
        <w:fldChar w:fldCharType="end"/>
      </w:r>
      <w:r w:rsidRPr="00EC58DF">
        <w:t>-Supported Desktop Browser</w:t>
      </w:r>
      <w:bookmarkEnd w:id="12"/>
      <w:r>
        <w:t>s</w:t>
      </w:r>
    </w:p>
    <w:tbl>
      <w:tblPr>
        <w:tblStyle w:val="FormatA"/>
        <w:tblW w:w="9005" w:type="dxa"/>
        <w:jc w:val="center"/>
        <w:tblInd w:w="0" w:type="dxa"/>
        <w:tblLook w:val="04A0" w:firstRow="1" w:lastRow="0" w:firstColumn="1" w:lastColumn="0" w:noHBand="0" w:noVBand="1"/>
      </w:tblPr>
      <w:tblGrid>
        <w:gridCol w:w="4410"/>
        <w:gridCol w:w="4595"/>
      </w:tblGrid>
      <w:tr w:rsidR="004D6822" w:rsidRPr="00A46A19" w:rsidTr="00BC2E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410" w:type="dxa"/>
          </w:tcPr>
          <w:p w:rsidR="004D6822" w:rsidRPr="00A46A19" w:rsidRDefault="004D6822" w:rsidP="004D6822">
            <w:pPr>
              <w:rPr>
                <w:b/>
                <w:bCs/>
                <w:sz w:val="22"/>
                <w:szCs w:val="22"/>
              </w:rPr>
            </w:pPr>
            <w:r w:rsidRPr="00A46A19"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4595" w:type="dxa"/>
          </w:tcPr>
          <w:p w:rsidR="004D6822" w:rsidRPr="00A46A19" w:rsidRDefault="004D6822" w:rsidP="004D6822">
            <w:pPr>
              <w:ind w:firstLine="342"/>
              <w:rPr>
                <w:b/>
                <w:bCs/>
                <w:sz w:val="22"/>
                <w:szCs w:val="22"/>
              </w:rPr>
            </w:pPr>
            <w:r w:rsidRPr="00A46A19">
              <w:rPr>
                <w:b/>
                <w:bCs/>
                <w:sz w:val="22"/>
                <w:szCs w:val="22"/>
              </w:rPr>
              <w:t>Version</w:t>
            </w:r>
          </w:p>
        </w:tc>
      </w:tr>
      <w:tr w:rsidR="004D6822" w:rsidRPr="00A46A19" w:rsidTr="00BC2EC7">
        <w:trPr>
          <w:jc w:val="center"/>
        </w:trPr>
        <w:tc>
          <w:tcPr>
            <w:tcW w:w="4410" w:type="dxa"/>
          </w:tcPr>
          <w:p w:rsidR="004D6822" w:rsidRPr="00A46A19" w:rsidRDefault="004D6822" w:rsidP="004D6822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Internet Explorer</w:t>
            </w:r>
          </w:p>
        </w:tc>
        <w:tc>
          <w:tcPr>
            <w:tcW w:w="4595" w:type="dxa"/>
          </w:tcPr>
          <w:p w:rsidR="004D6822" w:rsidRPr="00A46A19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11.0</w:t>
            </w:r>
          </w:p>
        </w:tc>
      </w:tr>
      <w:tr w:rsidR="004D6822" w:rsidRPr="00A46A19" w:rsidTr="00BC2EC7">
        <w:trPr>
          <w:trHeight w:val="276"/>
          <w:jc w:val="center"/>
        </w:trPr>
        <w:tc>
          <w:tcPr>
            <w:tcW w:w="4410" w:type="dxa"/>
          </w:tcPr>
          <w:p w:rsidR="004D6822" w:rsidRPr="00A46A19" w:rsidRDefault="004D6822" w:rsidP="004D6822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Firefox 52.5 ESR</w:t>
            </w:r>
          </w:p>
        </w:tc>
        <w:tc>
          <w:tcPr>
            <w:tcW w:w="4595" w:type="dxa"/>
          </w:tcPr>
          <w:p w:rsidR="004D6822" w:rsidRPr="00A46A19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57.0</w:t>
            </w:r>
          </w:p>
        </w:tc>
      </w:tr>
      <w:tr w:rsidR="004D6822" w:rsidRPr="00A46A19" w:rsidTr="00BC2EC7">
        <w:trPr>
          <w:jc w:val="center"/>
        </w:trPr>
        <w:tc>
          <w:tcPr>
            <w:tcW w:w="4410" w:type="dxa"/>
          </w:tcPr>
          <w:p w:rsidR="004D6822" w:rsidRPr="00A46A19" w:rsidRDefault="004D6822" w:rsidP="004D6822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Chrome</w:t>
            </w:r>
          </w:p>
        </w:tc>
        <w:tc>
          <w:tcPr>
            <w:tcW w:w="4595" w:type="dxa"/>
          </w:tcPr>
          <w:p w:rsidR="004D6822" w:rsidRPr="00A46A19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63.0</w:t>
            </w:r>
          </w:p>
        </w:tc>
      </w:tr>
      <w:tr w:rsidR="004D6822" w:rsidRPr="00A46A19" w:rsidTr="00BC2EC7">
        <w:trPr>
          <w:jc w:val="center"/>
        </w:trPr>
        <w:tc>
          <w:tcPr>
            <w:tcW w:w="4410" w:type="dxa"/>
          </w:tcPr>
          <w:p w:rsidR="004D6822" w:rsidRPr="00A46A19" w:rsidRDefault="004D6822" w:rsidP="004D6822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Safari</w:t>
            </w:r>
          </w:p>
        </w:tc>
        <w:tc>
          <w:tcPr>
            <w:tcW w:w="4595" w:type="dxa"/>
          </w:tcPr>
          <w:p w:rsidR="004D6822" w:rsidRPr="00A46A19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11.0</w:t>
            </w:r>
          </w:p>
        </w:tc>
      </w:tr>
      <w:tr w:rsidR="004D6822" w:rsidRPr="00A46A19" w:rsidTr="00BC2EC7">
        <w:trPr>
          <w:jc w:val="center"/>
        </w:trPr>
        <w:tc>
          <w:tcPr>
            <w:tcW w:w="4410" w:type="dxa"/>
          </w:tcPr>
          <w:p w:rsidR="004D6822" w:rsidRPr="00A46A19" w:rsidRDefault="004D6822" w:rsidP="004D6822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Edge</w:t>
            </w:r>
          </w:p>
        </w:tc>
        <w:tc>
          <w:tcPr>
            <w:tcW w:w="4595" w:type="dxa"/>
          </w:tcPr>
          <w:p w:rsidR="004D6822" w:rsidRPr="00A46A19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41.16299</w:t>
            </w:r>
          </w:p>
        </w:tc>
      </w:tr>
    </w:tbl>
    <w:p w:rsidR="004D6822" w:rsidRDefault="004D6822" w:rsidP="004D6822">
      <w:pPr>
        <w:ind w:left="180"/>
        <w:rPr>
          <w:rFonts w:ascii="Times New Roman" w:hAnsi="Times New Roman" w:cs="Times New Roman"/>
        </w:rPr>
      </w:pPr>
    </w:p>
    <w:p w:rsidR="004D6822" w:rsidRDefault="004D6822" w:rsidP="004D6822">
      <w:pPr>
        <w:ind w:left="180"/>
        <w:rPr>
          <w:rFonts w:ascii="Times New Roman" w:hAnsi="Times New Roman" w:cs="Times New Roman"/>
        </w:rPr>
      </w:pPr>
    </w:p>
    <w:p w:rsidR="004D6822" w:rsidRDefault="004D6822" w:rsidP="004D6822">
      <w:pPr>
        <w:ind w:left="180"/>
        <w:rPr>
          <w:rFonts w:ascii="Times New Roman" w:hAnsi="Times New Roman" w:cs="Times New Roman"/>
        </w:rPr>
      </w:pPr>
    </w:p>
    <w:p w:rsidR="004D6822" w:rsidRDefault="004D6822" w:rsidP="0054408C">
      <w:pPr>
        <w:pStyle w:val="Heading2"/>
        <w:numPr>
          <w:ilvl w:val="1"/>
          <w:numId w:val="1"/>
        </w:numPr>
        <w:spacing w:line="276" w:lineRule="auto"/>
        <w:ind w:left="90" w:hanging="630"/>
        <w:rPr>
          <w:rFonts w:ascii="Arial" w:hAnsi="Arial" w:cs="Arial"/>
          <w:b/>
          <w:color w:val="auto"/>
          <w:sz w:val="32"/>
          <w:szCs w:val="32"/>
        </w:rPr>
      </w:pPr>
      <w:bookmarkStart w:id="13" w:name="_Toc527570779"/>
      <w:r>
        <w:rPr>
          <w:rFonts w:ascii="Arial" w:hAnsi="Arial" w:cs="Arial"/>
          <w:b/>
          <w:color w:val="auto"/>
          <w:sz w:val="32"/>
          <w:szCs w:val="32"/>
        </w:rPr>
        <w:lastRenderedPageBreak/>
        <w:t>Support</w:t>
      </w:r>
      <w:r w:rsidR="00EC58DF">
        <w:rPr>
          <w:rFonts w:ascii="Arial" w:hAnsi="Arial" w:cs="Arial"/>
          <w:b/>
          <w:color w:val="auto"/>
          <w:sz w:val="32"/>
          <w:szCs w:val="32"/>
        </w:rPr>
        <w:t>ed Mobile Browse</w:t>
      </w:r>
      <w:bookmarkEnd w:id="13"/>
      <w:r w:rsidR="00077CB4">
        <w:rPr>
          <w:rFonts w:ascii="Arial" w:hAnsi="Arial" w:cs="Arial"/>
          <w:b/>
          <w:color w:val="auto"/>
          <w:sz w:val="32"/>
          <w:szCs w:val="32"/>
        </w:rPr>
        <w:t>rs</w:t>
      </w:r>
    </w:p>
    <w:p w:rsidR="0054408C" w:rsidRPr="0054408C" w:rsidRDefault="00BC2EC7" w:rsidP="00BC2EC7">
      <w:pPr>
        <w:pStyle w:val="T-TableTitle"/>
        <w:ind w:left="90"/>
      </w:pPr>
      <w:bookmarkStart w:id="14" w:name="_Toc527395375"/>
      <w:r w:rsidRPr="00362B63">
        <w:t xml:space="preserve">Table </w:t>
      </w:r>
      <w:r w:rsidRPr="00362B63">
        <w:fldChar w:fldCharType="begin"/>
      </w:r>
      <w:r w:rsidRPr="00362B63">
        <w:instrText xml:space="preserve"> SEQ Table \* ARABIC </w:instrText>
      </w:r>
      <w:r w:rsidRPr="00362B63">
        <w:fldChar w:fldCharType="separate"/>
      </w:r>
      <w:r w:rsidR="00C825AE">
        <w:rPr>
          <w:noProof/>
        </w:rPr>
        <w:t>2</w:t>
      </w:r>
      <w:r w:rsidRPr="00362B63">
        <w:fldChar w:fldCharType="end"/>
      </w:r>
      <w:r w:rsidRPr="00362B63">
        <w:t>-Supported Mobile Browser</w:t>
      </w:r>
      <w:bookmarkEnd w:id="14"/>
      <w:r>
        <w:t>s</w:t>
      </w:r>
    </w:p>
    <w:tbl>
      <w:tblPr>
        <w:tblStyle w:val="FormatA"/>
        <w:tblW w:w="9095" w:type="dxa"/>
        <w:jc w:val="center"/>
        <w:tblInd w:w="0" w:type="dxa"/>
        <w:tblLook w:val="04A0" w:firstRow="1" w:lastRow="0" w:firstColumn="1" w:lastColumn="0" w:noHBand="0" w:noVBand="1"/>
      </w:tblPr>
      <w:tblGrid>
        <w:gridCol w:w="4500"/>
        <w:gridCol w:w="4595"/>
      </w:tblGrid>
      <w:tr w:rsidR="004D6822" w:rsidTr="005440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500" w:type="dxa"/>
          </w:tcPr>
          <w:p w:rsidR="004D6822" w:rsidRPr="00823001" w:rsidRDefault="004D6822" w:rsidP="00FE131D">
            <w:pPr>
              <w:rPr>
                <w:b/>
                <w:bCs/>
              </w:rPr>
            </w:pPr>
            <w:r w:rsidRPr="00823001">
              <w:rPr>
                <w:b/>
                <w:bCs/>
              </w:rPr>
              <w:t>Name</w:t>
            </w:r>
          </w:p>
        </w:tc>
        <w:tc>
          <w:tcPr>
            <w:tcW w:w="4595" w:type="dxa"/>
          </w:tcPr>
          <w:p w:rsidR="004D6822" w:rsidRPr="00823001" w:rsidRDefault="004D6822" w:rsidP="00FE131D">
            <w:pPr>
              <w:ind w:firstLine="342"/>
              <w:rPr>
                <w:b/>
                <w:bCs/>
              </w:rPr>
            </w:pPr>
            <w:r w:rsidRPr="00823001">
              <w:rPr>
                <w:b/>
                <w:bCs/>
              </w:rPr>
              <w:t>Version</w:t>
            </w:r>
          </w:p>
        </w:tc>
      </w:tr>
      <w:tr w:rsidR="004D6822" w:rsidTr="0054408C">
        <w:trPr>
          <w:trHeight w:val="276"/>
          <w:jc w:val="center"/>
        </w:trPr>
        <w:tc>
          <w:tcPr>
            <w:tcW w:w="4500" w:type="dxa"/>
          </w:tcPr>
          <w:p w:rsidR="004D6822" w:rsidRPr="001B6078" w:rsidRDefault="004D6822" w:rsidP="004D6822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Chrome </w:t>
            </w:r>
          </w:p>
        </w:tc>
        <w:tc>
          <w:tcPr>
            <w:tcW w:w="4595" w:type="dxa"/>
          </w:tcPr>
          <w:p w:rsidR="004D6822" w:rsidRPr="001B6078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63.0</w:t>
            </w:r>
          </w:p>
        </w:tc>
      </w:tr>
      <w:tr w:rsidR="004D6822" w:rsidTr="0054408C">
        <w:trPr>
          <w:jc w:val="center"/>
        </w:trPr>
        <w:tc>
          <w:tcPr>
            <w:tcW w:w="4500" w:type="dxa"/>
          </w:tcPr>
          <w:p w:rsidR="004D6822" w:rsidRPr="001B6078" w:rsidRDefault="004D6822" w:rsidP="004D6822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UC Browser</w:t>
            </w:r>
          </w:p>
        </w:tc>
        <w:tc>
          <w:tcPr>
            <w:tcW w:w="4595" w:type="dxa"/>
          </w:tcPr>
          <w:p w:rsidR="004D6822" w:rsidRPr="001B6078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11.5</w:t>
            </w:r>
          </w:p>
        </w:tc>
      </w:tr>
      <w:tr w:rsidR="004D6822" w:rsidTr="0054408C">
        <w:trPr>
          <w:jc w:val="center"/>
        </w:trPr>
        <w:tc>
          <w:tcPr>
            <w:tcW w:w="4500" w:type="dxa"/>
          </w:tcPr>
          <w:p w:rsidR="004D6822" w:rsidRPr="001B6078" w:rsidRDefault="004D6822" w:rsidP="004D6822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Opera(Android)</w:t>
            </w:r>
          </w:p>
        </w:tc>
        <w:tc>
          <w:tcPr>
            <w:tcW w:w="4595" w:type="dxa"/>
          </w:tcPr>
          <w:p w:rsidR="004D6822" w:rsidRPr="001B6078" w:rsidRDefault="004D6822" w:rsidP="004D6822">
            <w:pPr>
              <w:pStyle w:val="TU-TableBulle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44.1</w:t>
            </w:r>
          </w:p>
        </w:tc>
      </w:tr>
      <w:tr w:rsidR="004D6822" w:rsidTr="0054408C">
        <w:trPr>
          <w:jc w:val="center"/>
        </w:trPr>
        <w:tc>
          <w:tcPr>
            <w:tcW w:w="4500" w:type="dxa"/>
          </w:tcPr>
          <w:p w:rsidR="004D6822" w:rsidRDefault="004D6822" w:rsidP="004D6822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Opera(iOS)</w:t>
            </w:r>
          </w:p>
        </w:tc>
        <w:tc>
          <w:tcPr>
            <w:tcW w:w="4595" w:type="dxa"/>
          </w:tcPr>
          <w:p w:rsidR="004D6822" w:rsidRDefault="004D6822" w:rsidP="004D6822">
            <w:pPr>
              <w:pStyle w:val="TU-TableBulle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16.0.7</w:t>
            </w:r>
          </w:p>
        </w:tc>
      </w:tr>
      <w:tr w:rsidR="004D6822" w:rsidTr="0054408C">
        <w:trPr>
          <w:jc w:val="center"/>
        </w:trPr>
        <w:tc>
          <w:tcPr>
            <w:tcW w:w="4500" w:type="dxa"/>
          </w:tcPr>
          <w:p w:rsidR="004D6822" w:rsidRPr="001B6078" w:rsidRDefault="004D6822" w:rsidP="004D6822">
            <w:pPr>
              <w:pStyle w:val="TB-TableBody"/>
              <w:rPr>
                <w:sz w:val="22"/>
                <w:szCs w:val="22"/>
              </w:rPr>
            </w:pPr>
            <w:r w:rsidRPr="001B6078">
              <w:rPr>
                <w:sz w:val="22"/>
                <w:szCs w:val="22"/>
              </w:rPr>
              <w:t>Safari</w:t>
            </w:r>
          </w:p>
        </w:tc>
        <w:tc>
          <w:tcPr>
            <w:tcW w:w="4595" w:type="dxa"/>
          </w:tcPr>
          <w:p w:rsidR="004D6822" w:rsidRPr="001B6078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>
              <w:rPr>
                <w:sz w:val="22"/>
                <w:szCs w:val="22"/>
              </w:rPr>
              <w:t>11.1</w:t>
            </w:r>
          </w:p>
        </w:tc>
      </w:tr>
      <w:tr w:rsidR="004D6822" w:rsidTr="0054408C">
        <w:trPr>
          <w:jc w:val="center"/>
        </w:trPr>
        <w:tc>
          <w:tcPr>
            <w:tcW w:w="4500" w:type="dxa"/>
          </w:tcPr>
          <w:p w:rsidR="004D6822" w:rsidRPr="001B6078" w:rsidRDefault="004D6822" w:rsidP="004D6822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Samsung Internet </w:t>
            </w:r>
          </w:p>
        </w:tc>
        <w:tc>
          <w:tcPr>
            <w:tcW w:w="4595" w:type="dxa"/>
          </w:tcPr>
          <w:p w:rsidR="004D6822" w:rsidRPr="001B6078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>
              <w:rPr>
                <w:sz w:val="22"/>
                <w:szCs w:val="22"/>
              </w:rPr>
              <w:t>6.2</w:t>
            </w:r>
          </w:p>
        </w:tc>
      </w:tr>
      <w:tr w:rsidR="004D6822" w:rsidTr="0054408C">
        <w:trPr>
          <w:jc w:val="center"/>
        </w:trPr>
        <w:tc>
          <w:tcPr>
            <w:tcW w:w="4500" w:type="dxa"/>
          </w:tcPr>
          <w:p w:rsidR="004D6822" w:rsidRDefault="004D6822" w:rsidP="004D6822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Android </w:t>
            </w:r>
          </w:p>
        </w:tc>
        <w:tc>
          <w:tcPr>
            <w:tcW w:w="4595" w:type="dxa"/>
          </w:tcPr>
          <w:p w:rsidR="004D6822" w:rsidRDefault="004D6822" w:rsidP="002D2A2D">
            <w:pPr>
              <w:pStyle w:val="TU-TableBullet"/>
              <w:numPr>
                <w:ilvl w:val="0"/>
                <w:numId w:val="0"/>
              </w:numPr>
              <w:ind w:left="157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4.1.x - 4.3</w:t>
            </w:r>
          </w:p>
        </w:tc>
      </w:tr>
    </w:tbl>
    <w:p w:rsidR="00BC2EC7" w:rsidRDefault="00BC2EC7" w:rsidP="00BC2EC7">
      <w:pPr>
        <w:pStyle w:val="Heading2"/>
        <w:spacing w:line="276" w:lineRule="auto"/>
        <w:ind w:left="90"/>
        <w:rPr>
          <w:rFonts w:ascii="Arial" w:hAnsi="Arial" w:cs="Arial"/>
          <w:b/>
          <w:color w:val="auto"/>
          <w:sz w:val="32"/>
          <w:szCs w:val="32"/>
        </w:rPr>
      </w:pPr>
      <w:bookmarkStart w:id="15" w:name="_Toc522091199"/>
      <w:bookmarkStart w:id="16" w:name="_Toc527570780"/>
    </w:p>
    <w:p w:rsidR="00BC2EC7" w:rsidRPr="00BC2EC7" w:rsidRDefault="0056271D" w:rsidP="00BC2EC7">
      <w:pPr>
        <w:pStyle w:val="Heading2"/>
        <w:numPr>
          <w:ilvl w:val="1"/>
          <w:numId w:val="1"/>
        </w:numPr>
        <w:spacing w:line="276" w:lineRule="auto"/>
        <w:ind w:left="90" w:hanging="630"/>
        <w:rPr>
          <w:rFonts w:ascii="Arial" w:hAnsi="Arial" w:cs="Arial"/>
          <w:b/>
          <w:color w:val="auto"/>
          <w:sz w:val="32"/>
          <w:szCs w:val="32"/>
        </w:rPr>
      </w:pPr>
      <w:r w:rsidRPr="0054408C">
        <w:rPr>
          <w:rFonts w:ascii="Arial" w:hAnsi="Arial" w:cs="Arial"/>
          <w:b/>
          <w:color w:val="auto"/>
          <w:sz w:val="32"/>
          <w:szCs w:val="32"/>
        </w:rPr>
        <w:t>Definitions, Acronyms, and Abbreviations</w:t>
      </w:r>
      <w:bookmarkEnd w:id="15"/>
      <w:bookmarkEnd w:id="16"/>
      <w:r w:rsidRPr="0054408C">
        <w:rPr>
          <w:rFonts w:ascii="Arial" w:hAnsi="Arial" w:cs="Arial"/>
          <w:b/>
          <w:color w:val="auto"/>
          <w:sz w:val="32"/>
          <w:szCs w:val="32"/>
        </w:rPr>
        <w:t xml:space="preserve"> </w:t>
      </w:r>
    </w:p>
    <w:p w:rsidR="0054408C" w:rsidRPr="0054408C" w:rsidRDefault="00BC2EC7" w:rsidP="00BC2EC7">
      <w:pPr>
        <w:pStyle w:val="T-TableTitle"/>
        <w:ind w:left="90"/>
      </w:pPr>
      <w:bookmarkStart w:id="17" w:name="_Toc527395376"/>
      <w:r w:rsidRPr="00362B63">
        <w:t xml:space="preserve">Table </w:t>
      </w:r>
      <w:r w:rsidRPr="00362B63">
        <w:fldChar w:fldCharType="begin"/>
      </w:r>
      <w:r w:rsidRPr="00362B63">
        <w:instrText xml:space="preserve"> SEQ Table \* ARABIC </w:instrText>
      </w:r>
      <w:r w:rsidRPr="00362B63">
        <w:fldChar w:fldCharType="separate"/>
      </w:r>
      <w:r w:rsidR="00C825AE">
        <w:rPr>
          <w:noProof/>
        </w:rPr>
        <w:t>3</w:t>
      </w:r>
      <w:r w:rsidRPr="00362B63">
        <w:fldChar w:fldCharType="end"/>
      </w:r>
      <w:r w:rsidRPr="00362B63">
        <w:t>-Definition, Acronyms, and Abbreviations</w:t>
      </w:r>
      <w:bookmarkEnd w:id="17"/>
    </w:p>
    <w:tbl>
      <w:tblPr>
        <w:tblStyle w:val="FormatA"/>
        <w:tblW w:w="9175" w:type="dxa"/>
        <w:jc w:val="center"/>
        <w:tblInd w:w="0" w:type="dxa"/>
        <w:tblLook w:val="04A0" w:firstRow="1" w:lastRow="0" w:firstColumn="1" w:lastColumn="0" w:noHBand="0" w:noVBand="1"/>
      </w:tblPr>
      <w:tblGrid>
        <w:gridCol w:w="2155"/>
        <w:gridCol w:w="7020"/>
      </w:tblGrid>
      <w:tr w:rsidR="0062769D" w:rsidRPr="0054408C" w:rsidTr="004063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55" w:type="dxa"/>
          </w:tcPr>
          <w:p w:rsidR="0062769D" w:rsidRPr="002D2A2D" w:rsidRDefault="0062769D" w:rsidP="00867963">
            <w:pPr>
              <w:pStyle w:val="TH-TableHeading"/>
              <w:jc w:val="left"/>
              <w:rPr>
                <w:b w:val="0"/>
                <w:sz w:val="22"/>
                <w:szCs w:val="22"/>
              </w:rPr>
            </w:pPr>
            <w:r w:rsidRPr="002D2A2D">
              <w:rPr>
                <w:rStyle w:val="Strong"/>
                <w:rFonts w:eastAsia="SimSun"/>
                <w:b/>
                <w:color w:val="000000" w:themeColor="text1"/>
                <w:sz w:val="22"/>
                <w:szCs w:val="22"/>
              </w:rPr>
              <w:t>Term</w:t>
            </w:r>
            <w:r w:rsidRPr="002D2A2D">
              <w:rPr>
                <w:b w:val="0"/>
              </w:rPr>
              <w:t xml:space="preserve"> </w:t>
            </w:r>
            <w:r w:rsidRPr="002D2A2D">
              <w:rPr>
                <w:b w:val="0"/>
                <w:color w:val="000000" w:themeColor="text1"/>
                <w:sz w:val="22"/>
                <w:szCs w:val="22"/>
              </w:rPr>
              <w:t xml:space="preserve">                              </w:t>
            </w:r>
          </w:p>
        </w:tc>
        <w:tc>
          <w:tcPr>
            <w:tcW w:w="7020" w:type="dxa"/>
          </w:tcPr>
          <w:p w:rsidR="0062769D" w:rsidRPr="002D2A2D" w:rsidRDefault="0062769D" w:rsidP="00867963">
            <w:pPr>
              <w:pStyle w:val="TH-TableHeading"/>
              <w:ind w:firstLine="914"/>
              <w:jc w:val="left"/>
              <w:rPr>
                <w:b w:val="0"/>
                <w:sz w:val="22"/>
                <w:szCs w:val="22"/>
              </w:rPr>
            </w:pPr>
            <w:r w:rsidRPr="00A46A19">
              <w:rPr>
                <w:rStyle w:val="Strong"/>
                <w:rFonts w:eastAsia="SimSun"/>
                <w:b/>
                <w:sz w:val="22"/>
                <w:szCs w:val="22"/>
              </w:rPr>
              <w:t>Definition</w:t>
            </w:r>
          </w:p>
        </w:tc>
      </w:tr>
      <w:tr w:rsidR="0062769D" w:rsidRPr="0054408C" w:rsidTr="0040635B">
        <w:trPr>
          <w:jc w:val="center"/>
        </w:trPr>
        <w:tc>
          <w:tcPr>
            <w:tcW w:w="2155" w:type="dxa"/>
          </w:tcPr>
          <w:p w:rsidR="0062769D" w:rsidRPr="0054408C" w:rsidRDefault="0062769D" w:rsidP="00867963">
            <w:pPr>
              <w:pStyle w:val="TH-TableHeading"/>
              <w:jc w:val="left"/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</w:pPr>
            <w:r w:rsidRPr="0054408C">
              <w:rPr>
                <w:rStyle w:val="Strong"/>
                <w:rFonts w:eastAsia="SimSun"/>
                <w:sz w:val="22"/>
                <w:szCs w:val="22"/>
              </w:rPr>
              <w:t>DIRBS</w:t>
            </w:r>
            <w:r w:rsidRPr="0054408C"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7020" w:type="dxa"/>
          </w:tcPr>
          <w:p w:rsidR="0062769D" w:rsidRPr="0054408C" w:rsidRDefault="0062769D" w:rsidP="00867963">
            <w:pPr>
              <w:pStyle w:val="TH-TableHeading"/>
              <w:jc w:val="left"/>
              <w:rPr>
                <w:rStyle w:val="Strong"/>
                <w:rFonts w:eastAsia="SimSun"/>
                <w:color w:val="091E42"/>
                <w:sz w:val="22"/>
                <w:szCs w:val="22"/>
              </w:rPr>
            </w:pPr>
            <w:r w:rsidRPr="0054408C">
              <w:rPr>
                <w:rStyle w:val="Strong"/>
                <w:rFonts w:eastAsia="SimSun"/>
                <w:sz w:val="22"/>
                <w:szCs w:val="22"/>
              </w:rPr>
              <w:t>Device Identification Registration and Blocking System</w:t>
            </w:r>
          </w:p>
        </w:tc>
      </w:tr>
      <w:tr w:rsidR="0062769D" w:rsidRPr="0054408C" w:rsidTr="0040635B">
        <w:trPr>
          <w:trHeight w:val="276"/>
          <w:jc w:val="center"/>
        </w:trPr>
        <w:tc>
          <w:tcPr>
            <w:tcW w:w="2155" w:type="dxa"/>
          </w:tcPr>
          <w:p w:rsidR="0062769D" w:rsidRPr="0054408C" w:rsidRDefault="0062769D" w:rsidP="00867963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IAM</w:t>
            </w:r>
          </w:p>
        </w:tc>
        <w:tc>
          <w:tcPr>
            <w:tcW w:w="7020" w:type="dxa"/>
          </w:tcPr>
          <w:p w:rsidR="0062769D" w:rsidRPr="0054408C" w:rsidRDefault="0062769D" w:rsidP="00867963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91E42"/>
                <w:sz w:val="22"/>
                <w:szCs w:val="22"/>
              </w:rPr>
            </w:pPr>
            <w:r w:rsidRPr="0054408C">
              <w:rPr>
                <w:rFonts w:ascii="Arial" w:hAnsi="Arial" w:cs="Arial"/>
                <w:sz w:val="22"/>
                <w:szCs w:val="22"/>
              </w:rPr>
              <w:t>Identity Access Management System</w:t>
            </w:r>
          </w:p>
        </w:tc>
      </w:tr>
      <w:tr w:rsidR="0062769D" w:rsidRPr="0054408C" w:rsidTr="0040635B">
        <w:trPr>
          <w:jc w:val="center"/>
        </w:trPr>
        <w:tc>
          <w:tcPr>
            <w:tcW w:w="2155" w:type="dxa"/>
          </w:tcPr>
          <w:p w:rsidR="0062769D" w:rsidRPr="0054408C" w:rsidRDefault="0062769D" w:rsidP="00867963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DRS</w:t>
            </w:r>
          </w:p>
        </w:tc>
        <w:tc>
          <w:tcPr>
            <w:tcW w:w="7020" w:type="dxa"/>
          </w:tcPr>
          <w:p w:rsidR="0062769D" w:rsidRPr="0054408C" w:rsidRDefault="0062769D" w:rsidP="006D152D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sz w:val="22"/>
                <w:szCs w:val="22"/>
              </w:rPr>
              <w:t xml:space="preserve">Device </w:t>
            </w:r>
            <w:r w:rsidR="006D152D">
              <w:rPr>
                <w:rFonts w:ascii="Arial" w:hAnsi="Arial" w:cs="Arial"/>
                <w:sz w:val="22"/>
                <w:szCs w:val="22"/>
              </w:rPr>
              <w:t xml:space="preserve">Registration </w:t>
            </w:r>
            <w:r w:rsidRPr="0054408C">
              <w:rPr>
                <w:rFonts w:ascii="Arial" w:hAnsi="Arial" w:cs="Arial"/>
                <w:sz w:val="22"/>
                <w:szCs w:val="22"/>
              </w:rPr>
              <w:t>S</w:t>
            </w:r>
            <w:r w:rsidR="006D152D">
              <w:rPr>
                <w:rFonts w:ascii="Arial" w:hAnsi="Arial" w:cs="Arial"/>
                <w:sz w:val="22"/>
                <w:szCs w:val="22"/>
              </w:rPr>
              <w:t>ubs</w:t>
            </w:r>
            <w:r w:rsidRPr="0054408C">
              <w:rPr>
                <w:rFonts w:ascii="Arial" w:hAnsi="Arial" w:cs="Arial"/>
                <w:sz w:val="22"/>
                <w:szCs w:val="22"/>
              </w:rPr>
              <w:t xml:space="preserve">ystem </w:t>
            </w:r>
          </w:p>
        </w:tc>
      </w:tr>
      <w:tr w:rsidR="0062769D" w:rsidRPr="0054408C" w:rsidTr="0040635B">
        <w:trPr>
          <w:jc w:val="center"/>
        </w:trPr>
        <w:tc>
          <w:tcPr>
            <w:tcW w:w="2155" w:type="dxa"/>
          </w:tcPr>
          <w:p w:rsidR="0062769D" w:rsidRPr="0054408C" w:rsidRDefault="0062769D" w:rsidP="00867963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MSISDN</w:t>
            </w:r>
          </w:p>
        </w:tc>
        <w:tc>
          <w:tcPr>
            <w:tcW w:w="7020" w:type="dxa"/>
          </w:tcPr>
          <w:p w:rsidR="0062769D" w:rsidRPr="0054408C" w:rsidRDefault="0062769D" w:rsidP="00867963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Mobile Subscriber Integrated Services Directory Number</w:t>
            </w:r>
          </w:p>
        </w:tc>
      </w:tr>
      <w:tr w:rsidR="0062769D" w:rsidRPr="0054408C" w:rsidTr="0040635B">
        <w:trPr>
          <w:jc w:val="center"/>
        </w:trPr>
        <w:tc>
          <w:tcPr>
            <w:tcW w:w="2155" w:type="dxa"/>
          </w:tcPr>
          <w:p w:rsidR="0062769D" w:rsidRPr="0054408C" w:rsidRDefault="0062769D" w:rsidP="00867963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IMEI</w:t>
            </w:r>
          </w:p>
        </w:tc>
        <w:tc>
          <w:tcPr>
            <w:tcW w:w="7020" w:type="dxa"/>
          </w:tcPr>
          <w:p w:rsidR="0062769D" w:rsidRPr="0054408C" w:rsidRDefault="0062769D" w:rsidP="00867963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>International Mobile Equipment Identity</w:t>
            </w:r>
          </w:p>
        </w:tc>
      </w:tr>
      <w:tr w:rsidR="0062769D" w:rsidRPr="0054408C" w:rsidTr="0040635B">
        <w:trPr>
          <w:jc w:val="center"/>
        </w:trPr>
        <w:tc>
          <w:tcPr>
            <w:tcW w:w="2155" w:type="dxa"/>
          </w:tcPr>
          <w:p w:rsidR="0062769D" w:rsidRPr="0054408C" w:rsidRDefault="0062769D" w:rsidP="00867963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 xml:space="preserve">IMSI </w:t>
            </w:r>
          </w:p>
        </w:tc>
        <w:tc>
          <w:tcPr>
            <w:tcW w:w="7020" w:type="dxa"/>
          </w:tcPr>
          <w:p w:rsidR="0062769D" w:rsidRPr="0054408C" w:rsidRDefault="0054408C" w:rsidP="00867963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54408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I</w:t>
            </w:r>
            <w:r w:rsidR="00A10E86" w:rsidRPr="0054408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nternational mobile subscriber identity</w:t>
            </w:r>
          </w:p>
        </w:tc>
      </w:tr>
      <w:tr w:rsidR="0062769D" w:rsidRPr="0054408C" w:rsidTr="0040635B">
        <w:trPr>
          <w:jc w:val="center"/>
        </w:trPr>
        <w:tc>
          <w:tcPr>
            <w:tcW w:w="2155" w:type="dxa"/>
          </w:tcPr>
          <w:p w:rsidR="0062769D" w:rsidRPr="0054408C" w:rsidRDefault="0062769D" w:rsidP="00867963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TAC</w:t>
            </w:r>
          </w:p>
        </w:tc>
        <w:tc>
          <w:tcPr>
            <w:tcW w:w="7020" w:type="dxa"/>
          </w:tcPr>
          <w:p w:rsidR="0062769D" w:rsidRPr="0054408C" w:rsidRDefault="0054408C" w:rsidP="00867963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54408C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 xml:space="preserve">Type Allocation Code </w:t>
            </w:r>
          </w:p>
        </w:tc>
      </w:tr>
    </w:tbl>
    <w:p w:rsidR="002D713F" w:rsidRDefault="002D713F" w:rsidP="000D4051"/>
    <w:p w:rsidR="002D713F" w:rsidRDefault="002D713F" w:rsidP="000D4051"/>
    <w:p w:rsidR="002D713F" w:rsidRDefault="002D713F" w:rsidP="000D4051"/>
    <w:p w:rsidR="002D713F" w:rsidRDefault="002D713F" w:rsidP="000D4051"/>
    <w:p w:rsidR="002D713F" w:rsidRDefault="002D713F" w:rsidP="000D4051"/>
    <w:p w:rsidR="002D713F" w:rsidRDefault="002D713F" w:rsidP="000D4051"/>
    <w:p w:rsidR="002D713F" w:rsidRDefault="002D713F" w:rsidP="000D4051"/>
    <w:p w:rsidR="002D713F" w:rsidRPr="000D4051" w:rsidRDefault="002D713F" w:rsidP="000D4051"/>
    <w:p w:rsidR="00C11533" w:rsidRPr="00A46A19" w:rsidRDefault="00C11533" w:rsidP="00C11533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18" w:name="_Toc522091200"/>
      <w:bookmarkStart w:id="19" w:name="_Toc527570781"/>
      <w:r w:rsidRPr="00A46A19">
        <w:rPr>
          <w:rFonts w:ascii="Arial" w:hAnsi="Arial" w:cs="Arial"/>
          <w:b/>
          <w:color w:val="auto"/>
          <w:sz w:val="48"/>
          <w:szCs w:val="48"/>
        </w:rPr>
        <w:lastRenderedPageBreak/>
        <w:t>System Description</w:t>
      </w:r>
      <w:bookmarkEnd w:id="18"/>
      <w:bookmarkEnd w:id="19"/>
      <w:r w:rsidRPr="00A46A19">
        <w:rPr>
          <w:rFonts w:ascii="Arial" w:hAnsi="Arial" w:cs="Arial"/>
          <w:b/>
          <w:color w:val="auto"/>
          <w:sz w:val="48"/>
          <w:szCs w:val="48"/>
        </w:rPr>
        <w:t xml:space="preserve"> </w:t>
      </w:r>
    </w:p>
    <w:p w:rsidR="00C11533" w:rsidRPr="00BC2EC7" w:rsidRDefault="00BC2EC7" w:rsidP="00BC2EC7">
      <w:pPr>
        <w:pStyle w:val="T-TableTitle"/>
        <w:ind w:left="-90"/>
      </w:pPr>
      <w:bookmarkStart w:id="20" w:name="_Toc527395377"/>
      <w:r w:rsidRPr="00362B63">
        <w:t xml:space="preserve">Table </w:t>
      </w:r>
      <w:r w:rsidRPr="00362B63">
        <w:fldChar w:fldCharType="begin"/>
      </w:r>
      <w:r w:rsidRPr="00362B63">
        <w:instrText xml:space="preserve"> SEQ Table \* ARABIC </w:instrText>
      </w:r>
      <w:r w:rsidRPr="00362B63">
        <w:fldChar w:fldCharType="separate"/>
      </w:r>
      <w:r w:rsidR="00C825AE">
        <w:rPr>
          <w:noProof/>
        </w:rPr>
        <w:t>4</w:t>
      </w:r>
      <w:r w:rsidRPr="00362B63">
        <w:fldChar w:fldCharType="end"/>
      </w:r>
      <w:r w:rsidRPr="00362B63">
        <w:t>-System Description</w:t>
      </w:r>
      <w:bookmarkEnd w:id="20"/>
    </w:p>
    <w:tbl>
      <w:tblPr>
        <w:tblStyle w:val="FormatA"/>
        <w:tblW w:w="9463" w:type="dxa"/>
        <w:jc w:val="center"/>
        <w:tblInd w:w="0" w:type="dxa"/>
        <w:tblLook w:val="04A0" w:firstRow="1" w:lastRow="0" w:firstColumn="1" w:lastColumn="0" w:noHBand="0" w:noVBand="1"/>
      </w:tblPr>
      <w:tblGrid>
        <w:gridCol w:w="2515"/>
        <w:gridCol w:w="6948"/>
      </w:tblGrid>
      <w:tr w:rsidR="00C11533" w:rsidRPr="002D713F" w:rsidTr="002D7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515" w:type="dxa"/>
          </w:tcPr>
          <w:p w:rsidR="00C11533" w:rsidRPr="002D713F" w:rsidRDefault="00077CB4" w:rsidP="00867963">
            <w:pPr>
              <w:pStyle w:val="TH-TableHeading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Feature/Sections</w:t>
            </w:r>
          </w:p>
        </w:tc>
        <w:tc>
          <w:tcPr>
            <w:tcW w:w="6948" w:type="dxa"/>
          </w:tcPr>
          <w:p w:rsidR="00C11533" w:rsidRPr="002D2A2D" w:rsidRDefault="002D2A2D" w:rsidP="00867963">
            <w:pPr>
              <w:pStyle w:val="TH-TableHeading"/>
              <w:ind w:firstLine="1364"/>
              <w:jc w:val="left"/>
              <w:rPr>
                <w:b w:val="0"/>
                <w:sz w:val="22"/>
                <w:szCs w:val="22"/>
              </w:rPr>
            </w:pPr>
            <w:r>
              <w:rPr>
                <w:rStyle w:val="Strong"/>
                <w:rFonts w:eastAsia="SimSun"/>
                <w:b/>
                <w:sz w:val="22"/>
                <w:szCs w:val="22"/>
              </w:rPr>
              <w:t xml:space="preserve">Explanation </w:t>
            </w:r>
          </w:p>
        </w:tc>
      </w:tr>
      <w:tr w:rsidR="00C11533" w:rsidRPr="002D713F" w:rsidTr="002D713F">
        <w:trPr>
          <w:jc w:val="center"/>
        </w:trPr>
        <w:tc>
          <w:tcPr>
            <w:tcW w:w="2515" w:type="dxa"/>
          </w:tcPr>
          <w:p w:rsidR="00C11533" w:rsidRPr="002D713F" w:rsidRDefault="00C11533" w:rsidP="00867963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Login </w:t>
            </w:r>
            <w:r w:rsidR="00CA19DF" w:rsidRPr="002D713F">
              <w:rPr>
                <w:sz w:val="22"/>
                <w:szCs w:val="22"/>
              </w:rPr>
              <w:t>Screen</w:t>
            </w:r>
          </w:p>
        </w:tc>
        <w:tc>
          <w:tcPr>
            <w:tcW w:w="6948" w:type="dxa"/>
          </w:tcPr>
          <w:p w:rsidR="00B523F8" w:rsidRPr="002D713F" w:rsidRDefault="00B523F8" w:rsidP="00B523F8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  <w:ind w:left="374" w:hanging="180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>To access the system</w:t>
            </w:r>
            <w:r w:rsidR="007109B9">
              <w:rPr>
                <w:rFonts w:ascii="Arial" w:hAnsi="Arial" w:cs="Arial"/>
                <w:sz w:val="22"/>
                <w:szCs w:val="22"/>
              </w:rPr>
              <w:t>, authorized user</w:t>
            </w:r>
            <w:r w:rsidR="00077CB4">
              <w:rPr>
                <w:rFonts w:ascii="Arial" w:hAnsi="Arial" w:cs="Arial"/>
                <w:sz w:val="22"/>
                <w:szCs w:val="22"/>
              </w:rPr>
              <w:t xml:space="preserve"> first need</w:t>
            </w:r>
            <w:r w:rsidR="007109B9">
              <w:rPr>
                <w:rFonts w:ascii="Arial" w:hAnsi="Arial" w:cs="Arial"/>
                <w:sz w:val="22"/>
                <w:szCs w:val="22"/>
              </w:rPr>
              <w:t>s</w:t>
            </w:r>
            <w:r w:rsidR="000405CA">
              <w:rPr>
                <w:rFonts w:ascii="Arial" w:hAnsi="Arial" w:cs="Arial"/>
                <w:sz w:val="22"/>
                <w:szCs w:val="22"/>
              </w:rPr>
              <w:t xml:space="preserve"> to enter his/her </w:t>
            </w:r>
            <w:bookmarkStart w:id="21" w:name="_GoBack"/>
            <w:bookmarkEnd w:id="21"/>
            <w:r w:rsidRPr="002D713F">
              <w:rPr>
                <w:rFonts w:ascii="Arial" w:hAnsi="Arial" w:cs="Arial"/>
                <w:sz w:val="22"/>
                <w:szCs w:val="22"/>
              </w:rPr>
              <w:t>credentials on login page, this login page authenticate user from th</w:t>
            </w:r>
            <w:r w:rsidR="00CA19DF" w:rsidRPr="002D713F">
              <w:rPr>
                <w:rFonts w:ascii="Arial" w:hAnsi="Arial" w:cs="Arial"/>
                <w:sz w:val="22"/>
                <w:szCs w:val="22"/>
              </w:rPr>
              <w:t>e IAM and redirects user to DRS</w:t>
            </w:r>
          </w:p>
          <w:p w:rsidR="00C11533" w:rsidRPr="002D713F" w:rsidRDefault="00C11533" w:rsidP="00867963">
            <w:pPr>
              <w:pStyle w:val="NormalWeb"/>
              <w:spacing w:before="0" w:beforeAutospacing="0" w:after="0" w:afterAutospacing="0"/>
              <w:ind w:left="284"/>
              <w:rPr>
                <w:rFonts w:ascii="Arial" w:hAnsi="Arial" w:cs="Arial"/>
                <w:color w:val="091E42"/>
                <w:sz w:val="22"/>
                <w:szCs w:val="22"/>
              </w:rPr>
            </w:pPr>
          </w:p>
        </w:tc>
      </w:tr>
      <w:tr w:rsidR="00C11533" w:rsidRPr="002D713F" w:rsidTr="002D713F">
        <w:trPr>
          <w:jc w:val="center"/>
        </w:trPr>
        <w:tc>
          <w:tcPr>
            <w:tcW w:w="2515" w:type="dxa"/>
          </w:tcPr>
          <w:p w:rsidR="00C11533" w:rsidRPr="002D713F" w:rsidRDefault="00CA19DF" w:rsidP="00867963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>Dashboard Screen</w:t>
            </w:r>
            <w:r w:rsidR="00867963" w:rsidRPr="002D713F">
              <w:rPr>
                <w:sz w:val="22"/>
                <w:szCs w:val="22"/>
              </w:rPr>
              <w:t xml:space="preserve"> </w:t>
            </w:r>
            <w:r w:rsidR="00C11533" w:rsidRPr="002D713F">
              <w:rPr>
                <w:sz w:val="22"/>
                <w:szCs w:val="22"/>
              </w:rPr>
              <w:t xml:space="preserve"> </w:t>
            </w:r>
          </w:p>
        </w:tc>
        <w:tc>
          <w:tcPr>
            <w:tcW w:w="6948" w:type="dxa"/>
          </w:tcPr>
          <w:p w:rsidR="00C11533" w:rsidRPr="002D713F" w:rsidRDefault="00867963" w:rsidP="00B523F8">
            <w:pPr>
              <w:pStyle w:val="CommentText"/>
              <w:ind w:left="284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The dashboard screen </w:t>
            </w:r>
            <w:r w:rsidR="002C7FC4" w:rsidRPr="002D713F">
              <w:rPr>
                <w:rFonts w:cs="Arial"/>
                <w:sz w:val="22"/>
                <w:szCs w:val="22"/>
              </w:rPr>
              <w:t>displays the instruction</w:t>
            </w:r>
            <w:r w:rsidR="00A77C77">
              <w:rPr>
                <w:rFonts w:cs="Arial"/>
                <w:sz w:val="22"/>
                <w:szCs w:val="22"/>
              </w:rPr>
              <w:t xml:space="preserve"> for </w:t>
            </w:r>
            <w:r w:rsidR="00B523F8" w:rsidRPr="002D713F">
              <w:rPr>
                <w:rFonts w:cs="Arial"/>
                <w:sz w:val="22"/>
                <w:szCs w:val="22"/>
              </w:rPr>
              <w:t>the user</w:t>
            </w:r>
            <w:r w:rsidR="002C7FC4" w:rsidRPr="002D713F">
              <w:rPr>
                <w:rFonts w:cs="Arial"/>
                <w:sz w:val="22"/>
                <w:szCs w:val="22"/>
              </w:rPr>
              <w:t xml:space="preserve"> </w:t>
            </w:r>
            <w:r w:rsidR="00C222E8" w:rsidRPr="002D713F">
              <w:rPr>
                <w:rFonts w:cs="Arial"/>
                <w:sz w:val="22"/>
                <w:szCs w:val="22"/>
              </w:rPr>
              <w:t>(individual</w:t>
            </w:r>
            <w:r w:rsidR="003E6067">
              <w:rPr>
                <w:rFonts w:cs="Arial"/>
                <w:sz w:val="22"/>
                <w:szCs w:val="22"/>
              </w:rPr>
              <w:t xml:space="preserve"> and importer</w:t>
            </w:r>
            <w:r w:rsidR="00C222E8" w:rsidRPr="002D713F">
              <w:rPr>
                <w:rFonts w:cs="Arial"/>
                <w:sz w:val="22"/>
                <w:szCs w:val="22"/>
              </w:rPr>
              <w:t xml:space="preserve">) </w:t>
            </w:r>
            <w:r w:rsidR="00077CB4">
              <w:rPr>
                <w:rFonts w:cs="Arial"/>
                <w:sz w:val="22"/>
                <w:szCs w:val="22"/>
              </w:rPr>
              <w:t>which has following sections</w:t>
            </w:r>
          </w:p>
          <w:p w:rsidR="00CA19DF" w:rsidRPr="002D713F" w:rsidRDefault="00CA19DF" w:rsidP="00CA19DF">
            <w:pPr>
              <w:pStyle w:val="NormalWeb"/>
              <w:spacing w:before="0" w:beforeAutospacing="0" w:after="0" w:afterAutospacing="0"/>
              <w:ind w:firstLine="194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</w:p>
          <w:p w:rsidR="00CA19DF" w:rsidRPr="002D713F" w:rsidRDefault="00CA19DF" w:rsidP="00CA19DF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  <w:ind w:left="374" w:hanging="270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2D713F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Header</w:t>
            </w:r>
          </w:p>
          <w:p w:rsidR="0077162C" w:rsidRDefault="0077162C" w:rsidP="0077162C">
            <w:pPr>
              <w:pStyle w:val="NormalWeb"/>
              <w:spacing w:before="0" w:beforeAutospacing="0" w:after="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  <w:r w:rsidRPr="006A77F4">
              <w:rPr>
                <w:rFonts w:ascii="Arial" w:hAnsi="Arial" w:cs="Arial"/>
                <w:sz w:val="22"/>
                <w:szCs w:val="22"/>
              </w:rPr>
              <w:t>Header section disp</w:t>
            </w:r>
            <w:r>
              <w:rPr>
                <w:rFonts w:ascii="Arial" w:hAnsi="Arial" w:cs="Arial"/>
                <w:sz w:val="22"/>
                <w:szCs w:val="22"/>
              </w:rPr>
              <w:t xml:space="preserve">lays the name of the system, name of the </w:t>
            </w:r>
            <w:r w:rsidRPr="006A77F4">
              <w:rPr>
                <w:rFonts w:ascii="Arial" w:hAnsi="Arial" w:cs="Arial"/>
                <w:sz w:val="22"/>
                <w:szCs w:val="22"/>
              </w:rPr>
              <w:t>logged in</w:t>
            </w:r>
            <w:r>
              <w:rPr>
                <w:rFonts w:ascii="Arial" w:hAnsi="Arial" w:cs="Arial"/>
                <w:sz w:val="22"/>
                <w:szCs w:val="22"/>
              </w:rPr>
              <w:t xml:space="preserve"> user</w:t>
            </w:r>
            <w:r w:rsidRPr="006A77F4">
              <w:rPr>
                <w:rFonts w:ascii="Arial" w:hAnsi="Arial" w:cs="Arial"/>
                <w:sz w:val="22"/>
                <w:szCs w:val="22"/>
              </w:rPr>
              <w:t xml:space="preserve"> with logout functionality</w:t>
            </w:r>
          </w:p>
          <w:p w:rsidR="00CA19DF" w:rsidRPr="002D713F" w:rsidRDefault="00CA19DF" w:rsidP="00CA19DF">
            <w:pPr>
              <w:pStyle w:val="NormalWeb"/>
              <w:spacing w:before="0" w:beforeAutospacing="0" w:after="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</w:p>
          <w:p w:rsidR="00CA19DF" w:rsidRPr="002D713F" w:rsidRDefault="00CA19DF" w:rsidP="00CA19DF">
            <w:pPr>
              <w:pStyle w:val="NormalWeb"/>
              <w:numPr>
                <w:ilvl w:val="0"/>
                <w:numId w:val="17"/>
              </w:numPr>
              <w:tabs>
                <w:tab w:val="left" w:pos="464"/>
                <w:tab w:val="left" w:pos="630"/>
                <w:tab w:val="left" w:pos="794"/>
              </w:tabs>
              <w:spacing w:before="0" w:beforeAutospacing="0" w:after="0" w:afterAutospacing="0"/>
              <w:ind w:left="374" w:hanging="270"/>
              <w:rPr>
                <w:rFonts w:ascii="Arial" w:eastAsiaTheme="minorEastAsia" w:hAnsi="Arial" w:cs="Arial"/>
                <w:sz w:val="22"/>
                <w:szCs w:val="22"/>
              </w:rPr>
            </w:pPr>
            <w:r w:rsidRPr="002D713F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Navigation Panel</w:t>
            </w:r>
          </w:p>
          <w:p w:rsidR="00CA19DF" w:rsidRPr="002D713F" w:rsidRDefault="00CA19DF" w:rsidP="00CA19DF">
            <w:pPr>
              <w:pStyle w:val="CommentText"/>
              <w:ind w:left="374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Navigation Panel contains main navigation menu through which user can navigate the whole system.</w:t>
            </w:r>
          </w:p>
          <w:p w:rsidR="00CA19DF" w:rsidRPr="002D713F" w:rsidRDefault="00CA19DF" w:rsidP="00CA19DF">
            <w:pPr>
              <w:pStyle w:val="CommentText"/>
              <w:ind w:left="374"/>
              <w:rPr>
                <w:rFonts w:cs="Arial"/>
                <w:sz w:val="22"/>
                <w:szCs w:val="22"/>
              </w:rPr>
            </w:pPr>
          </w:p>
          <w:p w:rsidR="0077162C" w:rsidRDefault="00CA19DF" w:rsidP="002D2A2D">
            <w:pPr>
              <w:pStyle w:val="NormalWeb"/>
              <w:numPr>
                <w:ilvl w:val="0"/>
                <w:numId w:val="18"/>
              </w:numPr>
              <w:tabs>
                <w:tab w:val="left" w:pos="374"/>
              </w:tabs>
              <w:spacing w:before="0" w:beforeAutospacing="0" w:after="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>Main Content Area</w:t>
            </w:r>
          </w:p>
          <w:p w:rsidR="002D2A2D" w:rsidRDefault="006D152D" w:rsidP="006D152D">
            <w:pPr>
              <w:pStyle w:val="NormalWeb"/>
              <w:tabs>
                <w:tab w:val="left" w:pos="702"/>
              </w:tabs>
              <w:spacing w:before="0" w:beforeAutospacing="0" w:after="0" w:afterAutospacing="0"/>
              <w:ind w:left="342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Main Content Area contains all the content to be displayed and actions to be performed </w:t>
            </w:r>
            <w:r w:rsidR="0077162C" w:rsidRPr="006D152D">
              <w:rPr>
                <w:rFonts w:ascii="Arial" w:hAnsi="Arial" w:cs="Arial"/>
                <w:sz w:val="22"/>
                <w:szCs w:val="22"/>
              </w:rPr>
              <w:t>for respective feature</w:t>
            </w:r>
            <w:r w:rsidR="00CA19DF" w:rsidRPr="002D713F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:rsidR="006D152D" w:rsidRDefault="006D152D" w:rsidP="006D152D">
            <w:pPr>
              <w:pStyle w:val="NormalWeb"/>
              <w:tabs>
                <w:tab w:val="left" w:pos="702"/>
              </w:tabs>
              <w:spacing w:before="0" w:beforeAutospacing="0" w:after="0" w:afterAutospacing="0"/>
              <w:ind w:left="342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77162C" w:rsidRDefault="00CA19DF" w:rsidP="002D2A2D">
            <w:pPr>
              <w:pStyle w:val="NormalWeb"/>
              <w:numPr>
                <w:ilvl w:val="0"/>
                <w:numId w:val="18"/>
              </w:numPr>
              <w:tabs>
                <w:tab w:val="left" w:pos="374"/>
              </w:tabs>
              <w:spacing w:before="0" w:beforeAutospacing="0" w:after="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>Breadcrumbs</w:t>
            </w:r>
          </w:p>
          <w:p w:rsidR="002D2A2D" w:rsidRDefault="0077162C" w:rsidP="00A77C77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b/>
                <w:sz w:val="22"/>
                <w:szCs w:val="22"/>
              </w:rPr>
            </w:pPr>
            <w:r w:rsidRPr="00AC59AC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Breadcrumbs allows user to keep track of t</w:t>
            </w: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heir location within the system</w:t>
            </w:r>
            <w:r w:rsidR="00CA19DF" w:rsidRPr="002D713F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:rsidR="006D152D" w:rsidRDefault="006D152D" w:rsidP="00A77C77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CA19DF" w:rsidRPr="002D713F" w:rsidRDefault="00CA19DF" w:rsidP="00CA19DF">
            <w:pPr>
              <w:pStyle w:val="NormalWeb"/>
              <w:numPr>
                <w:ilvl w:val="0"/>
                <w:numId w:val="18"/>
              </w:numPr>
              <w:tabs>
                <w:tab w:val="left" w:pos="374"/>
              </w:tabs>
              <w:spacing w:before="0" w:beforeAutospacing="0" w:after="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 xml:space="preserve">Footer </w:t>
            </w:r>
          </w:p>
          <w:p w:rsidR="00CA19DF" w:rsidRDefault="00CA19DF" w:rsidP="00077CB4">
            <w:pPr>
              <w:pStyle w:val="NormalWeb"/>
              <w:tabs>
                <w:tab w:val="left" w:pos="374"/>
              </w:tabs>
              <w:spacing w:before="0" w:beforeAutospacing="0" w:after="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>Footer contains the sof</w:t>
            </w:r>
            <w:r w:rsidR="003D0146">
              <w:rPr>
                <w:rFonts w:ascii="Arial" w:hAnsi="Arial" w:cs="Arial"/>
                <w:sz w:val="22"/>
                <w:szCs w:val="22"/>
              </w:rPr>
              <w:t xml:space="preserve">tware version and copyrights </w:t>
            </w:r>
            <w:r w:rsidR="00077CB4">
              <w:rPr>
                <w:rFonts w:ascii="Arial" w:hAnsi="Arial" w:cs="Arial"/>
                <w:sz w:val="22"/>
                <w:szCs w:val="22"/>
              </w:rPr>
              <w:t>statement</w:t>
            </w:r>
          </w:p>
          <w:p w:rsidR="00077CB4" w:rsidRPr="002D713F" w:rsidRDefault="00077CB4" w:rsidP="00077CB4">
            <w:pPr>
              <w:pStyle w:val="NormalWeb"/>
              <w:tabs>
                <w:tab w:val="left" w:pos="374"/>
              </w:tabs>
              <w:spacing w:before="0" w:beforeAutospacing="0" w:after="0" w:afterAutospacing="0"/>
              <w:ind w:left="374"/>
              <w:rPr>
                <w:rFonts w:cs="Arial"/>
                <w:sz w:val="22"/>
                <w:szCs w:val="22"/>
              </w:rPr>
            </w:pPr>
          </w:p>
        </w:tc>
      </w:tr>
      <w:tr w:rsidR="00C11533" w:rsidRPr="002D713F" w:rsidTr="002D713F">
        <w:trPr>
          <w:jc w:val="center"/>
        </w:trPr>
        <w:tc>
          <w:tcPr>
            <w:tcW w:w="2515" w:type="dxa"/>
          </w:tcPr>
          <w:p w:rsidR="00C11533" w:rsidRPr="002D713F" w:rsidRDefault="00C11533" w:rsidP="00867963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Device Registration  </w:t>
            </w:r>
          </w:p>
        </w:tc>
        <w:tc>
          <w:tcPr>
            <w:tcW w:w="6948" w:type="dxa"/>
          </w:tcPr>
          <w:p w:rsidR="00C11533" w:rsidRPr="002D713F" w:rsidRDefault="006202DA" w:rsidP="00700E63">
            <w:pPr>
              <w:pStyle w:val="CommentText"/>
              <w:numPr>
                <w:ilvl w:val="0"/>
                <w:numId w:val="18"/>
              </w:numPr>
              <w:ind w:left="342" w:hanging="27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Facilitate </w:t>
            </w:r>
            <w:r w:rsidR="002C7FC4" w:rsidRPr="002D713F">
              <w:rPr>
                <w:rFonts w:cs="Arial"/>
                <w:sz w:val="22"/>
                <w:szCs w:val="22"/>
              </w:rPr>
              <w:t>user to register their device</w:t>
            </w:r>
            <w:r w:rsidRPr="002D713F">
              <w:rPr>
                <w:rFonts w:cs="Arial"/>
                <w:sz w:val="22"/>
                <w:szCs w:val="22"/>
              </w:rPr>
              <w:t>(s)</w:t>
            </w:r>
            <w:r w:rsidR="002C7FC4" w:rsidRPr="002D713F">
              <w:rPr>
                <w:rFonts w:cs="Arial"/>
                <w:sz w:val="22"/>
                <w:szCs w:val="22"/>
              </w:rPr>
              <w:t xml:space="preserve"> by completing following three steps </w:t>
            </w:r>
          </w:p>
          <w:p w:rsidR="002C7FC4" w:rsidRPr="002D713F" w:rsidRDefault="002C7FC4" w:rsidP="0054408C">
            <w:pPr>
              <w:pStyle w:val="CommentText"/>
              <w:numPr>
                <w:ilvl w:val="0"/>
                <w:numId w:val="18"/>
              </w:numPr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Basic Registration Details </w:t>
            </w:r>
          </w:p>
          <w:p w:rsidR="002C7FC4" w:rsidRPr="002D713F" w:rsidRDefault="002C7FC4" w:rsidP="0054408C">
            <w:pPr>
              <w:pStyle w:val="CommentText"/>
              <w:numPr>
                <w:ilvl w:val="0"/>
                <w:numId w:val="18"/>
              </w:numPr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Device Model Description </w:t>
            </w:r>
          </w:p>
          <w:p w:rsidR="002C7FC4" w:rsidRPr="002D713F" w:rsidRDefault="002C7FC4" w:rsidP="0054408C">
            <w:pPr>
              <w:pStyle w:val="CommentText"/>
              <w:numPr>
                <w:ilvl w:val="0"/>
                <w:numId w:val="18"/>
              </w:numPr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Approval  Documents </w:t>
            </w:r>
          </w:p>
        </w:tc>
      </w:tr>
      <w:tr w:rsidR="00C11533" w:rsidRPr="002D713F" w:rsidTr="0032685B">
        <w:trPr>
          <w:trHeight w:val="1043"/>
          <w:jc w:val="center"/>
        </w:trPr>
        <w:tc>
          <w:tcPr>
            <w:tcW w:w="2515" w:type="dxa"/>
          </w:tcPr>
          <w:p w:rsidR="00C11533" w:rsidRPr="002D713F" w:rsidRDefault="006202DA" w:rsidP="006202DA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lastRenderedPageBreak/>
              <w:t xml:space="preserve">Required Input(s) for Basic Registration </w:t>
            </w:r>
          </w:p>
        </w:tc>
        <w:tc>
          <w:tcPr>
            <w:tcW w:w="6948" w:type="dxa"/>
          </w:tcPr>
          <w:p w:rsidR="000B1BD7" w:rsidRPr="002D713F" w:rsidRDefault="000B1BD7" w:rsidP="0032685B">
            <w:pPr>
              <w:pStyle w:val="CommentText"/>
              <w:numPr>
                <w:ilvl w:val="0"/>
                <w:numId w:val="18"/>
              </w:numPr>
              <w:spacing w:line="276" w:lineRule="auto"/>
              <w:ind w:left="432" w:hanging="18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Device Count </w:t>
            </w:r>
          </w:p>
          <w:p w:rsidR="000B1BD7" w:rsidRPr="002D713F" w:rsidRDefault="00272CC3" w:rsidP="00D83CC9">
            <w:pPr>
              <w:pStyle w:val="CommentText"/>
              <w:spacing w:line="480" w:lineRule="auto"/>
              <w:ind w:left="464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T</w:t>
            </w:r>
            <w:r w:rsidR="003E0783" w:rsidRPr="002D713F">
              <w:rPr>
                <w:rFonts w:cs="Arial"/>
                <w:sz w:val="22"/>
                <w:szCs w:val="22"/>
              </w:rPr>
              <w:t xml:space="preserve">akes the total </w:t>
            </w:r>
            <w:r w:rsidR="00A449A0" w:rsidRPr="002D713F">
              <w:rPr>
                <w:rFonts w:cs="Arial"/>
                <w:sz w:val="22"/>
                <w:szCs w:val="22"/>
              </w:rPr>
              <w:t xml:space="preserve">number </w:t>
            </w:r>
            <w:r w:rsidR="000539A2">
              <w:rPr>
                <w:rFonts w:cs="Arial"/>
                <w:sz w:val="22"/>
                <w:szCs w:val="22"/>
              </w:rPr>
              <w:t xml:space="preserve">of devices as input </w:t>
            </w:r>
            <w:r w:rsidR="003E0783" w:rsidRPr="002D713F">
              <w:rPr>
                <w:rFonts w:cs="Arial"/>
                <w:sz w:val="22"/>
                <w:szCs w:val="22"/>
              </w:rPr>
              <w:t xml:space="preserve"> </w:t>
            </w:r>
          </w:p>
          <w:p w:rsidR="000B1BD7" w:rsidRPr="002D713F" w:rsidRDefault="000B1BD7" w:rsidP="0032685B">
            <w:pPr>
              <w:pStyle w:val="CommentText"/>
              <w:numPr>
                <w:ilvl w:val="0"/>
                <w:numId w:val="18"/>
              </w:numPr>
              <w:spacing w:line="276" w:lineRule="auto"/>
              <w:ind w:left="432" w:hanging="18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>Number of IMEIs per Device</w:t>
            </w:r>
          </w:p>
          <w:p w:rsidR="00AB1D99" w:rsidRPr="008B4FAB" w:rsidRDefault="00272CC3" w:rsidP="0032685B">
            <w:pPr>
              <w:pStyle w:val="CommentText"/>
              <w:spacing w:line="276" w:lineRule="auto"/>
              <w:ind w:left="464" w:hanging="9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 T</w:t>
            </w:r>
            <w:r w:rsidR="003E0783" w:rsidRPr="002D713F">
              <w:rPr>
                <w:rFonts w:cs="Arial"/>
                <w:sz w:val="22"/>
                <w:szCs w:val="22"/>
              </w:rPr>
              <w:t>akes total number</w:t>
            </w:r>
            <w:r w:rsidR="000539A2">
              <w:rPr>
                <w:rFonts w:cs="Arial"/>
                <w:sz w:val="22"/>
                <w:szCs w:val="22"/>
              </w:rPr>
              <w:t xml:space="preserve"> of IMEIs that entered </w:t>
            </w:r>
            <w:r w:rsidR="00A449A0" w:rsidRPr="002D713F">
              <w:rPr>
                <w:rFonts w:cs="Arial"/>
                <w:sz w:val="22"/>
                <w:szCs w:val="22"/>
              </w:rPr>
              <w:t xml:space="preserve">for per </w:t>
            </w:r>
            <w:r w:rsidR="003E0783" w:rsidRPr="002D713F">
              <w:rPr>
                <w:rFonts w:cs="Arial"/>
                <w:sz w:val="22"/>
                <w:szCs w:val="22"/>
              </w:rPr>
              <w:t>device</w:t>
            </w:r>
            <w:r w:rsidR="000539A2">
              <w:rPr>
                <w:rFonts w:cs="Arial"/>
                <w:sz w:val="22"/>
                <w:szCs w:val="22"/>
              </w:rPr>
              <w:t xml:space="preserve"> as input </w:t>
            </w:r>
          </w:p>
          <w:p w:rsidR="008B4FAB" w:rsidRDefault="008B4FAB" w:rsidP="0032685B">
            <w:pPr>
              <w:pStyle w:val="CommentText"/>
              <w:spacing w:line="276" w:lineRule="auto"/>
              <w:ind w:left="522"/>
              <w:rPr>
                <w:rFonts w:cs="Arial"/>
                <w:b/>
                <w:sz w:val="22"/>
                <w:szCs w:val="22"/>
              </w:rPr>
            </w:pPr>
          </w:p>
          <w:p w:rsidR="008B4FAB" w:rsidRPr="00AB1D99" w:rsidRDefault="000B1BD7" w:rsidP="0032685B">
            <w:pPr>
              <w:pStyle w:val="CommentText"/>
              <w:spacing w:line="276" w:lineRule="auto"/>
              <w:ind w:left="522"/>
              <w:rPr>
                <w:rFonts w:cs="Arial"/>
                <w:b/>
                <w:sz w:val="22"/>
                <w:szCs w:val="22"/>
              </w:rPr>
            </w:pPr>
            <w:r w:rsidRPr="00AB1D99">
              <w:rPr>
                <w:rFonts w:cs="Arial"/>
                <w:b/>
                <w:sz w:val="22"/>
                <w:szCs w:val="22"/>
              </w:rPr>
              <w:t>Device IMEIs</w:t>
            </w:r>
          </w:p>
          <w:p w:rsidR="00BE5E40" w:rsidRPr="00AB1D99" w:rsidRDefault="00BE5E40" w:rsidP="0032685B">
            <w:pPr>
              <w:pStyle w:val="CommentText"/>
              <w:numPr>
                <w:ilvl w:val="0"/>
                <w:numId w:val="18"/>
              </w:numPr>
              <w:spacing w:line="276" w:lineRule="auto"/>
              <w:ind w:left="432" w:hanging="180"/>
              <w:rPr>
                <w:rFonts w:cs="Arial"/>
                <w:b/>
                <w:sz w:val="22"/>
                <w:szCs w:val="22"/>
              </w:rPr>
            </w:pPr>
            <w:r w:rsidRPr="00AB1D99">
              <w:rPr>
                <w:rFonts w:cs="Arial"/>
                <w:b/>
                <w:sz w:val="22"/>
                <w:szCs w:val="22"/>
              </w:rPr>
              <w:t xml:space="preserve">Tab-delimited File </w:t>
            </w:r>
          </w:p>
          <w:p w:rsidR="00A449A0" w:rsidRPr="00AB1D99" w:rsidRDefault="0077162C" w:rsidP="00D83CC9">
            <w:pPr>
              <w:spacing w:line="480" w:lineRule="auto"/>
              <w:ind w:left="464"/>
              <w:rPr>
                <w:rFonts w:cs="Arial"/>
                <w:sz w:val="22"/>
                <w:szCs w:val="22"/>
              </w:rPr>
            </w:pPr>
            <w:r w:rsidRPr="00AB1D99">
              <w:rPr>
                <w:rFonts w:cs="Arial"/>
                <w:sz w:val="22"/>
                <w:szCs w:val="22"/>
              </w:rPr>
              <w:t xml:space="preserve">User </w:t>
            </w:r>
            <w:r w:rsidR="00A449A0" w:rsidRPr="00AB1D99">
              <w:rPr>
                <w:rFonts w:cs="Arial"/>
                <w:sz w:val="22"/>
                <w:szCs w:val="22"/>
              </w:rPr>
              <w:t>can add up to 10,000,000 devices with 5 IMEIs per device</w:t>
            </w:r>
          </w:p>
          <w:p w:rsidR="00BE5E40" w:rsidRPr="00AB1D99" w:rsidRDefault="00BE5E40" w:rsidP="0032685B">
            <w:pPr>
              <w:pStyle w:val="CommentText"/>
              <w:numPr>
                <w:ilvl w:val="0"/>
                <w:numId w:val="18"/>
              </w:numPr>
              <w:spacing w:line="276" w:lineRule="auto"/>
              <w:ind w:left="432" w:hanging="180"/>
              <w:rPr>
                <w:rFonts w:cs="Arial"/>
                <w:b/>
                <w:sz w:val="22"/>
                <w:szCs w:val="22"/>
              </w:rPr>
            </w:pPr>
            <w:r w:rsidRPr="00AB1D99">
              <w:rPr>
                <w:rFonts w:cs="Arial"/>
                <w:b/>
                <w:sz w:val="22"/>
                <w:szCs w:val="22"/>
              </w:rPr>
              <w:t>Webpage input</w:t>
            </w:r>
          </w:p>
          <w:p w:rsidR="00BE5E40" w:rsidRPr="00AB1D99" w:rsidRDefault="0077162C" w:rsidP="00D83CC9">
            <w:pPr>
              <w:pStyle w:val="CommentText"/>
              <w:spacing w:line="480" w:lineRule="auto"/>
              <w:ind w:left="432"/>
              <w:rPr>
                <w:rFonts w:cs="Arial"/>
                <w:sz w:val="22"/>
                <w:szCs w:val="22"/>
              </w:rPr>
            </w:pPr>
            <w:r w:rsidRPr="00AB1D99">
              <w:rPr>
                <w:rFonts w:cs="Arial"/>
                <w:sz w:val="22"/>
                <w:szCs w:val="22"/>
              </w:rPr>
              <w:t>User</w:t>
            </w:r>
            <w:r w:rsidR="00700E63">
              <w:rPr>
                <w:rFonts w:cs="Arial"/>
                <w:sz w:val="22"/>
                <w:szCs w:val="22"/>
              </w:rPr>
              <w:t xml:space="preserve"> can add up to </w:t>
            </w:r>
            <w:r w:rsidR="00BE5E40" w:rsidRPr="00AB1D99">
              <w:rPr>
                <w:rFonts w:cs="Arial"/>
                <w:sz w:val="22"/>
                <w:szCs w:val="22"/>
              </w:rPr>
              <w:t xml:space="preserve">10 devices with 5 IMEI per device </w:t>
            </w:r>
          </w:p>
          <w:p w:rsidR="0075726D" w:rsidRPr="00AB1D99" w:rsidRDefault="000B1BD7" w:rsidP="0032685B">
            <w:pPr>
              <w:pStyle w:val="CommentText"/>
              <w:numPr>
                <w:ilvl w:val="0"/>
                <w:numId w:val="18"/>
              </w:numPr>
              <w:spacing w:line="276" w:lineRule="auto"/>
              <w:ind w:left="432" w:hanging="198"/>
              <w:rPr>
                <w:rFonts w:cs="Arial"/>
                <w:b/>
                <w:sz w:val="22"/>
                <w:szCs w:val="22"/>
              </w:rPr>
            </w:pPr>
            <w:r w:rsidRPr="00AB1D99">
              <w:rPr>
                <w:rFonts w:cs="Arial"/>
                <w:b/>
                <w:sz w:val="22"/>
                <w:szCs w:val="22"/>
              </w:rPr>
              <w:t xml:space="preserve">Manufacturing Details </w:t>
            </w:r>
          </w:p>
          <w:p w:rsidR="000B1BD7" w:rsidRDefault="00272CC3" w:rsidP="0032685B">
            <w:pPr>
              <w:pStyle w:val="CommentText"/>
              <w:spacing w:line="276" w:lineRule="auto"/>
              <w:ind w:left="374"/>
              <w:rPr>
                <w:rFonts w:cs="Arial"/>
                <w:sz w:val="22"/>
                <w:szCs w:val="22"/>
              </w:rPr>
            </w:pPr>
            <w:r w:rsidRPr="00AB1D99">
              <w:rPr>
                <w:rFonts w:cs="Arial"/>
                <w:sz w:val="22"/>
                <w:szCs w:val="22"/>
              </w:rPr>
              <w:t xml:space="preserve"> A</w:t>
            </w:r>
            <w:r w:rsidR="0075726D" w:rsidRPr="00AB1D99">
              <w:rPr>
                <w:rFonts w:cs="Arial"/>
                <w:sz w:val="22"/>
                <w:szCs w:val="22"/>
              </w:rPr>
              <w:t>llows user to select the manufacture location of the device (i.e. local or overseas)</w:t>
            </w:r>
            <w:r w:rsidR="000B1BD7" w:rsidRPr="002D713F">
              <w:rPr>
                <w:rFonts w:cs="Arial"/>
                <w:sz w:val="22"/>
                <w:szCs w:val="22"/>
              </w:rPr>
              <w:t xml:space="preserve"> </w:t>
            </w:r>
          </w:p>
          <w:p w:rsidR="0032685B" w:rsidRPr="002D713F" w:rsidRDefault="0032685B" w:rsidP="0032685B">
            <w:pPr>
              <w:pStyle w:val="CommentText"/>
              <w:spacing w:line="276" w:lineRule="auto"/>
              <w:ind w:left="374"/>
              <w:rPr>
                <w:rFonts w:cs="Arial"/>
                <w:sz w:val="22"/>
                <w:szCs w:val="22"/>
              </w:rPr>
            </w:pPr>
          </w:p>
        </w:tc>
      </w:tr>
      <w:tr w:rsidR="00C11533" w:rsidRPr="002D713F" w:rsidTr="002D713F">
        <w:trPr>
          <w:jc w:val="center"/>
        </w:trPr>
        <w:tc>
          <w:tcPr>
            <w:tcW w:w="2515" w:type="dxa"/>
          </w:tcPr>
          <w:p w:rsidR="00C11533" w:rsidRPr="002D713F" w:rsidRDefault="00396610" w:rsidP="00867963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Required Inputs for  </w:t>
            </w:r>
            <w:r w:rsidR="00C11533" w:rsidRPr="002D713F">
              <w:rPr>
                <w:sz w:val="22"/>
                <w:szCs w:val="22"/>
              </w:rPr>
              <w:t xml:space="preserve">Device Model  description </w:t>
            </w:r>
          </w:p>
        </w:tc>
        <w:tc>
          <w:tcPr>
            <w:tcW w:w="6948" w:type="dxa"/>
          </w:tcPr>
          <w:p w:rsidR="0075726D" w:rsidRPr="002D713F" w:rsidRDefault="00272CC3" w:rsidP="008B4FAB">
            <w:pPr>
              <w:pStyle w:val="CommentText"/>
              <w:numPr>
                <w:ilvl w:val="0"/>
                <w:numId w:val="18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Brand </w:t>
            </w:r>
          </w:p>
          <w:p w:rsidR="00AB1D99" w:rsidRPr="00DA4EFC" w:rsidRDefault="00AB1D99" w:rsidP="008B4FAB">
            <w:pPr>
              <w:pStyle w:val="CommentText"/>
              <w:tabs>
                <w:tab w:val="left" w:pos="914"/>
              </w:tabs>
              <w:ind w:left="522"/>
              <w:rPr>
                <w:rFonts w:cs="Arial"/>
                <w:sz w:val="22"/>
                <w:szCs w:val="22"/>
              </w:rPr>
            </w:pPr>
            <w:r w:rsidRPr="00DA4EFC">
              <w:rPr>
                <w:rFonts w:cs="Arial"/>
                <w:sz w:val="22"/>
                <w:szCs w:val="22"/>
              </w:rPr>
              <w:t>Takes brand name of the device as input. Enter t</w:t>
            </w:r>
            <w:r>
              <w:rPr>
                <w:rFonts w:cs="Arial"/>
                <w:sz w:val="22"/>
                <w:szCs w:val="22"/>
              </w:rPr>
              <w:t>he brand name of the</w:t>
            </w:r>
            <w:r w:rsidR="00C64164">
              <w:rPr>
                <w:rFonts w:cs="Arial"/>
                <w:sz w:val="22"/>
                <w:szCs w:val="22"/>
              </w:rPr>
              <w:t xml:space="preserve"> device to be registered</w:t>
            </w:r>
          </w:p>
          <w:p w:rsidR="00272CC3" w:rsidRPr="002D713F" w:rsidRDefault="00272CC3" w:rsidP="00272CC3">
            <w:pPr>
              <w:pStyle w:val="CommentText"/>
              <w:ind w:left="554"/>
              <w:rPr>
                <w:rFonts w:cs="Arial"/>
                <w:sz w:val="22"/>
                <w:szCs w:val="22"/>
              </w:rPr>
            </w:pPr>
          </w:p>
          <w:p w:rsidR="00272CC3" w:rsidRPr="002D713F" w:rsidRDefault="00272CC3" w:rsidP="008B4FAB">
            <w:pPr>
              <w:pStyle w:val="CommentText"/>
              <w:numPr>
                <w:ilvl w:val="0"/>
                <w:numId w:val="18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>Model Name</w:t>
            </w:r>
          </w:p>
          <w:p w:rsidR="00AB1D99" w:rsidRPr="00DA4EFC" w:rsidRDefault="00AB1D99" w:rsidP="008B4FAB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  <w:r w:rsidRPr="00DA4EFC">
              <w:rPr>
                <w:rFonts w:cs="Arial"/>
                <w:sz w:val="22"/>
                <w:szCs w:val="22"/>
              </w:rPr>
              <w:t>Takes the Model name of the device as input. Enter model name of the device</w:t>
            </w:r>
            <w:r w:rsidR="00C64164">
              <w:rPr>
                <w:rFonts w:cs="Arial"/>
                <w:sz w:val="22"/>
                <w:szCs w:val="22"/>
              </w:rPr>
              <w:t xml:space="preserve"> to be registered</w:t>
            </w:r>
          </w:p>
          <w:p w:rsidR="005E06D6" w:rsidRPr="002D713F" w:rsidRDefault="005E06D6" w:rsidP="002D2A2D">
            <w:pPr>
              <w:pStyle w:val="CommentText"/>
              <w:ind w:left="702"/>
              <w:rPr>
                <w:rFonts w:cs="Arial"/>
                <w:sz w:val="22"/>
                <w:szCs w:val="22"/>
              </w:rPr>
            </w:pPr>
          </w:p>
          <w:p w:rsidR="00272CC3" w:rsidRPr="002D713F" w:rsidRDefault="00272CC3" w:rsidP="008B4FAB">
            <w:pPr>
              <w:pStyle w:val="CommentText"/>
              <w:numPr>
                <w:ilvl w:val="0"/>
                <w:numId w:val="18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Model Number </w:t>
            </w:r>
          </w:p>
          <w:p w:rsidR="00AB1D99" w:rsidRPr="00DA4EFC" w:rsidRDefault="00AB1D99" w:rsidP="008B4FAB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  <w:r w:rsidRPr="00DA4EFC">
              <w:rPr>
                <w:rFonts w:cs="Arial"/>
                <w:sz w:val="22"/>
                <w:szCs w:val="22"/>
              </w:rPr>
              <w:t xml:space="preserve">Takes the Model name of the device as input. </w:t>
            </w:r>
            <w:r w:rsidR="00C64164">
              <w:rPr>
                <w:rFonts w:cs="Arial"/>
                <w:sz w:val="22"/>
                <w:szCs w:val="22"/>
              </w:rPr>
              <w:t>Enter model name of the device to be registered</w:t>
            </w:r>
          </w:p>
          <w:p w:rsidR="00272CC3" w:rsidRPr="002D713F" w:rsidRDefault="002D2A2D" w:rsidP="002D2A2D">
            <w:pPr>
              <w:pStyle w:val="CommentText"/>
              <w:ind w:left="70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 </w:t>
            </w:r>
          </w:p>
          <w:p w:rsidR="00272CC3" w:rsidRPr="002D713F" w:rsidRDefault="00272CC3" w:rsidP="008B4FAB">
            <w:pPr>
              <w:pStyle w:val="CommentText"/>
              <w:numPr>
                <w:ilvl w:val="0"/>
                <w:numId w:val="18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Device Type </w:t>
            </w:r>
          </w:p>
          <w:p w:rsidR="00272CC3" w:rsidRDefault="005E06D6" w:rsidP="008B4FAB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Allows user </w:t>
            </w:r>
            <w:r w:rsidR="00395BC2" w:rsidRPr="002D713F">
              <w:rPr>
                <w:rFonts w:cs="Arial"/>
                <w:sz w:val="22"/>
                <w:szCs w:val="22"/>
              </w:rPr>
              <w:t>to select</w:t>
            </w:r>
            <w:r>
              <w:rPr>
                <w:rFonts w:cs="Arial"/>
                <w:sz w:val="22"/>
                <w:szCs w:val="22"/>
              </w:rPr>
              <w:t xml:space="preserve"> the t</w:t>
            </w:r>
            <w:r w:rsidR="002D2A2D">
              <w:rPr>
                <w:rFonts w:cs="Arial"/>
                <w:sz w:val="22"/>
                <w:szCs w:val="22"/>
              </w:rPr>
              <w:t>ype</w:t>
            </w:r>
            <w:r>
              <w:rPr>
                <w:rFonts w:cs="Arial"/>
                <w:sz w:val="22"/>
                <w:szCs w:val="22"/>
              </w:rPr>
              <w:t xml:space="preserve"> </w:t>
            </w:r>
            <w:r w:rsidRPr="002D713F">
              <w:rPr>
                <w:rFonts w:cs="Arial"/>
                <w:sz w:val="22"/>
                <w:szCs w:val="22"/>
              </w:rPr>
              <w:t>(i.e. smart phone, tablet</w:t>
            </w:r>
            <w:r>
              <w:rPr>
                <w:rFonts w:cs="Arial"/>
                <w:sz w:val="22"/>
                <w:szCs w:val="22"/>
              </w:rPr>
              <w:t>, dongle, router, Feature phone etc.)</w:t>
            </w:r>
            <w:r w:rsidRPr="002D713F">
              <w:rPr>
                <w:rFonts w:cs="Arial"/>
                <w:sz w:val="22"/>
                <w:szCs w:val="22"/>
              </w:rPr>
              <w:t xml:space="preserve"> </w:t>
            </w:r>
            <w:r w:rsidR="002D2A2D">
              <w:rPr>
                <w:rFonts w:cs="Arial"/>
                <w:sz w:val="22"/>
                <w:szCs w:val="22"/>
              </w:rPr>
              <w:t xml:space="preserve"> o</w:t>
            </w:r>
            <w:r w:rsidR="00272CC3" w:rsidRPr="002D713F">
              <w:rPr>
                <w:rFonts w:cs="Arial"/>
                <w:sz w:val="22"/>
                <w:szCs w:val="22"/>
              </w:rPr>
              <w:t>f the device</w:t>
            </w:r>
            <w:r>
              <w:rPr>
                <w:rFonts w:cs="Arial"/>
                <w:sz w:val="22"/>
                <w:szCs w:val="22"/>
              </w:rPr>
              <w:t xml:space="preserve"> from the drop-down menu </w:t>
            </w:r>
            <w:r w:rsidR="00272CC3" w:rsidRPr="002D713F">
              <w:rPr>
                <w:rFonts w:cs="Arial"/>
                <w:sz w:val="22"/>
                <w:szCs w:val="22"/>
              </w:rPr>
              <w:t xml:space="preserve"> </w:t>
            </w:r>
          </w:p>
          <w:p w:rsidR="005E06D6" w:rsidRPr="002D713F" w:rsidRDefault="005E06D6" w:rsidP="002D2A2D">
            <w:pPr>
              <w:pStyle w:val="CommentText"/>
              <w:ind w:left="702"/>
              <w:rPr>
                <w:rFonts w:cs="Arial"/>
                <w:sz w:val="22"/>
                <w:szCs w:val="22"/>
              </w:rPr>
            </w:pPr>
          </w:p>
          <w:p w:rsidR="00272CC3" w:rsidRPr="002D713F" w:rsidRDefault="00272CC3" w:rsidP="008B4FAB">
            <w:pPr>
              <w:pStyle w:val="CommentText"/>
              <w:numPr>
                <w:ilvl w:val="0"/>
                <w:numId w:val="18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Operating System </w:t>
            </w:r>
          </w:p>
          <w:p w:rsidR="00272CC3" w:rsidRDefault="005E06D6" w:rsidP="008B4FAB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Takes the </w:t>
            </w:r>
            <w:r w:rsidR="00272CC3" w:rsidRPr="002D713F">
              <w:rPr>
                <w:rFonts w:cs="Arial"/>
                <w:sz w:val="22"/>
                <w:szCs w:val="22"/>
              </w:rPr>
              <w:t xml:space="preserve">operating </w:t>
            </w:r>
            <w:r w:rsidR="00AB1D99" w:rsidRPr="002D713F">
              <w:rPr>
                <w:rFonts w:cs="Arial"/>
                <w:sz w:val="22"/>
                <w:szCs w:val="22"/>
              </w:rPr>
              <w:t>system (</w:t>
            </w:r>
            <w:r w:rsidRPr="002D713F">
              <w:rPr>
                <w:rFonts w:cs="Arial"/>
                <w:sz w:val="22"/>
                <w:szCs w:val="22"/>
              </w:rPr>
              <w:t>i.e. android, IOS)</w:t>
            </w:r>
            <w:r>
              <w:rPr>
                <w:rFonts w:cs="Arial"/>
                <w:sz w:val="22"/>
                <w:szCs w:val="22"/>
              </w:rPr>
              <w:t xml:space="preserve"> of the device as input</w:t>
            </w:r>
            <w:r w:rsidR="00AB1D99">
              <w:rPr>
                <w:rFonts w:cs="Arial"/>
                <w:sz w:val="22"/>
                <w:szCs w:val="22"/>
              </w:rPr>
              <w:t>. Enter the operating system</w:t>
            </w:r>
            <w:r w:rsidR="008B4FAB">
              <w:rPr>
                <w:rFonts w:cs="Arial"/>
                <w:sz w:val="22"/>
                <w:szCs w:val="22"/>
              </w:rPr>
              <w:t xml:space="preserve"> </w:t>
            </w:r>
            <w:r w:rsidR="00AB1D99">
              <w:rPr>
                <w:rFonts w:cs="Arial"/>
                <w:sz w:val="22"/>
                <w:szCs w:val="22"/>
              </w:rPr>
              <w:t xml:space="preserve">of the device </w:t>
            </w:r>
            <w:r w:rsidR="008B4FAB">
              <w:rPr>
                <w:rFonts w:cs="Arial"/>
                <w:sz w:val="22"/>
                <w:szCs w:val="22"/>
              </w:rPr>
              <w:t xml:space="preserve"> to be registered</w:t>
            </w:r>
          </w:p>
          <w:p w:rsidR="005E06D6" w:rsidRPr="002D713F" w:rsidRDefault="005E06D6" w:rsidP="005E06D6">
            <w:pPr>
              <w:pStyle w:val="CommentText"/>
              <w:ind w:left="792"/>
              <w:rPr>
                <w:rFonts w:cs="Arial"/>
                <w:sz w:val="22"/>
                <w:szCs w:val="22"/>
              </w:rPr>
            </w:pPr>
          </w:p>
          <w:p w:rsidR="00272CC3" w:rsidRPr="002D713F" w:rsidRDefault="00272CC3" w:rsidP="008B4FAB">
            <w:pPr>
              <w:pStyle w:val="CommentText"/>
              <w:numPr>
                <w:ilvl w:val="0"/>
                <w:numId w:val="18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Radio Access Technology </w:t>
            </w:r>
          </w:p>
          <w:p w:rsidR="00272CC3" w:rsidRPr="002D713F" w:rsidRDefault="005E06D6" w:rsidP="008B4FAB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Allows user</w:t>
            </w:r>
            <w:r w:rsidR="00272CC3" w:rsidRPr="002D713F">
              <w:rPr>
                <w:rFonts w:cs="Arial"/>
                <w:sz w:val="22"/>
                <w:szCs w:val="22"/>
              </w:rPr>
              <w:t xml:space="preserve"> to s</w:t>
            </w:r>
            <w:r w:rsidR="007109B9">
              <w:rPr>
                <w:rFonts w:cs="Arial"/>
                <w:sz w:val="22"/>
                <w:szCs w:val="22"/>
              </w:rPr>
              <w:t xml:space="preserve">elect the radio based technologies </w:t>
            </w:r>
            <w:r w:rsidR="00BC2EC7">
              <w:rPr>
                <w:rFonts w:cs="Arial"/>
                <w:sz w:val="22"/>
                <w:szCs w:val="22"/>
              </w:rPr>
              <w:t>i.e. 2G, 3G, 4G</w:t>
            </w:r>
            <w:r w:rsidR="00272CC3" w:rsidRPr="002D713F">
              <w:rPr>
                <w:rFonts w:cs="Arial"/>
                <w:sz w:val="22"/>
                <w:szCs w:val="22"/>
              </w:rPr>
              <w:t xml:space="preserve"> that your device supports </w:t>
            </w:r>
          </w:p>
          <w:p w:rsidR="00272CC3" w:rsidRPr="002D713F" w:rsidRDefault="00272CC3" w:rsidP="00272CC3">
            <w:pPr>
              <w:pStyle w:val="CommentText"/>
              <w:ind w:left="554"/>
              <w:rPr>
                <w:rFonts w:cs="Arial"/>
                <w:sz w:val="22"/>
                <w:szCs w:val="22"/>
              </w:rPr>
            </w:pPr>
          </w:p>
        </w:tc>
      </w:tr>
      <w:tr w:rsidR="00C11533" w:rsidRPr="002D713F" w:rsidTr="002D713F">
        <w:trPr>
          <w:jc w:val="center"/>
        </w:trPr>
        <w:tc>
          <w:tcPr>
            <w:tcW w:w="2515" w:type="dxa"/>
          </w:tcPr>
          <w:p w:rsidR="00C11533" w:rsidRPr="002D713F" w:rsidRDefault="00C11533" w:rsidP="00867963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lastRenderedPageBreak/>
              <w:t xml:space="preserve">Approval Documents </w:t>
            </w:r>
          </w:p>
        </w:tc>
        <w:tc>
          <w:tcPr>
            <w:tcW w:w="6948" w:type="dxa"/>
          </w:tcPr>
          <w:p w:rsidR="005E06D6" w:rsidRDefault="005E06D6" w:rsidP="00D83CC9">
            <w:pPr>
              <w:pStyle w:val="CommentText"/>
              <w:numPr>
                <w:ilvl w:val="0"/>
                <w:numId w:val="18"/>
              </w:numPr>
              <w:ind w:left="342" w:hanging="27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Takes three types of document of the device as input </w:t>
            </w:r>
          </w:p>
          <w:p w:rsidR="00272CC3" w:rsidRPr="002D713F" w:rsidRDefault="00272CC3" w:rsidP="00D83CC9">
            <w:pPr>
              <w:pStyle w:val="CommentText"/>
              <w:numPr>
                <w:ilvl w:val="0"/>
                <w:numId w:val="18"/>
              </w:numPr>
              <w:ind w:left="61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Shipment Document </w:t>
            </w:r>
          </w:p>
          <w:p w:rsidR="00272CC3" w:rsidRPr="002D713F" w:rsidRDefault="00272CC3" w:rsidP="00D83CC9">
            <w:pPr>
              <w:pStyle w:val="CommentText"/>
              <w:numPr>
                <w:ilvl w:val="0"/>
                <w:numId w:val="18"/>
              </w:numPr>
              <w:ind w:left="61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Authorization Document </w:t>
            </w:r>
          </w:p>
          <w:p w:rsidR="00272CC3" w:rsidRPr="002D713F" w:rsidRDefault="00272CC3" w:rsidP="00D83CC9">
            <w:pPr>
              <w:pStyle w:val="CommentText"/>
              <w:numPr>
                <w:ilvl w:val="0"/>
                <w:numId w:val="18"/>
              </w:numPr>
              <w:ind w:left="61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Certificate Document</w:t>
            </w:r>
          </w:p>
          <w:p w:rsidR="00272CC3" w:rsidRPr="002D713F" w:rsidRDefault="00272CC3" w:rsidP="00272CC3">
            <w:pPr>
              <w:pStyle w:val="CommentText"/>
              <w:ind w:left="554"/>
              <w:rPr>
                <w:rFonts w:cs="Arial"/>
                <w:sz w:val="22"/>
                <w:szCs w:val="22"/>
              </w:rPr>
            </w:pPr>
          </w:p>
        </w:tc>
      </w:tr>
      <w:tr w:rsidR="00C11533" w:rsidRPr="002D713F" w:rsidTr="002D713F">
        <w:trPr>
          <w:jc w:val="center"/>
        </w:trPr>
        <w:tc>
          <w:tcPr>
            <w:tcW w:w="2515" w:type="dxa"/>
          </w:tcPr>
          <w:p w:rsidR="00C11533" w:rsidRPr="002D713F" w:rsidRDefault="00C11533" w:rsidP="00867963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Search Requests </w:t>
            </w:r>
          </w:p>
        </w:tc>
        <w:tc>
          <w:tcPr>
            <w:tcW w:w="6948" w:type="dxa"/>
          </w:tcPr>
          <w:p w:rsidR="00395BC2" w:rsidRPr="002D713F" w:rsidRDefault="00C222E8" w:rsidP="00700E63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95BC2" w:rsidRPr="002D713F">
              <w:rPr>
                <w:rFonts w:ascii="Arial" w:hAnsi="Arial" w:cs="Arial"/>
                <w:sz w:val="22"/>
                <w:szCs w:val="22"/>
              </w:rPr>
              <w:t xml:space="preserve">Allows user to search a particular request by applying different filters i.e. </w:t>
            </w:r>
            <w:r w:rsidR="005E06D6">
              <w:rPr>
                <w:rFonts w:ascii="Arial" w:hAnsi="Arial" w:cs="Arial"/>
                <w:sz w:val="22"/>
                <w:szCs w:val="22"/>
              </w:rPr>
              <w:t>request ID</w:t>
            </w:r>
            <w:r w:rsidR="00395BC2" w:rsidRPr="002D713F">
              <w:rPr>
                <w:rFonts w:ascii="Arial" w:hAnsi="Arial" w:cs="Arial"/>
                <w:sz w:val="22"/>
                <w:szCs w:val="22"/>
              </w:rPr>
              <w:t>,</w:t>
            </w:r>
            <w:r w:rsidR="005E06D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95BC2" w:rsidRPr="002D713F">
              <w:rPr>
                <w:rFonts w:ascii="Arial" w:hAnsi="Arial" w:cs="Arial"/>
                <w:sz w:val="22"/>
                <w:szCs w:val="22"/>
              </w:rPr>
              <w:t>request s</w:t>
            </w:r>
            <w:r w:rsidR="005E06D6">
              <w:rPr>
                <w:rFonts w:ascii="Arial" w:hAnsi="Arial" w:cs="Arial"/>
                <w:sz w:val="22"/>
                <w:szCs w:val="22"/>
              </w:rPr>
              <w:t>tatus</w:t>
            </w:r>
            <w:r w:rsidR="00395BC2" w:rsidRPr="002D713F">
              <w:rPr>
                <w:rFonts w:ascii="Arial" w:hAnsi="Arial" w:cs="Arial"/>
                <w:sz w:val="22"/>
                <w:szCs w:val="22"/>
              </w:rPr>
              <w:t>,</w:t>
            </w:r>
            <w:r w:rsidR="005E06D6">
              <w:rPr>
                <w:rFonts w:ascii="Arial" w:hAnsi="Arial" w:cs="Arial"/>
                <w:sz w:val="22"/>
                <w:szCs w:val="22"/>
              </w:rPr>
              <w:t xml:space="preserve"> device IMEI, </w:t>
            </w:r>
            <w:r w:rsidR="00395BC2" w:rsidRPr="002D713F">
              <w:rPr>
                <w:rFonts w:ascii="Arial" w:hAnsi="Arial" w:cs="Arial"/>
                <w:sz w:val="22"/>
                <w:szCs w:val="22"/>
              </w:rPr>
              <w:t>create date, last updated, brand, model name, model number, device type, operating system, technologies, device cou</w:t>
            </w:r>
            <w:r w:rsidR="005E06D6">
              <w:rPr>
                <w:rFonts w:ascii="Arial" w:hAnsi="Arial" w:cs="Arial"/>
                <w:sz w:val="22"/>
                <w:szCs w:val="22"/>
              </w:rPr>
              <w:t>nt</w:t>
            </w:r>
            <w:r w:rsidR="00395BC2" w:rsidRPr="002D713F">
              <w:rPr>
                <w:rFonts w:ascii="Arial" w:hAnsi="Arial" w:cs="Arial"/>
                <w:sz w:val="22"/>
                <w:szCs w:val="22"/>
              </w:rPr>
              <w:t xml:space="preserve">, number of IMEIs per device, manufacturing location </w:t>
            </w:r>
          </w:p>
          <w:p w:rsidR="00C11533" w:rsidRPr="002D713F" w:rsidRDefault="00C11533" w:rsidP="00E92F92">
            <w:pPr>
              <w:pStyle w:val="CommentText"/>
              <w:ind w:left="284" w:hanging="270"/>
              <w:rPr>
                <w:rFonts w:cs="Arial"/>
                <w:sz w:val="22"/>
                <w:szCs w:val="22"/>
              </w:rPr>
            </w:pPr>
          </w:p>
        </w:tc>
      </w:tr>
      <w:tr w:rsidR="0032685B" w:rsidRPr="002D713F" w:rsidTr="002D713F">
        <w:trPr>
          <w:jc w:val="center"/>
        </w:trPr>
        <w:tc>
          <w:tcPr>
            <w:tcW w:w="2515" w:type="dxa"/>
          </w:tcPr>
          <w:p w:rsidR="0032685B" w:rsidRPr="002D713F" w:rsidRDefault="0032685B" w:rsidP="00867963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Request Status</w:t>
            </w:r>
          </w:p>
        </w:tc>
        <w:tc>
          <w:tcPr>
            <w:tcW w:w="6948" w:type="dxa"/>
          </w:tcPr>
          <w:p w:rsidR="0032685B" w:rsidRDefault="0032685B" w:rsidP="00700E63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New Request</w:t>
            </w:r>
          </w:p>
          <w:p w:rsidR="0032685B" w:rsidRDefault="00575596" w:rsidP="00700E6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Add/</w:t>
            </w:r>
            <w:r w:rsidR="0032685B">
              <w:rPr>
                <w:rFonts w:ascii="Arial" w:hAnsi="Arial" w:cs="Arial"/>
                <w:sz w:val="22"/>
                <w:szCs w:val="22"/>
              </w:rPr>
              <w:t xml:space="preserve">Verify the details of the device model </w:t>
            </w:r>
          </w:p>
          <w:p w:rsidR="00700E63" w:rsidRPr="00EA31B4" w:rsidRDefault="00700E63" w:rsidP="00700E6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  <w:p w:rsidR="0032685B" w:rsidRDefault="0032685B" w:rsidP="00700E63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Awaiting Documents</w:t>
            </w:r>
          </w:p>
          <w:p w:rsidR="00700E63" w:rsidRDefault="0032685B" w:rsidP="00700E6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</w:t>
            </w:r>
            <w:r w:rsidRPr="006B312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is </w:t>
            </w:r>
            <w:r w:rsidRPr="006B312C">
              <w:rPr>
                <w:rFonts w:ascii="Arial" w:hAnsi="Arial" w:cs="Arial"/>
                <w:sz w:val="22"/>
                <w:szCs w:val="22"/>
              </w:rPr>
              <w:t xml:space="preserve">still awaited for approval documents </w:t>
            </w:r>
            <w:r w:rsidR="00575596">
              <w:rPr>
                <w:rFonts w:ascii="Arial" w:hAnsi="Arial" w:cs="Arial"/>
                <w:sz w:val="22"/>
                <w:szCs w:val="22"/>
              </w:rPr>
              <w:t xml:space="preserve">to </w:t>
            </w:r>
            <w:r>
              <w:rPr>
                <w:rFonts w:ascii="Arial" w:hAnsi="Arial" w:cs="Arial"/>
                <w:sz w:val="22"/>
                <w:szCs w:val="22"/>
              </w:rPr>
              <w:t xml:space="preserve">upload </w:t>
            </w:r>
          </w:p>
          <w:p w:rsidR="00700E63" w:rsidRPr="006B312C" w:rsidRDefault="00700E63" w:rsidP="00700E6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  <w:p w:rsidR="0032685B" w:rsidRPr="000F292B" w:rsidRDefault="0032685B" w:rsidP="00700E63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 xml:space="preserve">Pending Review </w:t>
            </w:r>
          </w:p>
          <w:p w:rsidR="0032685B" w:rsidRDefault="0032685B" w:rsidP="00700E63">
            <w:pPr>
              <w:pStyle w:val="NormalWeb"/>
              <w:spacing w:before="0" w:beforeAutospacing="0" w:after="0" w:afterAutospacing="0" w:line="480" w:lineRule="auto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 is not yet assigned to any authorized entity</w:t>
            </w:r>
          </w:p>
          <w:p w:rsidR="0032685B" w:rsidRDefault="0032685B" w:rsidP="00700E63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In Review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:rsidR="0032685B" w:rsidRDefault="0032685B" w:rsidP="00700E63">
            <w:pPr>
              <w:pStyle w:val="NormalWeb"/>
              <w:spacing w:before="0" w:beforeAutospacing="0" w:after="0" w:afterAutospacing="0" w:line="480" w:lineRule="auto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Request has assigned to authorized entity </w:t>
            </w:r>
          </w:p>
          <w:p w:rsidR="0032685B" w:rsidRPr="000F292B" w:rsidRDefault="0032685B" w:rsidP="00700E63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Information Requested</w:t>
            </w:r>
          </w:p>
          <w:p w:rsidR="0032685B" w:rsidRDefault="0032685B" w:rsidP="00700E63">
            <w:pPr>
              <w:pStyle w:val="NormalWeb"/>
              <w:spacing w:before="0" w:beforeAutospacing="0" w:after="0" w:afterAutospacing="0" w:line="480" w:lineRule="auto"/>
              <w:ind w:left="43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Request has some missing information </w:t>
            </w:r>
          </w:p>
          <w:p w:rsidR="0032685B" w:rsidRPr="000F292B" w:rsidRDefault="0032685B" w:rsidP="00700E63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 xml:space="preserve">Approved </w:t>
            </w:r>
          </w:p>
          <w:p w:rsidR="0032685B" w:rsidRDefault="0032685B" w:rsidP="00700E63">
            <w:pPr>
              <w:pStyle w:val="NormalWeb"/>
              <w:spacing w:before="0" w:beforeAutospacing="0" w:after="0" w:afterAutospacing="0" w:line="480" w:lineRule="auto"/>
              <w:ind w:left="43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 has</w:t>
            </w:r>
            <w:r w:rsidR="00EA6C4A">
              <w:rPr>
                <w:rFonts w:ascii="Arial" w:hAnsi="Arial" w:cs="Arial"/>
                <w:sz w:val="22"/>
                <w:szCs w:val="22"/>
              </w:rPr>
              <w:t xml:space="preserve"> been</w:t>
            </w:r>
            <w:r>
              <w:rPr>
                <w:rFonts w:ascii="Arial" w:hAnsi="Arial" w:cs="Arial"/>
                <w:sz w:val="22"/>
                <w:szCs w:val="22"/>
              </w:rPr>
              <w:t xml:space="preserve"> approved by authorized entity </w:t>
            </w:r>
          </w:p>
          <w:p w:rsidR="0032685B" w:rsidRPr="000F292B" w:rsidRDefault="0032685B" w:rsidP="00700E63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 xml:space="preserve">Rejected </w:t>
            </w:r>
          </w:p>
          <w:p w:rsidR="00700E63" w:rsidRDefault="0032685B" w:rsidP="00700E6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 has</w:t>
            </w:r>
            <w:r w:rsidR="00EA6C4A">
              <w:rPr>
                <w:rFonts w:ascii="Arial" w:hAnsi="Arial" w:cs="Arial"/>
                <w:sz w:val="22"/>
                <w:szCs w:val="22"/>
              </w:rPr>
              <w:t xml:space="preserve"> been</w:t>
            </w:r>
            <w:r>
              <w:rPr>
                <w:rFonts w:ascii="Arial" w:hAnsi="Arial" w:cs="Arial"/>
                <w:sz w:val="22"/>
                <w:szCs w:val="22"/>
              </w:rPr>
              <w:t xml:space="preserve"> rejected by authorized entity due to invalid information </w:t>
            </w:r>
          </w:p>
          <w:p w:rsidR="0032685B" w:rsidRDefault="0032685B" w:rsidP="00700E6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:rsidR="0032685B" w:rsidRPr="0076773D" w:rsidRDefault="0032685B" w:rsidP="00700E63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76773D">
              <w:rPr>
                <w:rFonts w:ascii="Arial" w:hAnsi="Arial" w:cs="Arial"/>
                <w:b/>
                <w:sz w:val="22"/>
                <w:szCs w:val="22"/>
              </w:rPr>
              <w:t>Closed</w:t>
            </w:r>
          </w:p>
          <w:p w:rsidR="0032685B" w:rsidRDefault="0032685B" w:rsidP="00700E63">
            <w:pPr>
              <w:pStyle w:val="NormalWeb"/>
              <w:spacing w:before="0" w:beforeAutospacing="0" w:after="0" w:afterAutospacing="0" w:line="360" w:lineRule="auto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 has</w:t>
            </w:r>
            <w:r w:rsidR="00EA6C4A">
              <w:rPr>
                <w:rFonts w:ascii="Arial" w:hAnsi="Arial" w:cs="Arial"/>
                <w:sz w:val="22"/>
                <w:szCs w:val="22"/>
              </w:rPr>
              <w:t xml:space="preserve"> been</w:t>
            </w:r>
            <w:r>
              <w:rPr>
                <w:rFonts w:ascii="Arial" w:hAnsi="Arial" w:cs="Arial"/>
                <w:sz w:val="22"/>
                <w:szCs w:val="22"/>
              </w:rPr>
              <w:t xml:space="preserve"> closed by the user </w:t>
            </w:r>
          </w:p>
          <w:p w:rsidR="0032685B" w:rsidRPr="002D713F" w:rsidRDefault="0032685B" w:rsidP="00575596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0D4051" w:rsidRDefault="000D4051" w:rsidP="000D4051"/>
    <w:p w:rsidR="005E06D6" w:rsidRDefault="005E06D6" w:rsidP="000D4051"/>
    <w:p w:rsidR="00575596" w:rsidRDefault="00575596" w:rsidP="000D4051"/>
    <w:p w:rsidR="00575596" w:rsidRDefault="00575596" w:rsidP="000D4051"/>
    <w:p w:rsidR="00575596" w:rsidRDefault="00575596" w:rsidP="000D4051"/>
    <w:p w:rsidR="006D152D" w:rsidRPr="006D152D" w:rsidRDefault="006D152D" w:rsidP="006D152D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22" w:name="_Toc527570782"/>
      <w:r w:rsidRPr="006D152D">
        <w:rPr>
          <w:rFonts w:ascii="Arial" w:hAnsi="Arial" w:cs="Arial"/>
          <w:b/>
          <w:color w:val="auto"/>
          <w:sz w:val="48"/>
          <w:szCs w:val="48"/>
        </w:rPr>
        <w:lastRenderedPageBreak/>
        <w:t>System Navigation</w:t>
      </w:r>
      <w:bookmarkEnd w:id="22"/>
    </w:p>
    <w:p w:rsidR="00C222E8" w:rsidRDefault="00C222E8" w:rsidP="00FC68AD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23" w:name="_Toc527570783"/>
      <w:r w:rsidRPr="00A77C77">
        <w:rPr>
          <w:rFonts w:ascii="Arial" w:hAnsi="Arial" w:cs="Arial"/>
          <w:b/>
          <w:color w:val="auto"/>
        </w:rPr>
        <w:t>Login</w:t>
      </w:r>
      <w:r w:rsidR="00F75760" w:rsidRPr="00A77C77">
        <w:rPr>
          <w:rFonts w:ascii="Arial" w:hAnsi="Arial" w:cs="Arial"/>
          <w:b/>
          <w:color w:val="auto"/>
        </w:rPr>
        <w:t xml:space="preserve"> </w:t>
      </w:r>
      <w:r w:rsidRPr="00A77C77">
        <w:rPr>
          <w:rFonts w:ascii="Arial" w:hAnsi="Arial" w:cs="Arial"/>
          <w:b/>
          <w:color w:val="auto"/>
        </w:rPr>
        <w:t>Screen</w:t>
      </w:r>
      <w:bookmarkEnd w:id="23"/>
      <w:r w:rsidRPr="00A77C77">
        <w:rPr>
          <w:rFonts w:ascii="Arial" w:hAnsi="Arial" w:cs="Arial"/>
          <w:b/>
          <w:color w:val="auto"/>
        </w:rPr>
        <w:t xml:space="preserve"> </w:t>
      </w:r>
    </w:p>
    <w:p w:rsidR="00BC2EC7" w:rsidRPr="00BC2EC7" w:rsidRDefault="00BC2EC7" w:rsidP="00BC2EC7">
      <w:pPr>
        <w:spacing w:after="0"/>
      </w:pPr>
    </w:p>
    <w:p w:rsidR="00C222E8" w:rsidRPr="00F75760" w:rsidRDefault="00C222E8" w:rsidP="00AB1D99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ind w:left="27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F75760">
        <w:rPr>
          <w:rStyle w:val="Strong"/>
          <w:rFonts w:ascii="Arial" w:eastAsiaTheme="majorEastAsia" w:hAnsi="Arial" w:cs="Arial"/>
          <w:b w:val="0"/>
          <w:sz w:val="22"/>
          <w:szCs w:val="22"/>
        </w:rPr>
        <w:t>Enter your credentials i.e. Username and Password.</w:t>
      </w:r>
    </w:p>
    <w:p w:rsidR="00C222E8" w:rsidRDefault="00C222E8" w:rsidP="00AB1D99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ind w:left="27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F75760">
        <w:rPr>
          <w:rStyle w:val="Strong"/>
          <w:rFonts w:ascii="Arial" w:eastAsiaTheme="majorEastAsia" w:hAnsi="Arial" w:cs="Arial"/>
          <w:b w:val="0"/>
          <w:sz w:val="22"/>
          <w:szCs w:val="22"/>
        </w:rPr>
        <w:t>Click on the “Log in” button</w:t>
      </w:r>
    </w:p>
    <w:p w:rsidR="0040635B" w:rsidRPr="00F75760" w:rsidRDefault="0040635B" w:rsidP="0040635B">
      <w:pPr>
        <w:pStyle w:val="NormalWeb"/>
        <w:spacing w:before="0" w:beforeAutospacing="0" w:after="0" w:afterAutospacing="0" w:line="276" w:lineRule="auto"/>
        <w:ind w:left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</w:p>
    <w:p w:rsidR="00362B63" w:rsidRDefault="00F75760" w:rsidP="00362B63">
      <w:pPr>
        <w:pStyle w:val="NormalWeb"/>
        <w:keepNext/>
        <w:spacing w:before="0" w:beforeAutospacing="0" w:after="0" w:afterAutospacing="0" w:line="276" w:lineRule="auto"/>
        <w:ind w:left="-810" w:hanging="450"/>
      </w:pPr>
      <w:ins w:id="24" w:author="momna ali" w:date="2018-10-08T12:07:00Z">
        <w:r w:rsidRPr="00CD5E2B">
          <w:rPr>
            <w:rFonts w:asciiTheme="minorHAnsi" w:eastAsiaTheme="minorEastAsia" w:hAnsiTheme="minorHAnsi"/>
            <w:noProof/>
            <w:sz w:val="22"/>
            <w:szCs w:val="22"/>
          </w:rPr>
          <w:drawing>
            <wp:inline distT="0" distB="0" distL="0" distR="0" wp14:anchorId="2E8BDD40" wp14:editId="46B3BCC9">
              <wp:extent cx="7096125" cy="2946032"/>
              <wp:effectExtent l="152400" t="152400" r="352425" b="368935"/>
              <wp:docPr id="32" name="Picture 32" descr="C:\Users\Momna Ali Shah\Desktop\lsds\120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Momna Ali Shah\Desktop\lsds\120.jpg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13266" cy="2953148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ins>
    </w:p>
    <w:p w:rsidR="00C222E8" w:rsidRPr="00362B63" w:rsidRDefault="00362B63" w:rsidP="00BC2EC7">
      <w:pPr>
        <w:pStyle w:val="T-TableTitle"/>
        <w:spacing w:before="0"/>
        <w:ind w:left="3240"/>
        <w:rPr>
          <w:rStyle w:val="Strong"/>
          <w:rFonts w:eastAsiaTheme="majorEastAsia"/>
          <w:b/>
          <w:szCs w:val="22"/>
        </w:rPr>
      </w:pPr>
      <w:bookmarkStart w:id="25" w:name="_Toc527470043"/>
      <w:r w:rsidRPr="00362B63">
        <w:t xml:space="preserve">Figure </w:t>
      </w:r>
      <w:r w:rsidRPr="00362B63">
        <w:fldChar w:fldCharType="begin"/>
      </w:r>
      <w:r w:rsidRPr="00362B63">
        <w:instrText xml:space="preserve"> SEQ Figure \* ARABIC </w:instrText>
      </w:r>
      <w:r w:rsidRPr="00362B63">
        <w:fldChar w:fldCharType="separate"/>
      </w:r>
      <w:r w:rsidR="00C825AE">
        <w:rPr>
          <w:noProof/>
        </w:rPr>
        <w:t>1</w:t>
      </w:r>
      <w:r w:rsidRPr="00362B63">
        <w:fldChar w:fldCharType="end"/>
      </w:r>
      <w:r w:rsidRPr="00362B63">
        <w:t>-Login Screen</w:t>
      </w:r>
      <w:bookmarkEnd w:id="25"/>
    </w:p>
    <w:p w:rsidR="00C222E8" w:rsidRDefault="00C222E8" w:rsidP="00C222E8"/>
    <w:p w:rsidR="00C222E8" w:rsidRDefault="00C222E8" w:rsidP="00C222E8"/>
    <w:p w:rsidR="00C222E8" w:rsidRDefault="00C222E8" w:rsidP="00C222E8"/>
    <w:p w:rsidR="00575596" w:rsidRDefault="00575596" w:rsidP="00C222E8"/>
    <w:p w:rsidR="00575596" w:rsidRDefault="00575596" w:rsidP="00C222E8"/>
    <w:p w:rsidR="00575596" w:rsidRDefault="00575596" w:rsidP="00C222E8"/>
    <w:p w:rsidR="00575596" w:rsidRDefault="00575596" w:rsidP="00C222E8"/>
    <w:p w:rsidR="00575596" w:rsidRDefault="00575596" w:rsidP="00C222E8"/>
    <w:p w:rsidR="00C222E8" w:rsidRPr="00C222E8" w:rsidRDefault="00C222E8" w:rsidP="00C222E8"/>
    <w:p w:rsidR="00C222E8" w:rsidRPr="006B3CD3" w:rsidRDefault="00A77C77" w:rsidP="00A77C77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  <w:sz w:val="24"/>
          <w:szCs w:val="24"/>
        </w:rPr>
      </w:pPr>
      <w:bookmarkStart w:id="26" w:name="_Toc526454743"/>
      <w:bookmarkStart w:id="27" w:name="_Toc527570784"/>
      <w:r>
        <w:rPr>
          <w:rFonts w:ascii="Arial" w:hAnsi="Arial" w:cs="Arial"/>
          <w:b/>
          <w:color w:val="auto"/>
        </w:rPr>
        <w:lastRenderedPageBreak/>
        <w:t xml:space="preserve">Dashboard </w:t>
      </w:r>
      <w:r w:rsidR="00C222E8" w:rsidRPr="00AC5715">
        <w:rPr>
          <w:rFonts w:ascii="Arial" w:hAnsi="Arial" w:cs="Arial"/>
          <w:b/>
          <w:color w:val="auto"/>
        </w:rPr>
        <w:t>Overview</w:t>
      </w:r>
      <w:bookmarkEnd w:id="26"/>
      <w:bookmarkEnd w:id="27"/>
    </w:p>
    <w:p w:rsidR="00C222E8" w:rsidRPr="00A029D7" w:rsidRDefault="00C222E8" w:rsidP="00A77C77">
      <w:pPr>
        <w:spacing w:before="240" w:line="276" w:lineRule="auto"/>
        <w:ind w:left="270" w:firstLine="90"/>
        <w:rPr>
          <w:rFonts w:ascii="Arial" w:hAnsi="Arial" w:cs="Arial"/>
        </w:rPr>
      </w:pPr>
      <w:r w:rsidRPr="00A029D7">
        <w:rPr>
          <w:rFonts w:ascii="Arial" w:hAnsi="Arial" w:cs="Arial"/>
        </w:rPr>
        <w:t xml:space="preserve">The </w:t>
      </w:r>
      <w:r w:rsidR="00A77C77">
        <w:rPr>
          <w:rFonts w:ascii="Arial" w:hAnsi="Arial" w:cs="Arial"/>
        </w:rPr>
        <w:t xml:space="preserve">dashboard </w:t>
      </w:r>
      <w:r w:rsidRPr="00A029D7">
        <w:rPr>
          <w:rFonts w:ascii="Arial" w:hAnsi="Arial" w:cs="Arial"/>
        </w:rPr>
        <w:t>screen is divided into following section</w:t>
      </w:r>
      <w:r w:rsidR="00104142">
        <w:rPr>
          <w:rFonts w:ascii="Arial" w:hAnsi="Arial" w:cs="Arial"/>
        </w:rPr>
        <w:t>s</w:t>
      </w:r>
      <w:r w:rsidRPr="00A029D7">
        <w:rPr>
          <w:rFonts w:ascii="Arial" w:hAnsi="Arial" w:cs="Arial"/>
        </w:rPr>
        <w:t xml:space="preserve"> </w:t>
      </w:r>
    </w:p>
    <w:p w:rsidR="00C222E8" w:rsidRPr="00A029D7" w:rsidRDefault="00C222E8" w:rsidP="00C222E8">
      <w:pPr>
        <w:pStyle w:val="ListParagraph"/>
        <w:numPr>
          <w:ilvl w:val="0"/>
          <w:numId w:val="20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Header</w:t>
      </w:r>
      <w:r>
        <w:rPr>
          <w:rFonts w:ascii="Arial" w:eastAsia="Times New Roman" w:hAnsi="Arial" w:cs="Arial"/>
          <w:sz w:val="22"/>
        </w:rPr>
        <w:t xml:space="preserve"> </w:t>
      </w:r>
      <w:r w:rsidR="00A46A19" w:rsidRPr="006A77F4">
        <w:rPr>
          <w:rFonts w:ascii="Arial" w:hAnsi="Arial" w:cs="Arial"/>
          <w:sz w:val="22"/>
        </w:rPr>
        <w:t>section disp</w:t>
      </w:r>
      <w:r w:rsidR="00A46A19">
        <w:rPr>
          <w:rFonts w:ascii="Arial" w:hAnsi="Arial" w:cs="Arial"/>
          <w:sz w:val="22"/>
        </w:rPr>
        <w:t xml:space="preserve">lays the name of the system, name of the </w:t>
      </w:r>
      <w:r w:rsidR="00A46A19" w:rsidRPr="006A77F4">
        <w:rPr>
          <w:rFonts w:ascii="Arial" w:hAnsi="Arial" w:cs="Arial"/>
          <w:sz w:val="22"/>
        </w:rPr>
        <w:t>logged in</w:t>
      </w:r>
      <w:r w:rsidR="00A46A19">
        <w:rPr>
          <w:rFonts w:ascii="Arial" w:hAnsi="Arial" w:cs="Arial"/>
          <w:sz w:val="22"/>
        </w:rPr>
        <w:t xml:space="preserve"> user</w:t>
      </w:r>
      <w:r w:rsidR="00A46A19" w:rsidRPr="006A77F4">
        <w:rPr>
          <w:rFonts w:ascii="Arial" w:hAnsi="Arial" w:cs="Arial"/>
          <w:sz w:val="22"/>
        </w:rPr>
        <w:t xml:space="preserve"> with logout functionality</w:t>
      </w:r>
    </w:p>
    <w:p w:rsidR="00C222E8" w:rsidRPr="00A029D7" w:rsidRDefault="00C222E8" w:rsidP="00C222E8">
      <w:pPr>
        <w:pStyle w:val="ListParagraph"/>
        <w:numPr>
          <w:ilvl w:val="0"/>
          <w:numId w:val="20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Main Navigation Panel</w:t>
      </w:r>
      <w:r w:rsidRPr="00A029D7">
        <w:rPr>
          <w:rFonts w:ascii="Arial" w:eastAsia="Times New Roman" w:hAnsi="Arial" w:cs="Arial"/>
          <w:sz w:val="22"/>
        </w:rPr>
        <w:t xml:space="preserve"> helps user to navigate </w:t>
      </w:r>
      <w:r>
        <w:rPr>
          <w:rFonts w:ascii="Arial" w:eastAsia="Times New Roman" w:hAnsi="Arial" w:cs="Arial"/>
          <w:sz w:val="22"/>
        </w:rPr>
        <w:t>the</w:t>
      </w:r>
      <w:r w:rsidRPr="00A029D7">
        <w:rPr>
          <w:rFonts w:ascii="Arial" w:eastAsia="Times New Roman" w:hAnsi="Arial" w:cs="Arial"/>
          <w:sz w:val="22"/>
        </w:rPr>
        <w:t xml:space="preserve"> system</w:t>
      </w:r>
    </w:p>
    <w:p w:rsidR="00C222E8" w:rsidRPr="00A029D7" w:rsidRDefault="00C222E8" w:rsidP="00C222E8">
      <w:pPr>
        <w:pStyle w:val="ListParagraph"/>
        <w:numPr>
          <w:ilvl w:val="0"/>
          <w:numId w:val="20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Breadcrumbs</w:t>
      </w:r>
      <w:r w:rsidRPr="00A029D7">
        <w:rPr>
          <w:rFonts w:ascii="Arial" w:eastAsia="Times New Roman" w:hAnsi="Arial" w:cs="Arial"/>
          <w:sz w:val="22"/>
        </w:rPr>
        <w:t xml:space="preserve"> is a </w:t>
      </w:r>
      <w:r w:rsidRPr="00A029D7">
        <w:rPr>
          <w:rFonts w:ascii="Arial" w:hAnsi="Arial" w:cs="Arial"/>
          <w:color w:val="222222"/>
          <w:sz w:val="22"/>
          <w:shd w:val="clear" w:color="auto" w:fill="FFFFFF"/>
        </w:rPr>
        <w:t>navigational aid in </w:t>
      </w:r>
      <w:r w:rsidRPr="00A029D7">
        <w:rPr>
          <w:rFonts w:ascii="Arial" w:hAnsi="Arial" w:cs="Arial"/>
          <w:sz w:val="22"/>
          <w:shd w:val="clear" w:color="auto" w:fill="FFFFFF"/>
        </w:rPr>
        <w:t>UI</w:t>
      </w:r>
    </w:p>
    <w:p w:rsidR="00C222E8" w:rsidRPr="00A029D7" w:rsidRDefault="00C222E8" w:rsidP="00C222E8">
      <w:pPr>
        <w:pStyle w:val="ListParagraph"/>
        <w:numPr>
          <w:ilvl w:val="0"/>
          <w:numId w:val="20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>
        <w:rPr>
          <w:rFonts w:ascii="Arial" w:eastAsia="Times New Roman" w:hAnsi="Arial" w:cs="Arial"/>
          <w:b/>
          <w:sz w:val="22"/>
        </w:rPr>
        <w:t xml:space="preserve">Main </w:t>
      </w:r>
      <w:r w:rsidRPr="00A029D7">
        <w:rPr>
          <w:rFonts w:ascii="Arial" w:eastAsia="Times New Roman" w:hAnsi="Arial" w:cs="Arial"/>
          <w:b/>
          <w:sz w:val="22"/>
        </w:rPr>
        <w:t>Content Area</w:t>
      </w:r>
      <w:r>
        <w:rPr>
          <w:rFonts w:ascii="Arial" w:eastAsia="Times New Roman" w:hAnsi="Arial" w:cs="Arial"/>
          <w:b/>
          <w:sz w:val="22"/>
        </w:rPr>
        <w:t xml:space="preserve"> </w:t>
      </w:r>
      <w:r w:rsidRPr="003E4277">
        <w:rPr>
          <w:rFonts w:ascii="Arial" w:eastAsia="Times New Roman" w:hAnsi="Arial" w:cs="Arial"/>
          <w:sz w:val="22"/>
        </w:rPr>
        <w:t>contains all relevant informatio</w:t>
      </w:r>
      <w:r>
        <w:rPr>
          <w:rFonts w:ascii="Arial" w:eastAsia="Times New Roman" w:hAnsi="Arial" w:cs="Arial"/>
          <w:sz w:val="22"/>
        </w:rPr>
        <w:t xml:space="preserve">n related to the </w:t>
      </w:r>
      <w:r w:rsidR="00A46A19">
        <w:rPr>
          <w:rFonts w:ascii="Arial" w:eastAsia="Times New Roman" w:hAnsi="Arial" w:cs="Arial"/>
          <w:sz w:val="22"/>
        </w:rPr>
        <w:t>respective feature/option</w:t>
      </w:r>
    </w:p>
    <w:p w:rsidR="00C222E8" w:rsidRDefault="00C222E8" w:rsidP="00C222E8">
      <w:pPr>
        <w:pStyle w:val="ListParagraph"/>
        <w:numPr>
          <w:ilvl w:val="0"/>
          <w:numId w:val="20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Footer</w:t>
      </w:r>
      <w:r w:rsidRPr="00A029D7">
        <w:rPr>
          <w:rFonts w:ascii="Arial" w:eastAsia="Times New Roman" w:hAnsi="Arial" w:cs="Arial"/>
          <w:sz w:val="22"/>
        </w:rPr>
        <w:t xml:space="preserve"> </w:t>
      </w:r>
      <w:r>
        <w:rPr>
          <w:rFonts w:ascii="Arial" w:eastAsia="Times New Roman" w:hAnsi="Arial" w:cs="Arial"/>
          <w:sz w:val="22"/>
        </w:rPr>
        <w:t xml:space="preserve">contains the version and </w:t>
      </w:r>
      <w:r w:rsidR="00A46A19">
        <w:rPr>
          <w:rFonts w:ascii="Arial" w:eastAsia="Times New Roman" w:hAnsi="Arial" w:cs="Arial"/>
          <w:sz w:val="22"/>
        </w:rPr>
        <w:t xml:space="preserve">copyrights of the system </w:t>
      </w:r>
    </w:p>
    <w:p w:rsidR="00C26ADB" w:rsidRDefault="00C26ADB" w:rsidP="00C26ADB">
      <w:pPr>
        <w:pStyle w:val="ListParagraph"/>
        <w:spacing w:after="0" w:line="276" w:lineRule="auto"/>
        <w:ind w:left="360"/>
        <w:rPr>
          <w:rFonts w:ascii="Arial" w:eastAsia="Times New Roman" w:hAnsi="Arial" w:cs="Arial"/>
          <w:sz w:val="22"/>
        </w:rPr>
      </w:pPr>
    </w:p>
    <w:p w:rsidR="00C26ADB" w:rsidRDefault="00DA35BC" w:rsidP="0042628D">
      <w:pPr>
        <w:pStyle w:val="ListParagraph"/>
        <w:spacing w:after="0" w:line="276" w:lineRule="auto"/>
        <w:ind w:left="-1440" w:right="-1440"/>
        <w:jc w:val="center"/>
        <w:rPr>
          <w:rFonts w:ascii="Arial" w:eastAsia="Times New Roman" w:hAnsi="Arial" w:cs="Arial"/>
          <w:sz w:val="22"/>
        </w:rPr>
      </w:pPr>
      <w:r w:rsidRPr="00DA35BC">
        <w:rPr>
          <w:rFonts w:ascii="Arial" w:eastAsia="Times New Roman" w:hAnsi="Arial" w:cs="Arial"/>
          <w:noProof/>
          <w:sz w:val="22"/>
        </w:rPr>
        <w:drawing>
          <wp:inline distT="0" distB="0" distL="0" distR="0">
            <wp:extent cx="7155017" cy="4473146"/>
            <wp:effectExtent l="152400" t="152400" r="370205" b="365760"/>
            <wp:docPr id="1" name="Picture 1" descr="C:\Users\Momna Ali Shah\Desktop\LSDS CHANGES\DR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mna Ali Shah\Desktop\LSDS CHANGES\DR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4"/>
                    <a:stretch/>
                  </pic:blipFill>
                  <pic:spPr bwMode="auto">
                    <a:xfrm>
                      <a:off x="0" y="0"/>
                      <a:ext cx="7184666" cy="4491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E63" w:rsidRDefault="00362B63" w:rsidP="00BC2EC7">
      <w:pPr>
        <w:pStyle w:val="T-TableTitle"/>
        <w:spacing w:before="0"/>
        <w:ind w:left="3240"/>
      </w:pPr>
      <w:bookmarkStart w:id="28" w:name="_Toc527470044"/>
      <w:r w:rsidRPr="00362B63">
        <w:t xml:space="preserve">Figure </w:t>
      </w:r>
      <w:r w:rsidRPr="00362B63">
        <w:fldChar w:fldCharType="begin"/>
      </w:r>
      <w:r w:rsidRPr="00362B63">
        <w:instrText xml:space="preserve"> SEQ Figure \* ARABIC </w:instrText>
      </w:r>
      <w:r w:rsidRPr="00362B63">
        <w:fldChar w:fldCharType="separate"/>
      </w:r>
      <w:r w:rsidR="00C825AE">
        <w:rPr>
          <w:noProof/>
        </w:rPr>
        <w:t>2</w:t>
      </w:r>
      <w:r w:rsidRPr="00362B63">
        <w:fldChar w:fldCharType="end"/>
      </w:r>
      <w:r w:rsidRPr="00362B63">
        <w:t>-Dashboard Screen</w:t>
      </w:r>
      <w:bookmarkEnd w:id="28"/>
    </w:p>
    <w:p w:rsidR="006D152D" w:rsidRDefault="006D152D" w:rsidP="006D152D"/>
    <w:p w:rsidR="006D152D" w:rsidRPr="006D152D" w:rsidRDefault="006D152D" w:rsidP="006D152D"/>
    <w:p w:rsidR="00FC68AD" w:rsidRPr="00A77C77" w:rsidRDefault="00FC68AD" w:rsidP="00A77C77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29" w:name="_Toc527570785"/>
      <w:r w:rsidRPr="00A77C77">
        <w:rPr>
          <w:rFonts w:ascii="Arial" w:hAnsi="Arial" w:cs="Arial"/>
          <w:b/>
          <w:color w:val="auto"/>
        </w:rPr>
        <w:lastRenderedPageBreak/>
        <w:t>Device Registration</w:t>
      </w:r>
      <w:bookmarkEnd w:id="29"/>
      <w:r w:rsidRPr="00A77C77">
        <w:rPr>
          <w:rFonts w:ascii="Arial" w:hAnsi="Arial" w:cs="Arial"/>
          <w:b/>
          <w:color w:val="auto"/>
        </w:rPr>
        <w:t xml:space="preserve"> </w:t>
      </w:r>
    </w:p>
    <w:p w:rsidR="00C222E8" w:rsidRPr="00C222E8" w:rsidRDefault="00C222E8" w:rsidP="00C222E8"/>
    <w:p w:rsidR="00C222E8" w:rsidRPr="00F75760" w:rsidRDefault="00FC68AD" w:rsidP="00A77C77">
      <w:pPr>
        <w:pStyle w:val="ListParagraph"/>
        <w:numPr>
          <w:ilvl w:val="0"/>
          <w:numId w:val="28"/>
        </w:numPr>
        <w:tabs>
          <w:tab w:val="left" w:pos="450"/>
          <w:tab w:val="left" w:pos="540"/>
        </w:tabs>
        <w:ind w:left="270" w:hanging="270"/>
        <w:rPr>
          <w:rFonts w:ascii="Arial" w:hAnsi="Arial" w:cs="Arial"/>
          <w:sz w:val="22"/>
        </w:rPr>
      </w:pPr>
      <w:r w:rsidRPr="00F75760">
        <w:rPr>
          <w:rFonts w:ascii="Arial" w:hAnsi="Arial" w:cs="Arial"/>
          <w:sz w:val="22"/>
        </w:rPr>
        <w:t>Click on the “Device Registration” tab unde</w:t>
      </w:r>
      <w:r w:rsidR="00C222E8" w:rsidRPr="00F75760">
        <w:rPr>
          <w:rFonts w:ascii="Arial" w:hAnsi="Arial" w:cs="Arial"/>
          <w:sz w:val="22"/>
        </w:rPr>
        <w:t>r the “Main Navigation” heading</w:t>
      </w:r>
    </w:p>
    <w:p w:rsidR="00A77C77" w:rsidRDefault="00531298" w:rsidP="00A77C77">
      <w:pPr>
        <w:pStyle w:val="ListParagraph"/>
        <w:numPr>
          <w:ilvl w:val="0"/>
          <w:numId w:val="28"/>
        </w:numPr>
        <w:tabs>
          <w:tab w:val="left" w:pos="450"/>
          <w:tab w:val="left" w:pos="540"/>
          <w:tab w:val="left" w:pos="2865"/>
        </w:tabs>
        <w:ind w:left="270" w:hanging="270"/>
        <w:rPr>
          <w:rFonts w:ascii="Arial" w:hAnsi="Arial" w:cs="Arial"/>
          <w:sz w:val="22"/>
        </w:rPr>
      </w:pPr>
      <w:r w:rsidRPr="00F75760">
        <w:rPr>
          <w:rFonts w:ascii="Arial" w:hAnsi="Arial" w:cs="Arial"/>
          <w:sz w:val="22"/>
        </w:rPr>
        <w:t xml:space="preserve">Enter the basic registration details (i.e. Device Count, Number of IMEIs per Device, Device IMEIs and Manufacturing location) </w:t>
      </w:r>
    </w:p>
    <w:p w:rsidR="00531298" w:rsidRPr="00A77C77" w:rsidRDefault="00531298" w:rsidP="00A77C77">
      <w:pPr>
        <w:pStyle w:val="ListParagraph"/>
        <w:tabs>
          <w:tab w:val="left" w:pos="450"/>
          <w:tab w:val="left" w:pos="540"/>
          <w:tab w:val="left" w:pos="2865"/>
        </w:tabs>
        <w:ind w:left="270"/>
        <w:rPr>
          <w:rFonts w:ascii="Arial" w:hAnsi="Arial" w:cs="Arial"/>
          <w:sz w:val="22"/>
        </w:rPr>
      </w:pPr>
      <w:r w:rsidRPr="00A77C77">
        <w:rPr>
          <w:rFonts w:ascii="Arial" w:hAnsi="Arial" w:cs="Arial"/>
          <w:b/>
          <w:sz w:val="22"/>
        </w:rPr>
        <w:t>Note</w:t>
      </w:r>
      <w:r w:rsidRPr="00A77C77">
        <w:rPr>
          <w:rFonts w:ascii="Arial" w:hAnsi="Arial" w:cs="Arial"/>
          <w:sz w:val="22"/>
        </w:rPr>
        <w:t>: All the field</w:t>
      </w:r>
      <w:r w:rsidR="00F1348C">
        <w:rPr>
          <w:rFonts w:ascii="Arial" w:hAnsi="Arial" w:cs="Arial"/>
          <w:sz w:val="22"/>
        </w:rPr>
        <w:t>(</w:t>
      </w:r>
      <w:r w:rsidRPr="00A77C77">
        <w:rPr>
          <w:rFonts w:ascii="Arial" w:hAnsi="Arial" w:cs="Arial"/>
          <w:sz w:val="22"/>
        </w:rPr>
        <w:t>s</w:t>
      </w:r>
      <w:r w:rsidR="00F1348C">
        <w:rPr>
          <w:rFonts w:ascii="Arial" w:hAnsi="Arial" w:cs="Arial"/>
          <w:sz w:val="22"/>
        </w:rPr>
        <w:t>)</w:t>
      </w:r>
      <w:r w:rsidRPr="00A77C77">
        <w:rPr>
          <w:rFonts w:ascii="Arial" w:hAnsi="Arial" w:cs="Arial"/>
          <w:sz w:val="22"/>
        </w:rPr>
        <w:t xml:space="preserve"> are mandatory</w:t>
      </w:r>
      <w:r w:rsidR="00F1348C">
        <w:rPr>
          <w:rFonts w:ascii="Arial" w:hAnsi="Arial" w:cs="Arial"/>
          <w:sz w:val="22"/>
        </w:rPr>
        <w:t>.</w:t>
      </w:r>
      <w:r w:rsidRPr="00A77C77">
        <w:rPr>
          <w:rFonts w:ascii="Arial" w:hAnsi="Arial" w:cs="Arial"/>
          <w:sz w:val="22"/>
        </w:rPr>
        <w:t xml:space="preserve"> </w:t>
      </w:r>
    </w:p>
    <w:p w:rsidR="001E3192" w:rsidRPr="00FC68AD" w:rsidRDefault="00744CDA" w:rsidP="00362B63">
      <w:pPr>
        <w:spacing w:after="0"/>
        <w:ind w:left="-1350" w:right="-1440"/>
        <w:jc w:val="center"/>
        <w:rPr>
          <w:rFonts w:ascii="Times New Roman" w:hAnsi="Times New Roman" w:cs="Times New Roman"/>
        </w:rPr>
      </w:pPr>
      <w:r w:rsidRPr="00744CDA">
        <w:rPr>
          <w:rFonts w:ascii="Times New Roman" w:hAnsi="Times New Roman" w:cs="Times New Roman"/>
          <w:noProof/>
        </w:rPr>
        <w:drawing>
          <wp:inline distT="0" distB="0" distL="0" distR="0">
            <wp:extent cx="7248801" cy="2788268"/>
            <wp:effectExtent l="152400" t="152400" r="352425" b="355600"/>
            <wp:docPr id="2" name="Picture 2" descr="C:\Users\Momna Ali Shah\Desktop\LSDS CHANGES\DR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mna Ali Shah\Desktop\LSDS CHANGES\DRS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9" b="27203"/>
                    <a:stretch/>
                  </pic:blipFill>
                  <pic:spPr bwMode="auto">
                    <a:xfrm>
                      <a:off x="0" y="0"/>
                      <a:ext cx="7275892" cy="27986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992" w:rsidRPr="00362B63" w:rsidRDefault="00362B63" w:rsidP="00BC2EC7">
      <w:pPr>
        <w:pStyle w:val="T-TableTitle"/>
        <w:spacing w:before="0"/>
        <w:ind w:left="3240"/>
      </w:pPr>
      <w:bookmarkStart w:id="30" w:name="_Toc527470045"/>
      <w:r w:rsidRPr="00362B63">
        <w:t xml:space="preserve">Figure </w:t>
      </w:r>
      <w:r w:rsidRPr="00362B63">
        <w:fldChar w:fldCharType="begin"/>
      </w:r>
      <w:r w:rsidRPr="00362B63">
        <w:instrText xml:space="preserve"> SEQ Figure \* ARABIC </w:instrText>
      </w:r>
      <w:r w:rsidRPr="00362B63">
        <w:fldChar w:fldCharType="separate"/>
      </w:r>
      <w:r w:rsidR="00C825AE">
        <w:rPr>
          <w:noProof/>
        </w:rPr>
        <w:t>3</w:t>
      </w:r>
      <w:r w:rsidRPr="00362B63">
        <w:fldChar w:fldCharType="end"/>
      </w:r>
      <w:r w:rsidRPr="00362B63">
        <w:t>-Device Registration</w:t>
      </w:r>
      <w:bookmarkEnd w:id="30"/>
    </w:p>
    <w:p w:rsidR="00703992" w:rsidRDefault="00703992" w:rsidP="000D4051">
      <w:pPr>
        <w:tabs>
          <w:tab w:val="left" w:pos="2865"/>
        </w:tabs>
      </w:pPr>
    </w:p>
    <w:p w:rsidR="00703992" w:rsidRDefault="00703992" w:rsidP="000D4051">
      <w:pPr>
        <w:tabs>
          <w:tab w:val="left" w:pos="2865"/>
        </w:tabs>
      </w:pPr>
    </w:p>
    <w:p w:rsidR="00703992" w:rsidRDefault="00703992" w:rsidP="000D4051">
      <w:pPr>
        <w:tabs>
          <w:tab w:val="left" w:pos="2865"/>
        </w:tabs>
      </w:pPr>
    </w:p>
    <w:p w:rsidR="00703992" w:rsidRDefault="00703992" w:rsidP="000D4051">
      <w:pPr>
        <w:tabs>
          <w:tab w:val="left" w:pos="2865"/>
        </w:tabs>
      </w:pPr>
    </w:p>
    <w:p w:rsidR="00703992" w:rsidRDefault="00703992" w:rsidP="000D4051">
      <w:pPr>
        <w:tabs>
          <w:tab w:val="left" w:pos="2865"/>
        </w:tabs>
      </w:pPr>
    </w:p>
    <w:p w:rsidR="00703992" w:rsidRDefault="00703992" w:rsidP="000D4051">
      <w:pPr>
        <w:tabs>
          <w:tab w:val="left" w:pos="2865"/>
        </w:tabs>
      </w:pPr>
    </w:p>
    <w:p w:rsidR="00744CDA" w:rsidRDefault="00744CDA" w:rsidP="000D4051">
      <w:pPr>
        <w:tabs>
          <w:tab w:val="left" w:pos="2865"/>
        </w:tabs>
      </w:pPr>
    </w:p>
    <w:p w:rsidR="00BE6088" w:rsidRDefault="00BE6088" w:rsidP="000D4051">
      <w:pPr>
        <w:tabs>
          <w:tab w:val="left" w:pos="2865"/>
        </w:tabs>
      </w:pPr>
    </w:p>
    <w:p w:rsidR="00575596" w:rsidRDefault="00575596" w:rsidP="000D4051">
      <w:pPr>
        <w:tabs>
          <w:tab w:val="left" w:pos="2865"/>
        </w:tabs>
      </w:pPr>
    </w:p>
    <w:p w:rsidR="00A77C77" w:rsidRDefault="00A77C77" w:rsidP="000D4051">
      <w:pPr>
        <w:tabs>
          <w:tab w:val="left" w:pos="2865"/>
        </w:tabs>
      </w:pPr>
    </w:p>
    <w:p w:rsidR="00703992" w:rsidRDefault="00703992" w:rsidP="00531298">
      <w:pPr>
        <w:tabs>
          <w:tab w:val="left" w:pos="2865"/>
        </w:tabs>
      </w:pPr>
    </w:p>
    <w:p w:rsidR="00A77C77" w:rsidRPr="00A77C77" w:rsidRDefault="00C64164" w:rsidP="00A77C77">
      <w:pPr>
        <w:pStyle w:val="ListParagraph"/>
        <w:numPr>
          <w:ilvl w:val="0"/>
          <w:numId w:val="28"/>
        </w:numPr>
        <w:tabs>
          <w:tab w:val="left" w:pos="450"/>
          <w:tab w:val="left" w:pos="540"/>
        </w:tabs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Click on the “Add</w:t>
      </w:r>
      <w:r w:rsidR="00703992" w:rsidRPr="00A77C77">
        <w:rPr>
          <w:rFonts w:ascii="Arial" w:hAnsi="Arial" w:cs="Arial"/>
          <w:sz w:val="22"/>
        </w:rPr>
        <w:t xml:space="preserve"> Device” Button </w:t>
      </w:r>
    </w:p>
    <w:p w:rsidR="00791E37" w:rsidRDefault="00744CDA" w:rsidP="00791E37">
      <w:pPr>
        <w:keepNext/>
        <w:spacing w:after="0"/>
        <w:ind w:left="-360" w:hanging="720"/>
      </w:pPr>
      <w:r w:rsidRPr="00744CDA">
        <w:rPr>
          <w:noProof/>
        </w:rPr>
        <w:drawing>
          <wp:inline distT="0" distB="0" distL="0" distR="0">
            <wp:extent cx="7190644" cy="3200366"/>
            <wp:effectExtent l="152400" t="152400" r="353695" b="362585"/>
            <wp:docPr id="4" name="Picture 4" descr="C:\Users\Momna Ali Shah\Desktop\LSDS CHANGES\DR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mna Ali Shah\Desktop\LSDS CHANGES\DRS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9" b="17007"/>
                    <a:stretch/>
                  </pic:blipFill>
                  <pic:spPr bwMode="auto">
                    <a:xfrm>
                      <a:off x="0" y="0"/>
                      <a:ext cx="7221895" cy="3214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992" w:rsidRPr="00791E37" w:rsidRDefault="00791E37" w:rsidP="00BC2EC7">
      <w:pPr>
        <w:pStyle w:val="T-TableTitle"/>
        <w:tabs>
          <w:tab w:val="left" w:pos="3510"/>
        </w:tabs>
        <w:spacing w:before="0"/>
        <w:ind w:left="3600"/>
      </w:pPr>
      <w:bookmarkStart w:id="31" w:name="_Toc527470046"/>
      <w:r w:rsidRPr="00791E37">
        <w:t xml:space="preserve">Figure </w:t>
      </w:r>
      <w:r w:rsidRPr="00791E37">
        <w:fldChar w:fldCharType="begin"/>
      </w:r>
      <w:r w:rsidRPr="00791E37">
        <w:instrText xml:space="preserve"> SEQ Figure \* ARABIC </w:instrText>
      </w:r>
      <w:r w:rsidRPr="00791E37">
        <w:fldChar w:fldCharType="separate"/>
      </w:r>
      <w:r w:rsidR="00C825AE">
        <w:rPr>
          <w:noProof/>
        </w:rPr>
        <w:t>4</w:t>
      </w:r>
      <w:r w:rsidRPr="00791E37">
        <w:fldChar w:fldCharType="end"/>
      </w:r>
      <w:r w:rsidRPr="00791E37">
        <w:t>-Add Device</w:t>
      </w:r>
      <w:bookmarkEnd w:id="31"/>
    </w:p>
    <w:p w:rsidR="00703992" w:rsidRDefault="00703992" w:rsidP="00703992">
      <w:pPr>
        <w:ind w:firstLine="720"/>
      </w:pPr>
    </w:p>
    <w:p w:rsidR="00531298" w:rsidRDefault="00531298" w:rsidP="00703992">
      <w:pPr>
        <w:ind w:firstLine="720"/>
      </w:pPr>
    </w:p>
    <w:p w:rsidR="00531298" w:rsidRDefault="00531298" w:rsidP="00703992">
      <w:pPr>
        <w:ind w:firstLine="720"/>
      </w:pPr>
    </w:p>
    <w:p w:rsidR="00531298" w:rsidRDefault="00531298" w:rsidP="00703992">
      <w:pPr>
        <w:ind w:firstLine="720"/>
      </w:pPr>
    </w:p>
    <w:p w:rsidR="00531298" w:rsidRDefault="00531298" w:rsidP="00703992">
      <w:pPr>
        <w:ind w:firstLine="720"/>
      </w:pPr>
    </w:p>
    <w:p w:rsidR="00531298" w:rsidRDefault="00531298" w:rsidP="00703992">
      <w:pPr>
        <w:ind w:firstLine="720"/>
      </w:pPr>
    </w:p>
    <w:p w:rsidR="00531298" w:rsidRDefault="00531298" w:rsidP="00703992">
      <w:pPr>
        <w:ind w:firstLine="720"/>
      </w:pPr>
    </w:p>
    <w:p w:rsidR="00531298" w:rsidRDefault="00531298" w:rsidP="00703992">
      <w:pPr>
        <w:ind w:firstLine="720"/>
      </w:pPr>
    </w:p>
    <w:p w:rsidR="00531298" w:rsidRDefault="00531298" w:rsidP="00703992">
      <w:pPr>
        <w:ind w:firstLine="720"/>
      </w:pPr>
    </w:p>
    <w:p w:rsidR="00531298" w:rsidRDefault="00531298" w:rsidP="00703992">
      <w:pPr>
        <w:ind w:firstLine="720"/>
      </w:pPr>
    </w:p>
    <w:p w:rsidR="00531298" w:rsidRDefault="00531298" w:rsidP="00703992">
      <w:pPr>
        <w:ind w:firstLine="720"/>
      </w:pPr>
    </w:p>
    <w:p w:rsidR="00744CDA" w:rsidRDefault="00744CDA" w:rsidP="00B235F3"/>
    <w:p w:rsidR="007E73A2" w:rsidRDefault="007E73A2" w:rsidP="00B235F3"/>
    <w:p w:rsidR="00060016" w:rsidRPr="00F75760" w:rsidRDefault="00531298" w:rsidP="00A77C77">
      <w:pPr>
        <w:pStyle w:val="ListParagraph"/>
        <w:numPr>
          <w:ilvl w:val="0"/>
          <w:numId w:val="28"/>
        </w:numPr>
        <w:tabs>
          <w:tab w:val="left" w:pos="450"/>
          <w:tab w:val="left" w:pos="540"/>
        </w:tabs>
        <w:ind w:left="270" w:hanging="270"/>
        <w:rPr>
          <w:rFonts w:ascii="Arial" w:hAnsi="Arial" w:cs="Arial"/>
          <w:sz w:val="22"/>
        </w:rPr>
      </w:pPr>
      <w:r w:rsidRPr="00F75760">
        <w:rPr>
          <w:rFonts w:ascii="Arial" w:hAnsi="Arial" w:cs="Arial"/>
          <w:sz w:val="22"/>
        </w:rPr>
        <w:lastRenderedPageBreak/>
        <w:t xml:space="preserve">Now, </w:t>
      </w:r>
      <w:r w:rsidR="00C41A8B">
        <w:rPr>
          <w:rFonts w:ascii="Arial" w:hAnsi="Arial" w:cs="Arial"/>
          <w:sz w:val="22"/>
        </w:rPr>
        <w:t xml:space="preserve">Type and re-type the IMEI </w:t>
      </w:r>
      <w:r w:rsidR="00060016" w:rsidRPr="00F75760">
        <w:rPr>
          <w:rFonts w:ascii="Arial" w:hAnsi="Arial" w:cs="Arial"/>
          <w:sz w:val="22"/>
        </w:rPr>
        <w:t>in the</w:t>
      </w:r>
      <w:r w:rsidR="005244C6">
        <w:rPr>
          <w:rFonts w:ascii="Arial" w:hAnsi="Arial" w:cs="Arial"/>
          <w:sz w:val="22"/>
        </w:rPr>
        <w:t xml:space="preserve"> respective field</w:t>
      </w:r>
      <w:r w:rsidR="00C41A8B">
        <w:rPr>
          <w:rFonts w:ascii="Arial" w:hAnsi="Arial" w:cs="Arial"/>
          <w:sz w:val="22"/>
        </w:rPr>
        <w:t>s</w:t>
      </w:r>
    </w:p>
    <w:p w:rsidR="00531298" w:rsidRPr="0040635B" w:rsidRDefault="00060016" w:rsidP="0040635B">
      <w:pPr>
        <w:pStyle w:val="ListParagraph"/>
        <w:numPr>
          <w:ilvl w:val="0"/>
          <w:numId w:val="28"/>
        </w:numPr>
        <w:tabs>
          <w:tab w:val="left" w:pos="450"/>
          <w:tab w:val="left" w:pos="540"/>
        </w:tabs>
        <w:spacing w:line="276" w:lineRule="auto"/>
        <w:ind w:left="270" w:hanging="270"/>
        <w:rPr>
          <w:rFonts w:ascii="Arial" w:hAnsi="Arial" w:cs="Arial"/>
          <w:sz w:val="22"/>
        </w:rPr>
      </w:pPr>
      <w:r w:rsidRPr="00F75760">
        <w:rPr>
          <w:rFonts w:ascii="Arial" w:hAnsi="Arial" w:cs="Arial"/>
          <w:sz w:val="22"/>
        </w:rPr>
        <w:t>Click on the “Next” Button</w:t>
      </w:r>
      <w:r w:rsidRPr="0040635B">
        <w:rPr>
          <w:rFonts w:ascii="Arial" w:hAnsi="Arial" w:cs="Arial"/>
          <w:sz w:val="22"/>
        </w:rPr>
        <w:t xml:space="preserve"> </w:t>
      </w:r>
    </w:p>
    <w:p w:rsidR="007E33CA" w:rsidRDefault="005244C6" w:rsidP="00791E37">
      <w:pPr>
        <w:spacing w:after="0"/>
        <w:ind w:left="-1440" w:right="-1440"/>
        <w:jc w:val="center"/>
      </w:pPr>
      <w:r w:rsidRPr="005244C6">
        <w:rPr>
          <w:noProof/>
        </w:rPr>
        <w:drawing>
          <wp:inline distT="0" distB="0" distL="0" distR="0">
            <wp:extent cx="7132876" cy="3322302"/>
            <wp:effectExtent l="152400" t="152400" r="354330" b="354965"/>
            <wp:docPr id="5" name="Picture 5" descr="C:\Users\Momna Ali Shah\Desktop\LSDS CHANGES\DR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mna Ali Shah\Desktop\LSDS CHANGES\DRS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3" b="13212"/>
                    <a:stretch/>
                  </pic:blipFill>
                  <pic:spPr bwMode="auto">
                    <a:xfrm>
                      <a:off x="0" y="0"/>
                      <a:ext cx="7133968" cy="33228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3CA" w:rsidRPr="00791E37" w:rsidRDefault="00791E37" w:rsidP="00E06942">
      <w:pPr>
        <w:pStyle w:val="T-TableTitle"/>
        <w:tabs>
          <w:tab w:val="left" w:pos="3510"/>
        </w:tabs>
        <w:spacing w:before="0"/>
        <w:ind w:left="3600"/>
      </w:pPr>
      <w:bookmarkStart w:id="32" w:name="_Toc527470047"/>
      <w:r w:rsidRPr="00791E37">
        <w:t xml:space="preserve">Figure </w:t>
      </w:r>
      <w:r w:rsidRPr="00791E37">
        <w:fldChar w:fldCharType="begin"/>
      </w:r>
      <w:r w:rsidRPr="00791E37">
        <w:instrText xml:space="preserve"> SEQ Figure \* ARABIC </w:instrText>
      </w:r>
      <w:r w:rsidRPr="00791E37">
        <w:fldChar w:fldCharType="separate"/>
      </w:r>
      <w:r w:rsidR="00C825AE">
        <w:rPr>
          <w:noProof/>
        </w:rPr>
        <w:t>5</w:t>
      </w:r>
      <w:r w:rsidRPr="00791E37">
        <w:fldChar w:fldCharType="end"/>
      </w:r>
      <w:r w:rsidRPr="00791E37">
        <w:t>-Type IMEI</w:t>
      </w:r>
      <w:bookmarkEnd w:id="32"/>
    </w:p>
    <w:p w:rsidR="008738E5" w:rsidRDefault="008738E5" w:rsidP="007E33CA"/>
    <w:p w:rsidR="008738E5" w:rsidRDefault="008738E5" w:rsidP="007E33CA"/>
    <w:p w:rsidR="008738E5" w:rsidRDefault="008738E5" w:rsidP="007E33CA"/>
    <w:p w:rsidR="008738E5" w:rsidRDefault="008738E5" w:rsidP="007E33CA"/>
    <w:p w:rsidR="008738E5" w:rsidRDefault="008738E5" w:rsidP="007E33CA"/>
    <w:p w:rsidR="008738E5" w:rsidRDefault="008738E5" w:rsidP="007E33CA"/>
    <w:p w:rsidR="00145E53" w:rsidRDefault="00145E53" w:rsidP="007E33CA"/>
    <w:p w:rsidR="00145E53" w:rsidRDefault="00145E53" w:rsidP="007E33CA"/>
    <w:p w:rsidR="007E73A2" w:rsidRDefault="007E73A2" w:rsidP="007E33CA"/>
    <w:p w:rsidR="008738E5" w:rsidRDefault="008738E5" w:rsidP="007E33CA"/>
    <w:p w:rsidR="00B235F3" w:rsidRDefault="00B235F3" w:rsidP="007E33CA"/>
    <w:p w:rsidR="008738E5" w:rsidRDefault="008738E5" w:rsidP="007E33CA"/>
    <w:p w:rsidR="0047681E" w:rsidRPr="00EC58DF" w:rsidRDefault="007E33CA" w:rsidP="00EC58DF">
      <w:pPr>
        <w:ind w:left="270"/>
        <w:rPr>
          <w:rFonts w:ascii="Arial" w:hAnsi="Arial" w:cs="Arial"/>
        </w:rPr>
      </w:pPr>
      <w:r w:rsidRPr="00EC58DF">
        <w:rPr>
          <w:rFonts w:ascii="Arial" w:hAnsi="Arial" w:cs="Arial"/>
        </w:rPr>
        <w:lastRenderedPageBreak/>
        <w:t>After clicking on the “Next”</w:t>
      </w:r>
      <w:r w:rsidR="00D209CB" w:rsidRPr="00EC58DF">
        <w:rPr>
          <w:rFonts w:ascii="Arial" w:hAnsi="Arial" w:cs="Arial"/>
        </w:rPr>
        <w:t xml:space="preserve"> button</w:t>
      </w:r>
      <w:r w:rsidR="008E7FF3" w:rsidRPr="00EC58DF">
        <w:rPr>
          <w:rFonts w:ascii="Arial" w:hAnsi="Arial" w:cs="Arial"/>
        </w:rPr>
        <w:t>,</w:t>
      </w:r>
      <w:r w:rsidR="00B03C05" w:rsidRPr="00EC58DF">
        <w:rPr>
          <w:rFonts w:ascii="Arial" w:hAnsi="Arial" w:cs="Arial"/>
        </w:rPr>
        <w:t xml:space="preserve"> </w:t>
      </w:r>
      <w:r w:rsidR="00D54ADB" w:rsidRPr="00EC58DF">
        <w:rPr>
          <w:rFonts w:ascii="Arial" w:hAnsi="Arial" w:cs="Arial"/>
        </w:rPr>
        <w:t xml:space="preserve">it </w:t>
      </w:r>
      <w:r w:rsidRPr="00EC58DF">
        <w:rPr>
          <w:rFonts w:ascii="Arial" w:hAnsi="Arial" w:cs="Arial"/>
        </w:rPr>
        <w:t xml:space="preserve">will </w:t>
      </w:r>
      <w:r w:rsidR="0042628D" w:rsidRPr="00EC58DF">
        <w:rPr>
          <w:rFonts w:ascii="Arial" w:hAnsi="Arial" w:cs="Arial"/>
        </w:rPr>
        <w:t xml:space="preserve">redirect </w:t>
      </w:r>
      <w:r w:rsidR="00D54ADB" w:rsidRPr="00EC58DF">
        <w:rPr>
          <w:rFonts w:ascii="Arial" w:hAnsi="Arial" w:cs="Arial"/>
        </w:rPr>
        <w:t>to</w:t>
      </w:r>
      <w:r w:rsidR="0042628D" w:rsidRPr="00EC58DF">
        <w:rPr>
          <w:rFonts w:ascii="Arial" w:hAnsi="Arial" w:cs="Arial"/>
        </w:rPr>
        <w:t xml:space="preserve"> a</w:t>
      </w:r>
      <w:r w:rsidRPr="00EC58DF">
        <w:rPr>
          <w:rFonts w:ascii="Arial" w:hAnsi="Arial" w:cs="Arial"/>
        </w:rPr>
        <w:t xml:space="preserve"> page</w:t>
      </w:r>
      <w:r w:rsidR="0042628D" w:rsidRPr="00EC58DF">
        <w:rPr>
          <w:rFonts w:ascii="Arial" w:hAnsi="Arial" w:cs="Arial"/>
        </w:rPr>
        <w:t xml:space="preserve"> where user enters the device</w:t>
      </w:r>
      <w:r w:rsidR="006E6820" w:rsidRPr="00EC58DF">
        <w:rPr>
          <w:rFonts w:ascii="Arial" w:hAnsi="Arial" w:cs="Arial"/>
        </w:rPr>
        <w:t xml:space="preserve"> m</w:t>
      </w:r>
      <w:r w:rsidR="00D54ADB" w:rsidRPr="00EC58DF">
        <w:rPr>
          <w:rFonts w:ascii="Arial" w:hAnsi="Arial" w:cs="Arial"/>
        </w:rPr>
        <w:t xml:space="preserve">odel </w:t>
      </w:r>
      <w:r w:rsidR="006E6820" w:rsidRPr="00EC58DF">
        <w:rPr>
          <w:rFonts w:ascii="Arial" w:hAnsi="Arial" w:cs="Arial"/>
        </w:rPr>
        <w:t>description</w:t>
      </w:r>
      <w:r w:rsidR="00F1348C">
        <w:rPr>
          <w:rFonts w:ascii="Arial" w:hAnsi="Arial" w:cs="Arial"/>
        </w:rPr>
        <w:t>.</w:t>
      </w:r>
      <w:r w:rsidR="006E6820" w:rsidRPr="00EC58DF">
        <w:rPr>
          <w:rFonts w:ascii="Arial" w:hAnsi="Arial" w:cs="Arial"/>
        </w:rPr>
        <w:t xml:space="preserve"> </w:t>
      </w:r>
      <w:r w:rsidR="00F75760" w:rsidRPr="00EC58DF">
        <w:rPr>
          <w:rFonts w:ascii="Arial" w:hAnsi="Arial" w:cs="Arial"/>
        </w:rPr>
        <w:t xml:space="preserve"> </w:t>
      </w:r>
      <w:r w:rsidR="006E6820" w:rsidRPr="00EC58DF">
        <w:rPr>
          <w:rFonts w:ascii="Arial" w:hAnsi="Arial" w:cs="Arial"/>
        </w:rPr>
        <w:t xml:space="preserve"> </w:t>
      </w:r>
    </w:p>
    <w:p w:rsidR="00FD068B" w:rsidRPr="00A87142" w:rsidRDefault="00FD068B" w:rsidP="00A87142">
      <w:pPr>
        <w:pStyle w:val="ListParagraph"/>
        <w:numPr>
          <w:ilvl w:val="0"/>
          <w:numId w:val="28"/>
        </w:numPr>
        <w:tabs>
          <w:tab w:val="left" w:pos="450"/>
          <w:tab w:val="left" w:pos="540"/>
        </w:tabs>
        <w:ind w:left="270" w:hanging="270"/>
        <w:rPr>
          <w:rFonts w:ascii="Arial" w:hAnsi="Arial" w:cs="Arial"/>
          <w:sz w:val="22"/>
        </w:rPr>
      </w:pPr>
      <w:r w:rsidRPr="00A87142">
        <w:rPr>
          <w:rFonts w:ascii="Arial" w:hAnsi="Arial" w:cs="Arial"/>
          <w:sz w:val="22"/>
        </w:rPr>
        <w:t>Ente</w:t>
      </w:r>
      <w:r w:rsidR="00EB0AE2">
        <w:rPr>
          <w:rFonts w:ascii="Arial" w:hAnsi="Arial" w:cs="Arial"/>
          <w:sz w:val="22"/>
        </w:rPr>
        <w:t>r the device model description i.e. Brand Name, Model Name, Model Number, D</w:t>
      </w:r>
      <w:r w:rsidR="00F82344">
        <w:rPr>
          <w:rFonts w:ascii="Arial" w:hAnsi="Arial" w:cs="Arial"/>
          <w:sz w:val="22"/>
        </w:rPr>
        <w:t>evice T</w:t>
      </w:r>
      <w:r w:rsidRPr="00A87142">
        <w:rPr>
          <w:rFonts w:ascii="Arial" w:hAnsi="Arial" w:cs="Arial"/>
          <w:sz w:val="22"/>
        </w:rPr>
        <w:t xml:space="preserve">ype, </w:t>
      </w:r>
      <w:r w:rsidR="00EB0AE2">
        <w:rPr>
          <w:rFonts w:ascii="Arial" w:hAnsi="Arial" w:cs="Arial"/>
          <w:sz w:val="22"/>
        </w:rPr>
        <w:t>Operating System, and Radio Access Technology</w:t>
      </w:r>
      <w:r w:rsidRPr="00A87142">
        <w:rPr>
          <w:rFonts w:ascii="Arial" w:hAnsi="Arial" w:cs="Arial"/>
          <w:sz w:val="22"/>
        </w:rPr>
        <w:t xml:space="preserve"> in the respective field</w:t>
      </w:r>
      <w:r w:rsidR="00A87142">
        <w:rPr>
          <w:rFonts w:ascii="Arial" w:hAnsi="Arial" w:cs="Arial"/>
          <w:sz w:val="22"/>
        </w:rPr>
        <w:t>(</w:t>
      </w:r>
      <w:r w:rsidRPr="00A87142">
        <w:rPr>
          <w:rFonts w:ascii="Arial" w:hAnsi="Arial" w:cs="Arial"/>
          <w:sz w:val="22"/>
        </w:rPr>
        <w:t>s</w:t>
      </w:r>
      <w:r w:rsidR="00A87142">
        <w:rPr>
          <w:rFonts w:ascii="Arial" w:hAnsi="Arial" w:cs="Arial"/>
          <w:sz w:val="22"/>
        </w:rPr>
        <w:t>)</w:t>
      </w:r>
      <w:r w:rsidRPr="00A87142">
        <w:rPr>
          <w:rFonts w:ascii="Arial" w:hAnsi="Arial" w:cs="Arial"/>
          <w:sz w:val="22"/>
        </w:rPr>
        <w:t xml:space="preserve"> </w:t>
      </w:r>
    </w:p>
    <w:p w:rsidR="00A87142" w:rsidRDefault="004B12D1" w:rsidP="00A87142">
      <w:pPr>
        <w:pStyle w:val="ListParagraph"/>
        <w:numPr>
          <w:ilvl w:val="0"/>
          <w:numId w:val="28"/>
        </w:numPr>
        <w:tabs>
          <w:tab w:val="left" w:pos="450"/>
          <w:tab w:val="left" w:pos="540"/>
        </w:tabs>
        <w:ind w:left="270" w:hanging="270"/>
        <w:rPr>
          <w:rFonts w:ascii="Arial" w:hAnsi="Arial" w:cs="Arial"/>
          <w:sz w:val="22"/>
        </w:rPr>
      </w:pPr>
      <w:r w:rsidRPr="00A87142">
        <w:rPr>
          <w:rFonts w:ascii="Arial" w:hAnsi="Arial" w:cs="Arial"/>
          <w:sz w:val="22"/>
        </w:rPr>
        <w:t xml:space="preserve">To view </w:t>
      </w:r>
      <w:r w:rsidR="00EB0AE2">
        <w:rPr>
          <w:rFonts w:ascii="Arial" w:hAnsi="Arial" w:cs="Arial"/>
          <w:sz w:val="22"/>
        </w:rPr>
        <w:t xml:space="preserve">the previous entered details </w:t>
      </w:r>
      <w:r w:rsidR="00FD068B" w:rsidRPr="00A87142">
        <w:rPr>
          <w:rFonts w:ascii="Arial" w:hAnsi="Arial" w:cs="Arial"/>
          <w:sz w:val="22"/>
        </w:rPr>
        <w:t>i.e. Basic</w:t>
      </w:r>
      <w:r w:rsidR="00EB0AE2">
        <w:rPr>
          <w:rFonts w:ascii="Arial" w:hAnsi="Arial" w:cs="Arial"/>
          <w:sz w:val="22"/>
        </w:rPr>
        <w:t xml:space="preserve"> R</w:t>
      </w:r>
      <w:r w:rsidRPr="00A87142">
        <w:rPr>
          <w:rFonts w:ascii="Arial" w:hAnsi="Arial" w:cs="Arial"/>
          <w:sz w:val="22"/>
        </w:rPr>
        <w:t>egistrati</w:t>
      </w:r>
      <w:r w:rsidR="00EB0AE2">
        <w:rPr>
          <w:rFonts w:ascii="Arial" w:hAnsi="Arial" w:cs="Arial"/>
          <w:sz w:val="22"/>
        </w:rPr>
        <w:t>on Details</w:t>
      </w:r>
      <w:r w:rsidR="00FD068B" w:rsidRPr="00A87142">
        <w:rPr>
          <w:rFonts w:ascii="Arial" w:hAnsi="Arial" w:cs="Arial"/>
          <w:sz w:val="22"/>
        </w:rPr>
        <w:t>,</w:t>
      </w:r>
      <w:r w:rsidRPr="00A87142">
        <w:rPr>
          <w:rFonts w:ascii="Arial" w:hAnsi="Arial" w:cs="Arial"/>
          <w:sz w:val="22"/>
        </w:rPr>
        <w:t xml:space="preserve"> click on the “Previous Details” tab </w:t>
      </w:r>
    </w:p>
    <w:p w:rsidR="00FD068B" w:rsidRPr="00A87142" w:rsidRDefault="00FD068B" w:rsidP="00A87142">
      <w:pPr>
        <w:pStyle w:val="ListParagraph"/>
        <w:numPr>
          <w:ilvl w:val="0"/>
          <w:numId w:val="28"/>
        </w:numPr>
        <w:tabs>
          <w:tab w:val="left" w:pos="450"/>
          <w:tab w:val="left" w:pos="540"/>
        </w:tabs>
        <w:ind w:left="270" w:hanging="270"/>
        <w:rPr>
          <w:rFonts w:ascii="Arial" w:hAnsi="Arial" w:cs="Arial"/>
          <w:sz w:val="22"/>
        </w:rPr>
      </w:pPr>
      <w:r w:rsidRPr="00A87142">
        <w:rPr>
          <w:rFonts w:ascii="Arial" w:hAnsi="Arial" w:cs="Arial"/>
          <w:sz w:val="22"/>
        </w:rPr>
        <w:t xml:space="preserve">Click on the “Next” button </w:t>
      </w:r>
    </w:p>
    <w:p w:rsidR="00E765E1" w:rsidRDefault="005244C6" w:rsidP="00791E37">
      <w:pPr>
        <w:spacing w:after="0"/>
        <w:ind w:left="-1350"/>
        <w:jc w:val="center"/>
      </w:pPr>
      <w:r w:rsidRPr="005244C6">
        <w:rPr>
          <w:noProof/>
        </w:rPr>
        <w:drawing>
          <wp:inline distT="0" distB="0" distL="0" distR="0">
            <wp:extent cx="7322820" cy="2890902"/>
            <wp:effectExtent l="152400" t="152400" r="354330" b="367030"/>
            <wp:docPr id="6" name="Picture 6" descr="C:\Users\Momna Ali Shah\Desktop\LSDS CHANGES\DRS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mna Ali Shah\Desktop\LSDS CHANGES\DRS 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2" b="10883"/>
                    <a:stretch/>
                  </pic:blipFill>
                  <pic:spPr bwMode="auto">
                    <a:xfrm>
                      <a:off x="0" y="0"/>
                      <a:ext cx="7348460" cy="29010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FDE" w:rsidRPr="00791E37" w:rsidRDefault="00791E37" w:rsidP="00E06942">
      <w:pPr>
        <w:pStyle w:val="T-TableTitle"/>
        <w:tabs>
          <w:tab w:val="left" w:pos="3510"/>
        </w:tabs>
        <w:spacing w:before="0"/>
        <w:ind w:left="2970"/>
      </w:pPr>
      <w:bookmarkStart w:id="33" w:name="_Toc527470048"/>
      <w:r w:rsidRPr="00791E37">
        <w:t xml:space="preserve">Figure </w:t>
      </w:r>
      <w:r w:rsidRPr="00791E37">
        <w:fldChar w:fldCharType="begin"/>
      </w:r>
      <w:r w:rsidRPr="00791E37">
        <w:instrText xml:space="preserve"> SEQ Figure \* ARABIC </w:instrText>
      </w:r>
      <w:r w:rsidRPr="00791E37">
        <w:fldChar w:fldCharType="separate"/>
      </w:r>
      <w:r w:rsidR="00C825AE">
        <w:rPr>
          <w:noProof/>
        </w:rPr>
        <w:t>6</w:t>
      </w:r>
      <w:r w:rsidRPr="00791E37">
        <w:fldChar w:fldCharType="end"/>
      </w:r>
      <w:r w:rsidRPr="00791E37">
        <w:t>-Device Model Description</w:t>
      </w:r>
      <w:bookmarkEnd w:id="33"/>
    </w:p>
    <w:p w:rsidR="00B84279" w:rsidRDefault="00B84279" w:rsidP="00B03C05">
      <w:pPr>
        <w:spacing w:before="240"/>
      </w:pPr>
    </w:p>
    <w:p w:rsidR="00ED2389" w:rsidRDefault="00ED2389" w:rsidP="00B84279">
      <w:pPr>
        <w:spacing w:before="240"/>
        <w:ind w:left="-810"/>
      </w:pPr>
    </w:p>
    <w:p w:rsidR="00D91995" w:rsidRDefault="00D91995" w:rsidP="00ED2389"/>
    <w:p w:rsidR="00763B14" w:rsidRDefault="00763B14" w:rsidP="00ED2389"/>
    <w:p w:rsidR="00763B14" w:rsidRDefault="00763B14" w:rsidP="00ED2389"/>
    <w:p w:rsidR="00763B14" w:rsidRDefault="00763B14" w:rsidP="00ED2389"/>
    <w:p w:rsidR="00763B14" w:rsidRDefault="00763B14" w:rsidP="00ED2389"/>
    <w:p w:rsidR="00763B14" w:rsidRDefault="00763B14" w:rsidP="00ED2389"/>
    <w:p w:rsidR="00763B14" w:rsidRDefault="00763B14" w:rsidP="00ED2389"/>
    <w:p w:rsidR="00D91995" w:rsidRPr="002B2C77" w:rsidRDefault="00ED2389" w:rsidP="002B2C77">
      <w:pPr>
        <w:ind w:left="270"/>
        <w:rPr>
          <w:rFonts w:ascii="Arial" w:hAnsi="Arial" w:cs="Arial"/>
        </w:rPr>
      </w:pPr>
      <w:r w:rsidRPr="002B2C77">
        <w:rPr>
          <w:rFonts w:ascii="Arial" w:hAnsi="Arial" w:cs="Arial"/>
        </w:rPr>
        <w:lastRenderedPageBreak/>
        <w:t>After clicking on the “Next”</w:t>
      </w:r>
      <w:r w:rsidR="00D91995" w:rsidRPr="002B2C77">
        <w:rPr>
          <w:rFonts w:ascii="Arial" w:hAnsi="Arial" w:cs="Arial"/>
        </w:rPr>
        <w:t xml:space="preserve"> button</w:t>
      </w:r>
      <w:r w:rsidR="006E6820" w:rsidRPr="002B2C77">
        <w:rPr>
          <w:rFonts w:ascii="Arial" w:hAnsi="Arial" w:cs="Arial"/>
        </w:rPr>
        <w:t xml:space="preserve"> i</w:t>
      </w:r>
      <w:r w:rsidR="00B235F3">
        <w:rPr>
          <w:rFonts w:ascii="Arial" w:hAnsi="Arial" w:cs="Arial"/>
        </w:rPr>
        <w:t xml:space="preserve">t will redirect </w:t>
      </w:r>
      <w:r w:rsidR="00D91995" w:rsidRPr="002B2C77">
        <w:rPr>
          <w:rFonts w:ascii="Arial" w:hAnsi="Arial" w:cs="Arial"/>
        </w:rPr>
        <w:t xml:space="preserve">to </w:t>
      </w:r>
      <w:r w:rsidR="00B235F3">
        <w:rPr>
          <w:rFonts w:ascii="Arial" w:hAnsi="Arial" w:cs="Arial"/>
        </w:rPr>
        <w:t xml:space="preserve">a </w:t>
      </w:r>
      <w:r w:rsidR="00B235F3" w:rsidRPr="002B2C77">
        <w:rPr>
          <w:rFonts w:ascii="Arial" w:hAnsi="Arial" w:cs="Arial"/>
        </w:rPr>
        <w:t xml:space="preserve">page </w:t>
      </w:r>
      <w:r w:rsidR="00B235F3">
        <w:rPr>
          <w:rFonts w:ascii="Arial" w:hAnsi="Arial" w:cs="Arial"/>
        </w:rPr>
        <w:t xml:space="preserve">where </w:t>
      </w:r>
      <w:r w:rsidR="00E06942">
        <w:rPr>
          <w:rFonts w:ascii="Arial" w:hAnsi="Arial" w:cs="Arial"/>
        </w:rPr>
        <w:t xml:space="preserve">user upload approval documents </w:t>
      </w:r>
      <w:r w:rsidR="00B235F3">
        <w:rPr>
          <w:rFonts w:ascii="Arial" w:hAnsi="Arial" w:cs="Arial"/>
        </w:rPr>
        <w:t>i.e. Shipment</w:t>
      </w:r>
      <w:r w:rsidR="00E06942">
        <w:rPr>
          <w:rFonts w:ascii="Arial" w:hAnsi="Arial" w:cs="Arial"/>
        </w:rPr>
        <w:t xml:space="preserve"> Document, Authorization Document, and Certificate D</w:t>
      </w:r>
      <w:r w:rsidR="0005661F">
        <w:rPr>
          <w:rFonts w:ascii="Arial" w:hAnsi="Arial" w:cs="Arial"/>
        </w:rPr>
        <w:t>ocument</w:t>
      </w:r>
    </w:p>
    <w:p w:rsidR="00F75760" w:rsidRPr="002B2C77" w:rsidRDefault="00E06942" w:rsidP="00F82344">
      <w:pPr>
        <w:pStyle w:val="ListParagraph"/>
        <w:numPr>
          <w:ilvl w:val="0"/>
          <w:numId w:val="28"/>
        </w:numPr>
        <w:tabs>
          <w:tab w:val="left" w:pos="270"/>
          <w:tab w:val="left" w:pos="450"/>
          <w:tab w:val="left" w:pos="540"/>
        </w:tabs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 u</w:t>
      </w:r>
      <w:r w:rsidR="00002A72" w:rsidRPr="002B2C77">
        <w:rPr>
          <w:rFonts w:ascii="Arial" w:hAnsi="Arial" w:cs="Arial"/>
          <w:sz w:val="22"/>
        </w:rPr>
        <w:t>pload the file</w:t>
      </w:r>
      <w:r w:rsidR="006E6820" w:rsidRPr="002B2C77">
        <w:rPr>
          <w:rFonts w:ascii="Arial" w:hAnsi="Arial" w:cs="Arial"/>
          <w:sz w:val="22"/>
        </w:rPr>
        <w:t xml:space="preserve">, click on the “Choose File” button and select the file containing required information. </w:t>
      </w:r>
    </w:p>
    <w:p w:rsidR="006E6820" w:rsidRPr="002B2C77" w:rsidRDefault="006E6820" w:rsidP="002B2C77">
      <w:pPr>
        <w:pStyle w:val="ListParagraph"/>
        <w:ind w:left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b/>
          <w:sz w:val="22"/>
        </w:rPr>
        <w:t>Note</w:t>
      </w:r>
      <w:r w:rsidRPr="002B2C77">
        <w:rPr>
          <w:rFonts w:ascii="Arial" w:hAnsi="Arial" w:cs="Arial"/>
          <w:sz w:val="22"/>
        </w:rPr>
        <w:t>: File should be in</w:t>
      </w:r>
      <w:r w:rsidRPr="002B2C77">
        <w:rPr>
          <w:rFonts w:ascii="Arial" w:hAnsi="Arial" w:cs="Arial"/>
          <w:b/>
          <w:sz w:val="22"/>
        </w:rPr>
        <w:t xml:space="preserve"> </w:t>
      </w:r>
      <w:r w:rsidRPr="002B2C77">
        <w:rPr>
          <w:rFonts w:ascii="Arial" w:hAnsi="Arial" w:cs="Arial"/>
          <w:sz w:val="22"/>
        </w:rPr>
        <w:t>pre-defined format</w:t>
      </w:r>
      <w:r w:rsidR="002B2C77">
        <w:rPr>
          <w:rFonts w:ascii="Arial" w:hAnsi="Arial" w:cs="Arial"/>
          <w:sz w:val="22"/>
        </w:rPr>
        <w:t>.</w:t>
      </w:r>
      <w:r w:rsidR="00F75760" w:rsidRPr="002B2C77">
        <w:rPr>
          <w:rFonts w:ascii="Arial" w:hAnsi="Arial" w:cs="Arial"/>
          <w:sz w:val="22"/>
        </w:rPr>
        <w:t xml:space="preserve"> </w:t>
      </w:r>
    </w:p>
    <w:p w:rsidR="006E6820" w:rsidRPr="002B2C77" w:rsidRDefault="00002A72" w:rsidP="002B2C77">
      <w:pPr>
        <w:pStyle w:val="ListParagraph"/>
        <w:numPr>
          <w:ilvl w:val="0"/>
          <w:numId w:val="28"/>
        </w:numPr>
        <w:tabs>
          <w:tab w:val="left" w:pos="270"/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sz w:val="22"/>
        </w:rPr>
        <w:t>To vie</w:t>
      </w:r>
      <w:r w:rsidR="00EB0AE2">
        <w:rPr>
          <w:rFonts w:ascii="Arial" w:hAnsi="Arial" w:cs="Arial"/>
          <w:sz w:val="22"/>
        </w:rPr>
        <w:t>w the previous entered details i.e. Basic R</w:t>
      </w:r>
      <w:r w:rsidRPr="002B2C77">
        <w:rPr>
          <w:rFonts w:ascii="Arial" w:hAnsi="Arial" w:cs="Arial"/>
          <w:sz w:val="22"/>
        </w:rPr>
        <w:t>egistrati</w:t>
      </w:r>
      <w:r w:rsidR="00EB0AE2">
        <w:rPr>
          <w:rFonts w:ascii="Arial" w:hAnsi="Arial" w:cs="Arial"/>
          <w:sz w:val="22"/>
        </w:rPr>
        <w:t>on D</w:t>
      </w:r>
      <w:r w:rsidR="002B2C77" w:rsidRPr="002B2C77">
        <w:rPr>
          <w:rFonts w:ascii="Arial" w:hAnsi="Arial" w:cs="Arial"/>
          <w:sz w:val="22"/>
        </w:rPr>
        <w:t>etai</w:t>
      </w:r>
      <w:r w:rsidR="00EB0AE2">
        <w:rPr>
          <w:rFonts w:ascii="Arial" w:hAnsi="Arial" w:cs="Arial"/>
          <w:sz w:val="22"/>
        </w:rPr>
        <w:t>ls and Device Model Description</w:t>
      </w:r>
      <w:r w:rsidRPr="002B2C77">
        <w:rPr>
          <w:rFonts w:ascii="Arial" w:hAnsi="Arial" w:cs="Arial"/>
          <w:sz w:val="22"/>
        </w:rPr>
        <w:t xml:space="preserve">, click on the “Previous Details” tab </w:t>
      </w:r>
    </w:p>
    <w:p w:rsidR="006E6820" w:rsidRPr="002B2C77" w:rsidRDefault="006E6820" w:rsidP="002B2C77">
      <w:pPr>
        <w:pStyle w:val="ListParagraph"/>
        <w:numPr>
          <w:ilvl w:val="0"/>
          <w:numId w:val="28"/>
        </w:numPr>
        <w:tabs>
          <w:tab w:val="left" w:pos="270"/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sz w:val="22"/>
        </w:rPr>
        <w:t xml:space="preserve">Click on the “Submit” Button </w:t>
      </w:r>
    </w:p>
    <w:p w:rsidR="00AB1D99" w:rsidRPr="00791E37" w:rsidRDefault="00A94970" w:rsidP="00791E37">
      <w:pPr>
        <w:spacing w:after="0"/>
        <w:ind w:left="-1350"/>
        <w:jc w:val="center"/>
      </w:pPr>
      <w:r w:rsidRPr="00A94970">
        <w:rPr>
          <w:noProof/>
        </w:rPr>
        <w:drawing>
          <wp:inline distT="0" distB="0" distL="0" distR="0">
            <wp:extent cx="7180908" cy="2479040"/>
            <wp:effectExtent l="152400" t="152400" r="363220" b="359410"/>
            <wp:docPr id="7" name="Picture 7" descr="C:\Users\Momna Ali Shah\Desktop\LSDS CHANGES\DR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mna Ali Shah\Desktop\LSDS CHANGES\DRS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9" b="6666"/>
                    <a:stretch/>
                  </pic:blipFill>
                  <pic:spPr bwMode="auto">
                    <a:xfrm>
                      <a:off x="0" y="0"/>
                      <a:ext cx="7202885" cy="2486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D99" w:rsidRPr="00791E37" w:rsidRDefault="00791E37" w:rsidP="00E06942">
      <w:pPr>
        <w:pStyle w:val="T-TableTitle"/>
        <w:tabs>
          <w:tab w:val="left" w:pos="3510"/>
        </w:tabs>
        <w:spacing w:before="0"/>
        <w:ind w:left="2970"/>
      </w:pPr>
      <w:bookmarkStart w:id="34" w:name="_Toc527470049"/>
      <w:r w:rsidRPr="00791E37">
        <w:t xml:space="preserve">Figure </w:t>
      </w:r>
      <w:r w:rsidRPr="00791E37">
        <w:fldChar w:fldCharType="begin"/>
      </w:r>
      <w:r w:rsidRPr="00791E37">
        <w:instrText xml:space="preserve"> SEQ Figure \* ARABIC </w:instrText>
      </w:r>
      <w:r w:rsidRPr="00791E37">
        <w:fldChar w:fldCharType="separate"/>
      </w:r>
      <w:r w:rsidR="00C825AE">
        <w:rPr>
          <w:noProof/>
        </w:rPr>
        <w:t>7</w:t>
      </w:r>
      <w:r w:rsidRPr="00791E37">
        <w:fldChar w:fldCharType="end"/>
      </w:r>
      <w:r w:rsidRPr="00791E37">
        <w:t>-Approval Documents</w:t>
      </w:r>
      <w:bookmarkEnd w:id="34"/>
    </w:p>
    <w:p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40635B" w:rsidRDefault="0040635B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:rsidR="006148CE" w:rsidRPr="00AB1D99" w:rsidRDefault="00F75760" w:rsidP="00AB1D99">
      <w:pPr>
        <w:pStyle w:val="ListParagraph"/>
        <w:tabs>
          <w:tab w:val="left" w:pos="360"/>
        </w:tabs>
        <w:ind w:left="270"/>
        <w:rPr>
          <w:rFonts w:ascii="Arial" w:hAnsi="Arial" w:cs="Arial"/>
          <w:sz w:val="22"/>
        </w:rPr>
      </w:pPr>
      <w:r w:rsidRPr="00AB1D99">
        <w:rPr>
          <w:rFonts w:ascii="Arial" w:hAnsi="Arial" w:cs="Arial"/>
          <w:sz w:val="22"/>
        </w:rPr>
        <w:lastRenderedPageBreak/>
        <w:t>On submission of the request, a page will appear that display t</w:t>
      </w:r>
      <w:r w:rsidR="00A94970" w:rsidRPr="00AB1D99">
        <w:rPr>
          <w:rFonts w:ascii="Arial" w:hAnsi="Arial" w:cs="Arial"/>
          <w:sz w:val="22"/>
        </w:rPr>
        <w:t>he</w:t>
      </w:r>
      <w:r w:rsidR="000539A2" w:rsidRPr="00AB1D99">
        <w:rPr>
          <w:rFonts w:ascii="Arial" w:hAnsi="Arial" w:cs="Arial"/>
          <w:sz w:val="22"/>
        </w:rPr>
        <w:t xml:space="preserve"> details (Confirmation Message,</w:t>
      </w:r>
      <w:r w:rsidRPr="00AB1D99">
        <w:rPr>
          <w:rFonts w:ascii="Arial" w:hAnsi="Arial" w:cs="Arial"/>
          <w:sz w:val="22"/>
        </w:rPr>
        <w:t xml:space="preserve"> Tracking ID, </w:t>
      </w:r>
      <w:r w:rsidR="000539A2" w:rsidRPr="00AB1D99">
        <w:rPr>
          <w:rFonts w:ascii="Arial" w:hAnsi="Arial" w:cs="Arial"/>
          <w:sz w:val="22"/>
        </w:rPr>
        <w:t xml:space="preserve">Status of the </w:t>
      </w:r>
      <w:r w:rsidR="002B2C77" w:rsidRPr="00AB1D99">
        <w:rPr>
          <w:rFonts w:ascii="Arial" w:hAnsi="Arial" w:cs="Arial"/>
          <w:sz w:val="22"/>
        </w:rPr>
        <w:t>Request)</w:t>
      </w:r>
    </w:p>
    <w:p w:rsidR="006148CE" w:rsidRPr="002B2C77" w:rsidRDefault="006148CE" w:rsidP="006148CE">
      <w:pPr>
        <w:pStyle w:val="ListParagraph"/>
        <w:ind w:left="-990"/>
        <w:rPr>
          <w:rFonts w:ascii="Arial" w:hAnsi="Arial" w:cs="Arial"/>
          <w:sz w:val="22"/>
        </w:rPr>
      </w:pPr>
    </w:p>
    <w:p w:rsidR="00A135C1" w:rsidRDefault="00A135C1" w:rsidP="00AB1D99">
      <w:pPr>
        <w:pStyle w:val="ListParagraph"/>
        <w:numPr>
          <w:ilvl w:val="0"/>
          <w:numId w:val="28"/>
        </w:numPr>
        <w:tabs>
          <w:tab w:val="left" w:pos="270"/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sz w:val="22"/>
        </w:rPr>
        <w:t xml:space="preserve">To view the request, click on the “View Your Request” button </w:t>
      </w:r>
    </w:p>
    <w:p w:rsidR="002B2C77" w:rsidRPr="002B2C77" w:rsidRDefault="002B2C77" w:rsidP="002B2C77">
      <w:pPr>
        <w:pStyle w:val="ListParagraph"/>
        <w:rPr>
          <w:rFonts w:ascii="Arial" w:hAnsi="Arial" w:cs="Arial"/>
          <w:sz w:val="22"/>
        </w:rPr>
      </w:pPr>
    </w:p>
    <w:p w:rsidR="000539A2" w:rsidRDefault="00A94970" w:rsidP="00791E37">
      <w:pPr>
        <w:pStyle w:val="ListParagraph"/>
        <w:spacing w:after="0"/>
        <w:ind w:left="-1170"/>
        <w:rPr>
          <w:rFonts w:ascii="Times New Roman" w:hAnsi="Times New Roman" w:cs="Times New Roman"/>
          <w:sz w:val="22"/>
        </w:rPr>
      </w:pPr>
      <w:r w:rsidRPr="00A94970">
        <w:rPr>
          <w:rFonts w:ascii="Times New Roman" w:hAnsi="Times New Roman" w:cs="Times New Roman"/>
          <w:noProof/>
          <w:sz w:val="22"/>
        </w:rPr>
        <w:drawing>
          <wp:inline distT="0" distB="0" distL="0" distR="0">
            <wp:extent cx="7183395" cy="2499450"/>
            <wp:effectExtent l="152400" t="152400" r="360680" b="358140"/>
            <wp:docPr id="9" name="Picture 9" descr="C:\Users\Momna Ali Shah\Desktop\LSDS CHANGES\DR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mna Ali Shah\Desktop\LSDS CHANGES\DRS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4" b="6216"/>
                    <a:stretch/>
                  </pic:blipFill>
                  <pic:spPr bwMode="auto">
                    <a:xfrm>
                      <a:off x="0" y="0"/>
                      <a:ext cx="7245107" cy="25209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DE8" w:rsidRPr="00791E37" w:rsidRDefault="00791E37" w:rsidP="00EB0AE2">
      <w:pPr>
        <w:pStyle w:val="T-TableTitle"/>
        <w:tabs>
          <w:tab w:val="left" w:pos="3510"/>
        </w:tabs>
        <w:spacing w:before="0"/>
        <w:ind w:left="3960"/>
      </w:pPr>
      <w:bookmarkStart w:id="35" w:name="_Toc527470050"/>
      <w:r w:rsidRPr="00791E37">
        <w:t xml:space="preserve">Figure </w:t>
      </w:r>
      <w:r w:rsidRPr="00791E37">
        <w:fldChar w:fldCharType="begin"/>
      </w:r>
      <w:r w:rsidRPr="00791E37">
        <w:instrText xml:space="preserve"> SEQ Figure \* ARABIC </w:instrText>
      </w:r>
      <w:r w:rsidRPr="00791E37">
        <w:fldChar w:fldCharType="separate"/>
      </w:r>
      <w:r w:rsidR="00C825AE">
        <w:rPr>
          <w:noProof/>
        </w:rPr>
        <w:t>8</w:t>
      </w:r>
      <w:r w:rsidRPr="00791E37">
        <w:fldChar w:fldCharType="end"/>
      </w:r>
      <w:r w:rsidRPr="00791E37">
        <w:t>-Request Status</w:t>
      </w:r>
      <w:bookmarkEnd w:id="35"/>
    </w:p>
    <w:p w:rsidR="00481DE8" w:rsidRPr="00481DE8" w:rsidRDefault="00481DE8" w:rsidP="00EB0AE2">
      <w:pPr>
        <w:pStyle w:val="T-TableTitle"/>
        <w:tabs>
          <w:tab w:val="left" w:pos="3510"/>
        </w:tabs>
        <w:spacing w:before="0"/>
        <w:ind w:left="2970"/>
        <w:rPr>
          <w:rFonts w:ascii="Times New Roman" w:hAnsi="Times New Roman" w:cs="Times New Roman"/>
        </w:rPr>
      </w:pPr>
    </w:p>
    <w:p w:rsidR="000326B0" w:rsidRDefault="000326B0" w:rsidP="000326B0">
      <w:pPr>
        <w:pStyle w:val="Heading1"/>
        <w:rPr>
          <w:rFonts w:ascii="Arial" w:hAnsi="Arial" w:cs="Arial"/>
          <w:b/>
        </w:rPr>
      </w:pPr>
    </w:p>
    <w:p w:rsidR="00473FDB" w:rsidRDefault="00473FDB" w:rsidP="00473FDB"/>
    <w:p w:rsidR="00473FDB" w:rsidRDefault="00473FDB" w:rsidP="00473FDB"/>
    <w:p w:rsidR="00473FDB" w:rsidRDefault="00473FDB" w:rsidP="00473FDB"/>
    <w:p w:rsidR="00473FDB" w:rsidRDefault="00473FDB" w:rsidP="00473FDB"/>
    <w:p w:rsidR="00473FDB" w:rsidRDefault="00473FDB" w:rsidP="00473FDB"/>
    <w:p w:rsidR="00473FDB" w:rsidRDefault="00473FDB" w:rsidP="00473FDB"/>
    <w:p w:rsidR="00473FDB" w:rsidRDefault="00473FDB" w:rsidP="00473FDB"/>
    <w:p w:rsidR="00473FDB" w:rsidRDefault="00473FDB" w:rsidP="00473FDB"/>
    <w:p w:rsidR="00473FDB" w:rsidRDefault="00473FDB" w:rsidP="00473FDB"/>
    <w:p w:rsidR="007735F4" w:rsidRDefault="007735F4" w:rsidP="00473FDB"/>
    <w:p w:rsidR="001F263B" w:rsidRDefault="001F263B" w:rsidP="00473FDB"/>
    <w:p w:rsidR="007735F4" w:rsidRPr="00473FDB" w:rsidRDefault="007735F4" w:rsidP="00473FDB"/>
    <w:p w:rsidR="00B84279" w:rsidRDefault="00E261BE" w:rsidP="00A77C77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36" w:name="_Toc527570786"/>
      <w:r w:rsidRPr="00A77C77">
        <w:rPr>
          <w:rFonts w:ascii="Arial" w:hAnsi="Arial" w:cs="Arial"/>
          <w:b/>
          <w:color w:val="auto"/>
        </w:rPr>
        <w:lastRenderedPageBreak/>
        <w:t>Search Request</w:t>
      </w:r>
      <w:bookmarkEnd w:id="36"/>
      <w:r w:rsidRPr="00A77C77">
        <w:rPr>
          <w:rFonts w:ascii="Arial" w:hAnsi="Arial" w:cs="Arial"/>
          <w:b/>
          <w:color w:val="auto"/>
        </w:rPr>
        <w:t xml:space="preserve"> </w:t>
      </w:r>
    </w:p>
    <w:p w:rsidR="00700E63" w:rsidRPr="00700E63" w:rsidRDefault="00700E63" w:rsidP="00700E63"/>
    <w:p w:rsidR="007735F4" w:rsidRDefault="007735F4" w:rsidP="00C317F7">
      <w:pPr>
        <w:pStyle w:val="ListParagraph"/>
        <w:numPr>
          <w:ilvl w:val="0"/>
          <w:numId w:val="23"/>
        </w:numPr>
        <w:spacing w:line="276" w:lineRule="auto"/>
        <w:ind w:left="270" w:hanging="270"/>
        <w:rPr>
          <w:rFonts w:ascii="Arial" w:hAnsi="Arial" w:cs="Arial"/>
          <w:sz w:val="22"/>
        </w:rPr>
      </w:pPr>
      <w:r w:rsidRPr="00C01E0F">
        <w:rPr>
          <w:rFonts w:ascii="Arial" w:hAnsi="Arial" w:cs="Arial"/>
          <w:sz w:val="22"/>
        </w:rPr>
        <w:t xml:space="preserve">To search </w:t>
      </w:r>
      <w:r>
        <w:rPr>
          <w:rFonts w:ascii="Arial" w:hAnsi="Arial" w:cs="Arial"/>
          <w:sz w:val="22"/>
        </w:rPr>
        <w:t>any</w:t>
      </w:r>
      <w:r w:rsidR="00C9043E">
        <w:rPr>
          <w:rFonts w:ascii="Arial" w:hAnsi="Arial" w:cs="Arial"/>
          <w:sz w:val="22"/>
        </w:rPr>
        <w:t xml:space="preserve"> </w:t>
      </w:r>
      <w:r w:rsidR="00A135C1">
        <w:rPr>
          <w:rFonts w:ascii="Arial" w:hAnsi="Arial" w:cs="Arial"/>
          <w:sz w:val="22"/>
        </w:rPr>
        <w:t>request</w:t>
      </w:r>
      <w:r w:rsidR="00C41A8B">
        <w:rPr>
          <w:rFonts w:ascii="Arial" w:hAnsi="Arial" w:cs="Arial"/>
          <w:sz w:val="22"/>
        </w:rPr>
        <w:t xml:space="preserve">, </w:t>
      </w:r>
      <w:r>
        <w:rPr>
          <w:rFonts w:ascii="Arial" w:hAnsi="Arial" w:cs="Arial"/>
          <w:sz w:val="22"/>
        </w:rPr>
        <w:t>click on</w:t>
      </w:r>
      <w:r w:rsidRPr="00C01E0F">
        <w:rPr>
          <w:rFonts w:ascii="Arial" w:hAnsi="Arial" w:cs="Arial"/>
          <w:sz w:val="22"/>
        </w:rPr>
        <w:t xml:space="preserve"> </w:t>
      </w:r>
      <w:r w:rsidR="00A135C1">
        <w:rPr>
          <w:rFonts w:ascii="Arial" w:hAnsi="Arial" w:cs="Arial"/>
          <w:sz w:val="22"/>
        </w:rPr>
        <w:t xml:space="preserve">“Search Request </w:t>
      </w:r>
      <w:r w:rsidRPr="00C01E0F">
        <w:rPr>
          <w:rFonts w:ascii="Arial" w:hAnsi="Arial" w:cs="Arial"/>
          <w:sz w:val="22"/>
        </w:rPr>
        <w:t xml:space="preserve">” tab </w:t>
      </w:r>
    </w:p>
    <w:p w:rsidR="00C9043E" w:rsidRDefault="00C9043E" w:rsidP="00C9043E">
      <w:pPr>
        <w:pStyle w:val="ListParagraph"/>
        <w:numPr>
          <w:ilvl w:val="0"/>
          <w:numId w:val="23"/>
        </w:numPr>
        <w:tabs>
          <w:tab w:val="left" w:pos="-90"/>
          <w:tab w:val="left" w:pos="450"/>
        </w:tabs>
        <w:spacing w:line="276" w:lineRule="auto"/>
        <w:ind w:left="270" w:hanging="270"/>
        <w:rPr>
          <w:rFonts w:ascii="Arial" w:hAnsi="Arial" w:cs="Arial"/>
          <w:sz w:val="22"/>
        </w:rPr>
      </w:pPr>
      <w:r w:rsidRPr="00373889">
        <w:rPr>
          <w:rFonts w:ascii="Arial" w:hAnsi="Arial" w:cs="Arial"/>
          <w:sz w:val="22"/>
        </w:rPr>
        <w:t xml:space="preserve">To view all request(s), click on the “Search Requests” button </w:t>
      </w:r>
    </w:p>
    <w:p w:rsidR="00700E63" w:rsidRDefault="00700E63" w:rsidP="00700E63">
      <w:pPr>
        <w:pStyle w:val="ListParagraph"/>
        <w:tabs>
          <w:tab w:val="left" w:pos="-90"/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1F263B" w:rsidRPr="00C9043E" w:rsidRDefault="001F263B" w:rsidP="00700E63">
      <w:pPr>
        <w:pStyle w:val="ListParagraph"/>
        <w:tabs>
          <w:tab w:val="left" w:pos="-90"/>
          <w:tab w:val="left" w:pos="450"/>
        </w:tabs>
        <w:spacing w:after="0" w:line="276" w:lineRule="auto"/>
        <w:ind w:left="-1440" w:right="-1440"/>
        <w:rPr>
          <w:rFonts w:ascii="Arial" w:hAnsi="Arial" w:cs="Arial"/>
          <w:sz w:val="22"/>
        </w:rPr>
      </w:pPr>
      <w:r w:rsidRPr="001F263B">
        <w:rPr>
          <w:rFonts w:ascii="Arial" w:hAnsi="Arial" w:cs="Arial"/>
          <w:noProof/>
          <w:sz w:val="22"/>
        </w:rPr>
        <w:drawing>
          <wp:inline distT="0" distB="0" distL="0" distR="0">
            <wp:extent cx="7306962" cy="2543089"/>
            <wp:effectExtent l="152400" t="152400" r="351155" b="353060"/>
            <wp:docPr id="16" name="Picture 16" descr="C:\Users\Momna Ali Shah\Desktop\LSDS CHANGES\DRS00a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mna Ali Shah\Desktop\LSDS CHANGES\DRS00aj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6" b="5862"/>
                    <a:stretch/>
                  </pic:blipFill>
                  <pic:spPr bwMode="auto">
                    <a:xfrm>
                      <a:off x="0" y="0"/>
                      <a:ext cx="7338121" cy="2553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E63" w:rsidRDefault="00700E63" w:rsidP="00EB0AE2">
      <w:pPr>
        <w:pStyle w:val="T-TableTitle"/>
        <w:tabs>
          <w:tab w:val="left" w:pos="3510"/>
        </w:tabs>
        <w:spacing w:before="0"/>
        <w:ind w:left="3600"/>
      </w:pPr>
      <w:bookmarkStart w:id="37" w:name="_Toc527470051"/>
      <w:r w:rsidRPr="00700E63">
        <w:t xml:space="preserve">Figure </w:t>
      </w:r>
      <w:r w:rsidRPr="00700E63">
        <w:fldChar w:fldCharType="begin"/>
      </w:r>
      <w:r w:rsidRPr="00700E63">
        <w:instrText xml:space="preserve"> SEQ Figure \* ARABIC </w:instrText>
      </w:r>
      <w:r w:rsidRPr="00700E63">
        <w:fldChar w:fldCharType="separate"/>
      </w:r>
      <w:r w:rsidR="00C825AE">
        <w:rPr>
          <w:noProof/>
        </w:rPr>
        <w:t>9</w:t>
      </w:r>
      <w:r w:rsidRPr="00700E63">
        <w:fldChar w:fldCharType="end"/>
      </w:r>
      <w:r w:rsidRPr="00700E63">
        <w:t>- Search Request</w:t>
      </w:r>
      <w:bookmarkEnd w:id="37"/>
    </w:p>
    <w:p w:rsidR="00F1348C" w:rsidRDefault="00F1348C" w:rsidP="00F1348C"/>
    <w:p w:rsidR="00F1348C" w:rsidRDefault="00F1348C" w:rsidP="00F1348C"/>
    <w:p w:rsidR="00F1348C" w:rsidRDefault="00F1348C" w:rsidP="00F1348C"/>
    <w:p w:rsidR="00F1348C" w:rsidRDefault="00F1348C" w:rsidP="00F1348C"/>
    <w:p w:rsidR="00F1348C" w:rsidRDefault="00F1348C" w:rsidP="00F1348C"/>
    <w:p w:rsidR="00F1348C" w:rsidRDefault="00F1348C" w:rsidP="00F1348C"/>
    <w:p w:rsidR="00F1348C" w:rsidRDefault="00F1348C" w:rsidP="00F1348C"/>
    <w:p w:rsidR="00F1348C" w:rsidRDefault="00F1348C" w:rsidP="00F1348C"/>
    <w:p w:rsidR="00F1348C" w:rsidRDefault="00F1348C" w:rsidP="00F1348C"/>
    <w:p w:rsidR="00F1348C" w:rsidRDefault="00F1348C" w:rsidP="00F1348C"/>
    <w:p w:rsidR="00F1348C" w:rsidRDefault="00F1348C" w:rsidP="00F1348C"/>
    <w:p w:rsidR="00F1348C" w:rsidRPr="00F1348C" w:rsidRDefault="00F1348C" w:rsidP="00F1348C"/>
    <w:p w:rsidR="00700E63" w:rsidRDefault="00700E63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575596" w:rsidRDefault="00575596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On clicking the button, system will display</w:t>
      </w:r>
      <w:r w:rsidRPr="00364BEE">
        <w:rPr>
          <w:rFonts w:ascii="Arial" w:hAnsi="Arial" w:cs="Arial"/>
          <w:sz w:val="22"/>
        </w:rPr>
        <w:t xml:space="preserve"> </w:t>
      </w:r>
      <w:r w:rsidR="00C41A8B">
        <w:rPr>
          <w:rFonts w:ascii="Arial" w:hAnsi="Arial" w:cs="Arial"/>
          <w:sz w:val="22"/>
        </w:rPr>
        <w:t xml:space="preserve">all requests </w:t>
      </w:r>
      <w:r>
        <w:rPr>
          <w:rFonts w:ascii="Arial" w:hAnsi="Arial" w:cs="Arial"/>
          <w:sz w:val="22"/>
        </w:rPr>
        <w:t>tha</w:t>
      </w:r>
      <w:r w:rsidR="00C41A8B">
        <w:rPr>
          <w:rFonts w:ascii="Arial" w:hAnsi="Arial" w:cs="Arial"/>
          <w:sz w:val="22"/>
        </w:rPr>
        <w:t>t contain</w:t>
      </w:r>
      <w:r>
        <w:rPr>
          <w:rFonts w:ascii="Arial" w:hAnsi="Arial" w:cs="Arial"/>
          <w:sz w:val="22"/>
        </w:rPr>
        <w:t xml:space="preserve"> (Request ID, Request Type, Device Count, Date Created, Date Last Updated, Request Status, and Actions)</w:t>
      </w:r>
    </w:p>
    <w:p w:rsidR="00575596" w:rsidRDefault="00575596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575596" w:rsidRDefault="00575596" w:rsidP="00575596">
      <w:pPr>
        <w:pStyle w:val="ListParagraph"/>
        <w:numPr>
          <w:ilvl w:val="0"/>
          <w:numId w:val="23"/>
        </w:numPr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update the request, </w:t>
      </w:r>
      <w:r w:rsidR="00C41A8B">
        <w:rPr>
          <w:rFonts w:ascii="Arial" w:hAnsi="Arial" w:cs="Arial"/>
          <w:sz w:val="22"/>
        </w:rPr>
        <w:t xml:space="preserve">click on the required action </w:t>
      </w:r>
      <w:r>
        <w:rPr>
          <w:rFonts w:ascii="Arial" w:hAnsi="Arial" w:cs="Arial"/>
          <w:sz w:val="22"/>
        </w:rPr>
        <w:t>(Complete, Modify, and Close)</w:t>
      </w:r>
    </w:p>
    <w:p w:rsidR="00F1348C" w:rsidRDefault="00F1348C" w:rsidP="00F1348C">
      <w:pPr>
        <w:pStyle w:val="ListParagraph"/>
        <w:spacing w:line="276" w:lineRule="auto"/>
        <w:ind w:left="270"/>
        <w:rPr>
          <w:rFonts w:ascii="Arial" w:hAnsi="Arial" w:cs="Arial"/>
          <w:sz w:val="22"/>
        </w:rPr>
      </w:pPr>
    </w:p>
    <w:p w:rsidR="00575596" w:rsidRDefault="00575596" w:rsidP="00700E63">
      <w:pPr>
        <w:pStyle w:val="ListParagraph"/>
        <w:tabs>
          <w:tab w:val="left" w:pos="360"/>
          <w:tab w:val="left" w:pos="450"/>
        </w:tabs>
        <w:spacing w:after="0" w:line="276" w:lineRule="auto"/>
        <w:ind w:left="-1170"/>
        <w:rPr>
          <w:rFonts w:ascii="Arial" w:hAnsi="Arial" w:cs="Arial"/>
          <w:sz w:val="22"/>
        </w:rPr>
      </w:pPr>
      <w:r w:rsidRPr="00575596">
        <w:rPr>
          <w:rFonts w:ascii="Arial" w:hAnsi="Arial" w:cs="Arial"/>
          <w:noProof/>
          <w:sz w:val="22"/>
        </w:rPr>
        <w:drawing>
          <wp:inline distT="0" distB="0" distL="0" distR="0">
            <wp:extent cx="7059827" cy="4315870"/>
            <wp:effectExtent l="152400" t="152400" r="370205" b="370840"/>
            <wp:docPr id="18" name="Picture 18" descr="C:\Users\Momna Ali Shah\Desktop\LSDS CHANGES\DRS00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mna Ali Shah\Desktop\LSDS CHANGES\DRS000000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7" b="6162"/>
                    <a:stretch/>
                  </pic:blipFill>
                  <pic:spPr bwMode="auto">
                    <a:xfrm>
                      <a:off x="0" y="0"/>
                      <a:ext cx="7069986" cy="43220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596" w:rsidRPr="00700E63" w:rsidRDefault="00700E63" w:rsidP="00EB0AE2">
      <w:pPr>
        <w:pStyle w:val="T-TableTitle"/>
        <w:tabs>
          <w:tab w:val="left" w:pos="3510"/>
        </w:tabs>
        <w:spacing w:before="0"/>
        <w:ind w:left="3600"/>
      </w:pPr>
      <w:bookmarkStart w:id="38" w:name="_Toc527470052"/>
      <w:r w:rsidRPr="00700E63">
        <w:t xml:space="preserve">Figure </w:t>
      </w:r>
      <w:r w:rsidRPr="00700E63">
        <w:fldChar w:fldCharType="begin"/>
      </w:r>
      <w:r w:rsidRPr="00700E63">
        <w:instrText xml:space="preserve"> SEQ Figure \* ARABIC </w:instrText>
      </w:r>
      <w:r w:rsidRPr="00700E63">
        <w:fldChar w:fldCharType="separate"/>
      </w:r>
      <w:r w:rsidR="00C825AE">
        <w:rPr>
          <w:noProof/>
        </w:rPr>
        <w:t>10</w:t>
      </w:r>
      <w:r w:rsidRPr="00700E63">
        <w:fldChar w:fldCharType="end"/>
      </w:r>
      <w:r w:rsidRPr="00700E63">
        <w:t>-Action Tab(s)</w:t>
      </w:r>
      <w:bookmarkEnd w:id="38"/>
    </w:p>
    <w:p w:rsidR="00575596" w:rsidRDefault="00575596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575596" w:rsidRDefault="00575596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575596" w:rsidRDefault="00575596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575596" w:rsidRDefault="00575596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575596" w:rsidRDefault="00575596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575596" w:rsidRDefault="00575596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575596" w:rsidRDefault="00575596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575596" w:rsidRDefault="00575596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575596" w:rsidRPr="00F1348C" w:rsidRDefault="00575596" w:rsidP="00F1348C">
      <w:pPr>
        <w:tabs>
          <w:tab w:val="left" w:pos="450"/>
        </w:tabs>
        <w:spacing w:line="276" w:lineRule="auto"/>
        <w:rPr>
          <w:rFonts w:ascii="Arial" w:hAnsi="Arial" w:cs="Arial"/>
        </w:rPr>
      </w:pPr>
    </w:p>
    <w:p w:rsidR="00575596" w:rsidRDefault="00575596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9043E" w:rsidRDefault="00C9043E" w:rsidP="00C317F7">
      <w:pPr>
        <w:pStyle w:val="ListParagraph"/>
        <w:numPr>
          <w:ilvl w:val="0"/>
          <w:numId w:val="23"/>
        </w:numPr>
        <w:tabs>
          <w:tab w:val="left" w:pos="450"/>
        </w:tabs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To sear</w:t>
      </w:r>
      <w:r w:rsidR="00C41A8B">
        <w:rPr>
          <w:rFonts w:ascii="Arial" w:hAnsi="Arial" w:cs="Arial"/>
          <w:sz w:val="22"/>
        </w:rPr>
        <w:t xml:space="preserve">ch particular requests enter </w:t>
      </w:r>
      <w:r>
        <w:rPr>
          <w:rFonts w:ascii="Arial" w:hAnsi="Arial" w:cs="Arial"/>
          <w:sz w:val="22"/>
        </w:rPr>
        <w:t>any</w:t>
      </w:r>
      <w:r w:rsidR="007735F4" w:rsidRPr="00C01E0F">
        <w:rPr>
          <w:rFonts w:ascii="Arial" w:hAnsi="Arial" w:cs="Arial"/>
          <w:sz w:val="22"/>
        </w:rPr>
        <w:t xml:space="preserve"> </w:t>
      </w:r>
      <w:r w:rsidR="007735F4">
        <w:rPr>
          <w:rFonts w:ascii="Arial" w:hAnsi="Arial" w:cs="Arial"/>
          <w:sz w:val="22"/>
        </w:rPr>
        <w:t>known information</w:t>
      </w:r>
      <w:r w:rsidR="00A135C1">
        <w:rPr>
          <w:rFonts w:ascii="Arial" w:hAnsi="Arial" w:cs="Arial"/>
          <w:sz w:val="22"/>
        </w:rPr>
        <w:t xml:space="preserve"> (i.e. Request ID, Request</w:t>
      </w:r>
      <w:r w:rsidR="007735F4" w:rsidRPr="00C01E0F">
        <w:rPr>
          <w:rFonts w:ascii="Arial" w:hAnsi="Arial" w:cs="Arial"/>
          <w:sz w:val="22"/>
        </w:rPr>
        <w:t xml:space="preserve"> Status</w:t>
      </w:r>
      <w:r w:rsidR="00A135C1">
        <w:rPr>
          <w:rFonts w:ascii="Arial" w:hAnsi="Arial" w:cs="Arial"/>
          <w:sz w:val="22"/>
        </w:rPr>
        <w:t>, Device IME</w:t>
      </w:r>
      <w:r w:rsidR="00EA6C4A">
        <w:rPr>
          <w:rFonts w:ascii="Arial" w:hAnsi="Arial" w:cs="Arial"/>
          <w:sz w:val="22"/>
        </w:rPr>
        <w:t>I</w:t>
      </w:r>
      <w:r w:rsidR="00A135C1">
        <w:rPr>
          <w:rFonts w:ascii="Arial" w:hAnsi="Arial" w:cs="Arial"/>
          <w:sz w:val="22"/>
        </w:rPr>
        <w:t xml:space="preserve">s </w:t>
      </w:r>
      <w:r w:rsidR="007735F4" w:rsidRPr="00C01E0F">
        <w:rPr>
          <w:rFonts w:ascii="Arial" w:hAnsi="Arial" w:cs="Arial"/>
          <w:sz w:val="22"/>
        </w:rPr>
        <w:t xml:space="preserve">etc.) </w:t>
      </w:r>
      <w:r w:rsidR="002B6E30">
        <w:rPr>
          <w:rFonts w:ascii="Arial" w:hAnsi="Arial" w:cs="Arial"/>
          <w:sz w:val="22"/>
        </w:rPr>
        <w:t>.F</w:t>
      </w:r>
      <w:r w:rsidR="007735F4">
        <w:rPr>
          <w:rFonts w:ascii="Arial" w:hAnsi="Arial" w:cs="Arial"/>
          <w:sz w:val="22"/>
        </w:rPr>
        <w:t>or more search filters click on “Show More Filters” button and enter known</w:t>
      </w:r>
      <w:r w:rsidR="00A135C1">
        <w:rPr>
          <w:rFonts w:ascii="Arial" w:hAnsi="Arial" w:cs="Arial"/>
          <w:sz w:val="22"/>
        </w:rPr>
        <w:t xml:space="preserve"> information related to the request</w:t>
      </w:r>
    </w:p>
    <w:p w:rsidR="007109B9" w:rsidRDefault="007109B9" w:rsidP="00C317F7">
      <w:pPr>
        <w:pStyle w:val="ListParagraph"/>
        <w:numPr>
          <w:ilvl w:val="0"/>
          <w:numId w:val="23"/>
        </w:numPr>
        <w:tabs>
          <w:tab w:val="left" w:pos="450"/>
        </w:tabs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Click on “Search Requests” button</w:t>
      </w:r>
    </w:p>
    <w:p w:rsidR="00575596" w:rsidRDefault="00575596" w:rsidP="00C9043E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575596" w:rsidRPr="00C01E0F" w:rsidRDefault="007109B9" w:rsidP="007109B9">
      <w:pPr>
        <w:pStyle w:val="ListParagraph"/>
        <w:tabs>
          <w:tab w:val="left" w:pos="450"/>
        </w:tabs>
        <w:spacing w:after="0" w:line="276" w:lineRule="auto"/>
        <w:ind w:left="-1260" w:right="-1440"/>
        <w:jc w:val="center"/>
        <w:rPr>
          <w:rFonts w:ascii="Arial" w:hAnsi="Arial" w:cs="Arial"/>
          <w:sz w:val="22"/>
        </w:rPr>
      </w:pPr>
      <w:r w:rsidRPr="007109B9">
        <w:rPr>
          <w:rFonts w:ascii="Arial" w:hAnsi="Arial" w:cs="Arial"/>
          <w:noProof/>
          <w:sz w:val="22"/>
        </w:rPr>
        <w:drawing>
          <wp:inline distT="0" distB="0" distL="0" distR="0">
            <wp:extent cx="7191884" cy="2466975"/>
            <wp:effectExtent l="152400" t="152400" r="371475" b="352425"/>
            <wp:docPr id="8" name="Picture 8" descr="C:\Users\Momna Ali Shah\Desktop\LSDS CHANGES\ayfst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mna Ali Shah\Desktop\LSDS CHANGES\ayfstf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4" b="6944"/>
                    <a:stretch/>
                  </pic:blipFill>
                  <pic:spPr bwMode="auto">
                    <a:xfrm>
                      <a:off x="0" y="0"/>
                      <a:ext cx="7201915" cy="2470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FDB" w:rsidRPr="00700E63" w:rsidRDefault="00700E63" w:rsidP="00EB0AE2">
      <w:pPr>
        <w:pStyle w:val="T-TableTitle"/>
        <w:tabs>
          <w:tab w:val="left" w:pos="3510"/>
        </w:tabs>
        <w:spacing w:before="0"/>
        <w:ind w:left="3780"/>
      </w:pPr>
      <w:bookmarkStart w:id="39" w:name="_Toc527470053"/>
      <w:r w:rsidRPr="00700E63">
        <w:t xml:space="preserve">Figure </w:t>
      </w:r>
      <w:r w:rsidRPr="00700E63">
        <w:fldChar w:fldCharType="begin"/>
      </w:r>
      <w:r w:rsidRPr="00700E63">
        <w:instrText xml:space="preserve"> SEQ Figure \* ARABIC </w:instrText>
      </w:r>
      <w:r w:rsidRPr="00700E63">
        <w:fldChar w:fldCharType="separate"/>
      </w:r>
      <w:r w:rsidR="00C825AE">
        <w:rPr>
          <w:noProof/>
        </w:rPr>
        <w:t>11</w:t>
      </w:r>
      <w:r w:rsidRPr="00700E63">
        <w:fldChar w:fldCharType="end"/>
      </w:r>
      <w:r w:rsidRPr="00700E63">
        <w:t>-Search Filters</w:t>
      </w:r>
      <w:bookmarkEnd w:id="39"/>
    </w:p>
    <w:p w:rsidR="00473FDB" w:rsidRPr="00791E37" w:rsidRDefault="00473FDB" w:rsidP="00791E37">
      <w:pPr>
        <w:pStyle w:val="Caption"/>
        <w:spacing w:after="0"/>
        <w:jc w:val="center"/>
        <w:rPr>
          <w:rFonts w:ascii="Arial" w:hAnsi="Arial" w:cs="Arial"/>
          <w:color w:val="auto"/>
        </w:rPr>
      </w:pPr>
    </w:p>
    <w:p w:rsidR="00473FDB" w:rsidRPr="0022084D" w:rsidRDefault="00473FDB" w:rsidP="00473FDB">
      <w:pPr>
        <w:ind w:left="-810"/>
      </w:pPr>
    </w:p>
    <w:p w:rsidR="00473FDB" w:rsidRPr="00373889" w:rsidRDefault="00473FDB" w:rsidP="00C9043E">
      <w:pPr>
        <w:pStyle w:val="ListParagraph"/>
        <w:tabs>
          <w:tab w:val="left" w:pos="-90"/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sectPr w:rsidR="00473FDB" w:rsidRPr="00373889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295E" w:rsidRDefault="00C2295E" w:rsidP="000D4051">
      <w:pPr>
        <w:spacing w:after="0" w:line="240" w:lineRule="auto"/>
      </w:pPr>
      <w:r>
        <w:separator/>
      </w:r>
    </w:p>
  </w:endnote>
  <w:endnote w:type="continuationSeparator" w:id="0">
    <w:p w:rsidR="00C2295E" w:rsidRDefault="00C2295E" w:rsidP="000D4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759" w:rsidRDefault="00726759" w:rsidP="000F6695">
    <w:pPr>
      <w:pStyle w:val="zFooter"/>
      <w:pBdr>
        <w:top w:val="single" w:sz="4" w:space="0" w:color="auto"/>
      </w:pBdr>
      <w:jc w:val="left"/>
      <w:rPr>
        <w:ins w:id="0" w:author="momna ali" w:date="2018-09-26T15:04:00Z"/>
      </w:rPr>
    </w:pPr>
    <w:r>
      <w:t xml:space="preserve">                                                             </w:t>
    </w:r>
    <w:ins w:id="1" w:author="momna ali" w:date="2018-09-26T15:04:00Z">
      <w:r>
        <w:t>Copyright © 2018  Qualcomm Technologies, Inc.</w:t>
      </w:r>
      <w:r>
        <w:tab/>
      </w:r>
    </w:ins>
  </w:p>
  <w:p w:rsidR="00726759" w:rsidRPr="000E096C" w:rsidRDefault="00726759" w:rsidP="000F6695">
    <w:pPr>
      <w:pStyle w:val="Footer"/>
      <w:ind w:left="270"/>
      <w:rPr>
        <w:rFonts w:ascii="Arial" w:hAnsi="Arial" w:cs="Arial"/>
        <w:b/>
        <w:sz w:val="18"/>
        <w:szCs w:val="18"/>
      </w:rPr>
    </w:pPr>
    <w:r w:rsidRPr="000E096C">
      <w:rPr>
        <w:rFonts w:ascii="Arial" w:hAnsi="Arial" w:cs="Arial"/>
        <w:b/>
        <w:sz w:val="18"/>
        <w:szCs w:val="18"/>
      </w:rPr>
      <w:t>This work is licensed under a Creative Commons Attribution-</w:t>
    </w:r>
    <w:proofErr w:type="spellStart"/>
    <w:r w:rsidRPr="000E096C">
      <w:rPr>
        <w:rFonts w:ascii="Arial" w:hAnsi="Arial" w:cs="Arial"/>
        <w:b/>
        <w:sz w:val="18"/>
        <w:szCs w:val="18"/>
      </w:rPr>
      <w:t>NoDerivatives</w:t>
    </w:r>
    <w:proofErr w:type="spellEnd"/>
    <w:r w:rsidRPr="000E096C">
      <w:rPr>
        <w:rFonts w:ascii="Arial" w:hAnsi="Arial" w:cs="Arial"/>
        <w:b/>
        <w:sz w:val="18"/>
        <w:szCs w:val="18"/>
      </w:rPr>
      <w:t xml:space="preserve"> 4.0 International License.</w:t>
    </w:r>
  </w:p>
  <w:p w:rsidR="00726759" w:rsidRDefault="0072675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759" w:rsidRPr="00AB4606" w:rsidRDefault="00726759" w:rsidP="000D4051">
    <w:pPr>
      <w:pStyle w:val="Footer"/>
    </w:pPr>
  </w:p>
  <w:p w:rsidR="00726759" w:rsidRDefault="00726759" w:rsidP="007109B9">
    <w:pPr>
      <w:pStyle w:val="zFooter"/>
      <w:pBdr>
        <w:top w:val="single" w:sz="4" w:space="0" w:color="auto"/>
      </w:pBdr>
      <w:jc w:val="left"/>
      <w:rPr>
        <w:ins w:id="3" w:author="momna ali" w:date="2018-09-26T15:04:00Z"/>
      </w:rPr>
    </w:pPr>
    <w:r>
      <w:t xml:space="preserve">                                                             </w:t>
    </w:r>
    <w:ins w:id="4" w:author="momna ali" w:date="2018-09-26T15:04:00Z">
      <w:r>
        <w:t>Copyright © 2018  Qualcomm Technologies, Inc.</w:t>
      </w:r>
      <w:r>
        <w:tab/>
      </w:r>
      <w:r>
        <w:fldChar w:fldCharType="begin"/>
      </w:r>
      <w:r>
        <w:instrText xml:space="preserve"> PAGE  \* MERGEFORMAT </w:instrText>
      </w:r>
      <w:r>
        <w:fldChar w:fldCharType="separate"/>
      </w:r>
    </w:ins>
    <w:r w:rsidR="00002E8B">
      <w:t>6</w:t>
    </w:r>
    <w:ins w:id="5" w:author="momna ali" w:date="2018-09-26T15:04:00Z">
      <w:r>
        <w:fldChar w:fldCharType="end"/>
      </w:r>
    </w:ins>
  </w:p>
  <w:p w:rsidR="00726759" w:rsidRPr="000E096C" w:rsidRDefault="00726759" w:rsidP="007109B9">
    <w:pPr>
      <w:pStyle w:val="Footer"/>
      <w:ind w:left="270"/>
      <w:rPr>
        <w:rFonts w:ascii="Arial" w:hAnsi="Arial" w:cs="Arial"/>
        <w:b/>
        <w:sz w:val="18"/>
        <w:szCs w:val="18"/>
      </w:rPr>
    </w:pPr>
    <w:r w:rsidRPr="000E096C">
      <w:rPr>
        <w:rFonts w:ascii="Arial" w:hAnsi="Arial" w:cs="Arial"/>
        <w:b/>
        <w:sz w:val="18"/>
        <w:szCs w:val="18"/>
      </w:rPr>
      <w:t>This work is licensed under a Creative Commons Attribution-</w:t>
    </w:r>
    <w:proofErr w:type="spellStart"/>
    <w:r w:rsidRPr="000E096C">
      <w:rPr>
        <w:rFonts w:ascii="Arial" w:hAnsi="Arial" w:cs="Arial"/>
        <w:b/>
        <w:sz w:val="18"/>
        <w:szCs w:val="18"/>
      </w:rPr>
      <w:t>NoDerivatives</w:t>
    </w:r>
    <w:proofErr w:type="spellEnd"/>
    <w:r w:rsidRPr="000E096C">
      <w:rPr>
        <w:rFonts w:ascii="Arial" w:hAnsi="Arial" w:cs="Arial"/>
        <w:b/>
        <w:sz w:val="18"/>
        <w:szCs w:val="18"/>
      </w:rPr>
      <w:t xml:space="preserve"> 4.0 International License.</w:t>
    </w:r>
  </w:p>
  <w:p w:rsidR="00726759" w:rsidRDefault="007267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295E" w:rsidRDefault="00C2295E" w:rsidP="000D4051">
      <w:pPr>
        <w:spacing w:after="0" w:line="240" w:lineRule="auto"/>
      </w:pPr>
      <w:r>
        <w:separator/>
      </w:r>
    </w:p>
  </w:footnote>
  <w:footnote w:type="continuationSeparator" w:id="0">
    <w:p w:rsidR="00C2295E" w:rsidRDefault="00C2295E" w:rsidP="000D40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759" w:rsidRDefault="00726759">
    <w:pPr>
      <w:pStyle w:val="Header"/>
    </w:pPr>
    <w:r>
      <w:rPr>
        <w:noProof/>
      </w:rPr>
      <w:drawing>
        <wp:inline distT="0" distB="0" distL="0" distR="0" wp14:anchorId="1224CCE7" wp14:editId="28D5641B">
          <wp:extent cx="1896110" cy="419100"/>
          <wp:effectExtent l="0" t="0" r="8890" b="0"/>
          <wp:docPr id="14" name="Picture 14" descr="C:\Users\schoudhu\AppData\Local\Microsoft\Windows\INetCache\Content.Word\qc_logo_flt_rgb_blu_p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schoudhu\AppData\Local\Microsoft\Windows\INetCache\Content.Word\qc_logo_flt_rgb_blu_p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122" t="27273" r="10859" b="31061"/>
                  <a:stretch/>
                </pic:blipFill>
                <pic:spPr bwMode="auto">
                  <a:xfrm>
                    <a:off x="0" y="0"/>
                    <a:ext cx="189611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33B1A48" wp14:editId="5D6C02F6">
              <wp:simplePos x="0" y="0"/>
              <wp:positionH relativeFrom="margin">
                <wp:align>left</wp:align>
              </wp:positionH>
              <wp:positionV relativeFrom="paragraph">
                <wp:posOffset>-635</wp:posOffset>
              </wp:positionV>
              <wp:extent cx="6244270" cy="1430826"/>
              <wp:effectExtent l="0" t="0" r="23495" b="0"/>
              <wp:wrapNone/>
              <wp:docPr id="214" name="Group 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4270" cy="1430826"/>
                        <a:chOff x="4131" y="564184"/>
                        <a:chExt cx="6210300" cy="1430826"/>
                      </a:xfrm>
                    </wpg:grpSpPr>
                    <wps:wsp>
                      <wps:cNvPr id="215" name="Straight Connector 215"/>
                      <wps:cNvCnPr/>
                      <wps:spPr>
                        <a:xfrm flipH="1">
                          <a:off x="4131" y="954709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7F7F7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16" name="Group 216"/>
                      <wpg:cNvGrpSpPr/>
                      <wpg:grpSpPr>
                        <a:xfrm>
                          <a:off x="5452431" y="564184"/>
                          <a:ext cx="762000" cy="762000"/>
                          <a:chOff x="5452431" y="564184"/>
                          <a:chExt cx="762000" cy="762000"/>
                        </a:xfrm>
                      </wpg:grpSpPr>
                      <wps:wsp>
                        <wps:cNvPr id="217" name="Oval 217"/>
                        <wps:cNvSpPr/>
                        <wps:spPr>
                          <a:xfrm>
                            <a:off x="5452431" y="564184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ounded Rectangle 218"/>
                        <wps:cNvSpPr/>
                        <wps:spPr>
                          <a:xfrm rot="21155986">
                            <a:off x="5882386" y="879352"/>
                            <a:ext cx="124359" cy="4283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Rounded Rectangle 219"/>
                        <wps:cNvSpPr/>
                        <wps:spPr>
                          <a:xfrm rot="18804054">
                            <a:off x="5818032" y="817795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ounded Rectangle 220"/>
                        <wps:cNvSpPr/>
                        <wps:spPr>
                          <a:xfrm rot="16200000">
                            <a:off x="5724425" y="814479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ounded Rectangle 221"/>
                        <wps:cNvSpPr/>
                        <wps:spPr>
                          <a:xfrm rot="13531193">
                            <a:off x="5656359" y="887240"/>
                            <a:ext cx="124360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Rounded Rectangle 222"/>
                        <wps:cNvSpPr/>
                        <wps:spPr>
                          <a:xfrm rot="13422697">
                            <a:off x="5884887" y="973270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Rounded Rectangle 223"/>
                        <wps:cNvSpPr/>
                        <wps:spPr>
                          <a:xfrm rot="16486796">
                            <a:off x="5818550" y="1036114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Rounded Rectangle 224"/>
                        <wps:cNvSpPr/>
                        <wps:spPr>
                          <a:xfrm rot="18880232">
                            <a:off x="5728330" y="1042462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Rounded Rectangle 225"/>
                        <wps:cNvSpPr/>
                        <wps:spPr>
                          <a:xfrm rot="21415589">
                            <a:off x="5662760" y="980906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26" name="Group 226"/>
                      <wpg:cNvGrpSpPr/>
                      <wpg:grpSpPr>
                        <a:xfrm>
                          <a:off x="4788974" y="1166666"/>
                          <a:ext cx="692536" cy="686632"/>
                          <a:chOff x="4788974" y="1166666"/>
                          <a:chExt cx="692536" cy="686632"/>
                        </a:xfrm>
                      </wpg:grpSpPr>
                      <wps:wsp>
                        <wps:cNvPr id="227" name="Oval 227"/>
                        <wps:cNvSpPr/>
                        <wps:spPr>
                          <a:xfrm rot="14809238">
                            <a:off x="4881082" y="1256662"/>
                            <a:ext cx="519909" cy="51990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Arc 228"/>
                        <wps:cNvSpPr/>
                        <wps:spPr>
                          <a:xfrm rot="12798698">
                            <a:off x="4788974" y="1166666"/>
                            <a:ext cx="692536" cy="686632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Rounded Rectangle 229"/>
                        <wps:cNvSpPr/>
                        <wps:spPr>
                          <a:xfrm rot="21155986">
                            <a:off x="5169919" y="1471123"/>
                            <a:ext cx="80507" cy="2771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Rounded Rectangle 230"/>
                        <wps:cNvSpPr/>
                        <wps:spPr>
                          <a:xfrm rot="18804054">
                            <a:off x="5128277" y="1431285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ounded Rectangle 231"/>
                        <wps:cNvSpPr/>
                        <wps:spPr>
                          <a:xfrm rot="16200000">
                            <a:off x="5067678" y="1429139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Rounded Rectangle 232"/>
                        <wps:cNvSpPr/>
                        <wps:spPr>
                          <a:xfrm rot="13531193">
                            <a:off x="5023614" y="1476220"/>
                            <a:ext cx="80469" cy="2772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Rounded Rectangle 233"/>
                        <wps:cNvSpPr/>
                        <wps:spPr>
                          <a:xfrm rot="13422697">
                            <a:off x="5171538" y="1531895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Rounded Rectangle 234"/>
                        <wps:cNvSpPr/>
                        <wps:spPr>
                          <a:xfrm rot="16486796">
                            <a:off x="5128612" y="1572553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Rounded Rectangle 235"/>
                        <wps:cNvSpPr/>
                        <wps:spPr>
                          <a:xfrm rot="18880232">
                            <a:off x="5070206" y="1576660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Rounded Rectangle 236"/>
                        <wps:cNvSpPr/>
                        <wps:spPr>
                          <a:xfrm rot="21415589">
                            <a:off x="5027739" y="1536836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37" name="Group 237"/>
                      <wpg:cNvGrpSpPr/>
                      <wpg:grpSpPr>
                        <a:xfrm>
                          <a:off x="5592030" y="1505431"/>
                          <a:ext cx="485537" cy="489579"/>
                          <a:chOff x="5592030" y="1505431"/>
                          <a:chExt cx="485537" cy="489579"/>
                        </a:xfrm>
                      </wpg:grpSpPr>
                      <wps:wsp>
                        <wps:cNvPr id="238" name="Oval 238"/>
                        <wps:cNvSpPr/>
                        <wps:spPr>
                          <a:xfrm rot="18618547">
                            <a:off x="5653106" y="1571148"/>
                            <a:ext cx="362911" cy="363006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Arc 239"/>
                        <wps:cNvSpPr/>
                        <wps:spPr>
                          <a:xfrm rot="16608007">
                            <a:off x="5590009" y="1507452"/>
                            <a:ext cx="489579" cy="485537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Rounded Rectangle 240"/>
                        <wps:cNvSpPr/>
                        <wps:spPr>
                          <a:xfrm rot="21155986">
                            <a:off x="5856691" y="1721316"/>
                            <a:ext cx="58117" cy="2001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Rounded Rectangle 241"/>
                        <wps:cNvSpPr/>
                        <wps:spPr>
                          <a:xfrm rot="18804054">
                            <a:off x="5826617" y="169254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Rounded Rectangle 242"/>
                        <wps:cNvSpPr/>
                        <wps:spPr>
                          <a:xfrm rot="16200000">
                            <a:off x="5782871" y="169099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Rounded Rectangle 243"/>
                        <wps:cNvSpPr/>
                        <wps:spPr>
                          <a:xfrm rot="13531193">
                            <a:off x="5751062" y="1725002"/>
                            <a:ext cx="58117" cy="200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Rounded Rectangle 244"/>
                        <wps:cNvSpPr/>
                        <wps:spPr>
                          <a:xfrm rot="13422697">
                            <a:off x="5857860" y="1765207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Rounded Rectangle 245"/>
                        <wps:cNvSpPr/>
                        <wps:spPr>
                          <a:xfrm rot="16486796">
                            <a:off x="5826859" y="1794576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Rounded Rectangle 246"/>
                        <wps:cNvSpPr/>
                        <wps:spPr>
                          <a:xfrm rot="18880232">
                            <a:off x="5784696" y="1797543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Rounded Rectangle 247"/>
                        <wps:cNvSpPr/>
                        <wps:spPr>
                          <a:xfrm rot="21415589">
                            <a:off x="5754053" y="1768776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C58D923" id="Group 214" o:spid="_x0000_s1026" style="position:absolute;margin-left:0;margin-top:-.05pt;width:491.65pt;height:112.65pt;z-index:251659264;mso-position-horizontal:left;mso-position-horizontal-relative:margin" coordorigin="41,5641" coordsize="62103,14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">
              <v:line id="Straight Connector 215" o:spid="_x0000_s1027" style="position:absolute;flip:x;visibility:visible;mso-wrap-style:square" from="41,9547" to="54524,9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+ussMAAADcAAAADwAAAGRycy9kb3ducmV2LnhtbESP3YrCMBSE7xd8h3AE79bUn5WlGkUE&#10;QbxYWbsPcGyObbE5qUnU9u03guDlMDPfMItVa2pxJ+crywpGwwQEcW51xYWCv2z7+Q3CB2SNtWVS&#10;0JGH1bL3scBU2wf/0v0YChEh7FNUUIbQpFL6vCSDfmgb4uidrTMYonSF1A4fEW5qOU6SmTRYcVwo&#10;saFNSfnleDMKMjy019lhSvL0c850t3eTSXdSatBv13MQgdrwDr/aO61gPPqC55l4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frrLDAAAA3AAAAA8AAAAAAAAAAAAA&#10;AAAAoQIAAGRycy9kb3ducmV2LnhtbFBLBQYAAAAABAAEAPkAAACRAwAAAAA=&#10;" strokecolor="#7f7f7f" strokeweight="1pt">
                <v:stroke joinstyle="miter"/>
              </v:line>
              <v:group id="Group 216" o:spid="_x0000_s1028" style="position:absolute;left:54524;top:5641;width:7620;height:7620" coordorigin="54524,5641" coordsize="7620,7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<v:oval id="Oval 217" o:spid="_x0000_s1029" style="position:absolute;left:54524;top:5641;width:7620;height:7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bbMYA&#10;AADcAAAADwAAAGRycy9kb3ducmV2LnhtbESPT2vCQBTE70K/w/IKvenGFGqIbqRVKoJUqOnF22v2&#10;5Q/Nvg3ZrYnfvlsQPA4z8xtmtR5NKy7Uu8aygvksAkFcWN1wpeArf58mIJxH1thaJgVXcrDOHiYr&#10;TLUd+JMuJ1+JAGGXooLa+y6V0hU1GXQz2xEHr7S9QR9kX0nd4xDgppVxFL1Igw2HhRo72tRU/Jx+&#10;jQLcDW/XPDpSPByS80eZH+z2+Vupp8fxdQnC0+jv4Vt7rxXE8wX8nwlH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rbbMYAAADcAAAADwAAAAAAAAAAAAAAAACYAgAAZHJz&#10;L2Rvd25yZXYueG1sUEsFBgAAAAAEAAQA9QAAAIsDAAAAAA==&#10;" filled="f" strokecolor="#3167a9" strokeweight="1.5pt">
                  <v:stroke joinstyle="miter"/>
                </v:oval>
                <v:roundrect id="Rounded Rectangle 218" o:spid="_x0000_s1030" style="position:absolute;left:58823;top:8793;width:1244;height:428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Tj3sUA&#10;AADcAAAADwAAAGRycy9kb3ducmV2LnhtbESPTW/CMAyG70j8h8hI3EYKEvvoCAhtTNp1ME07uo2X&#10;djROlQTo9uvnwySO1uv3sZ/VZvCdOlNMbWAD81kBirgOtmVn4P3wcnMPKmVki11gMvBDCTbr8WiF&#10;pQ0XfqPzPjslEE4lGmhy7kutU92QxzQLPbFkXyF6zDJGp23Ei8B9pxdFcas9tiwXGuzpqaH6uD95&#10;oSzvfqvj866oPquPh+ii+3Z6a8x0MmwfQWUa8nX5v/1qDSzm8q3IiAj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OPexQAAANwAAAAPAAAAAAAAAAAAAAAAAJgCAABkcnMv&#10;ZG93bnJldi54bWxQSwUGAAAAAAQABAD1AAAAigMAAAAA&#10;" fillcolor="#ffb500" stroked="f" strokeweight="1pt">
                  <v:stroke joinstyle="miter"/>
                </v:roundrect>
                <v:roundrect id="Rounded Rectangle 219" o:spid="_x0000_s1031" style="position:absolute;left:58180;top:8178;width:1243;height:428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GMuMMA&#10;AADcAAAADwAAAGRycy9kb3ducmV2LnhtbESPQWsCMRSE74L/ITyhN83qQdbVKCpWeivaHjw+Ns/N&#10;4uZl3aSa/fdNoeBxmJlvmNUm2kY8qPO1YwXTSQaCuHS65krB99f7OAfhA7LGxjEp6MnDZj0crLDQ&#10;7sknepxDJRKEfYEKTAhtIaUvDVn0E9cSJ+/qOoshya6SusNngttGzrJsLi3WnBYMtrQ3VN7OP1ZB&#10;vlsc+n2+MzpeIm/7T38PR6/U2yhulyACxfAK/7c/tILZdAF/Z9IR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GMu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0" o:spid="_x0000_s1032" style="position:absolute;left:57244;top:8144;width:1244;height:428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tPLMAA&#10;AADcAAAADwAAAGRycy9kb3ducmV2LnhtbERP3WrCMBS+H/gO4Qy8m+kqlFKNojJBBAerfYCz5qwp&#10;NielyWx9e3Mx2OXH97/eTrYTdxp861jB+yIBQVw73XKjoLoe33IQPiBr7ByTggd52G5mL2sstBv5&#10;i+5laEQMYV+gAhNCX0jpa0MW/cL1xJH7cYPFEOHQSD3gGMNtJ9MkyaTFlmODwZ4Ohupb+WsVLL/3&#10;Y3W+7D6bzH5QSHVuptErNX+ddisQgabwL/5zn7SCNI3z45l4BO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YtPLMAAAADcAAAADwAAAAAAAAAAAAAAAACYAgAAZHJzL2Rvd25y&#10;ZXYueG1sUEsFBgAAAAAEAAQA9QAAAIUDAAAAAA==&#10;" fillcolor="#ffb500" stroked="f" strokeweight="1pt">
                  <v:stroke joinstyle="miter"/>
                </v:roundrect>
                <v:roundrect id="Rounded Rectangle 221" o:spid="_x0000_s1033" style="position:absolute;left:56563;top:8872;width:1244;height:42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LsG8QA&#10;AADcAAAADwAAAGRycy9kb3ducmV2LnhtbESPQWvCQBSE70L/w/IEb2ZjCkWiqxRBag8isSl4fGRf&#10;k+Du25BdNfn3bqHQ4zAz3zDr7WCNuFPvW8cKFkkKgrhyuuVaQfm1ny9B+ICs0TgmBSN52G5eJmvM&#10;tXtwQfdzqEWEsM9RQRNCl0vpq4Ys+sR1xNH7cb3FEGVfS93jI8KtkVmavkmLLceFBjvaNVRdzzer&#10;4NJ2x++Uq4/s9GrGzyWaa1nslZpNh/cViEBD+A//tQ9aQZYt4PdMPAJy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i7Bv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22" o:spid="_x0000_s1034" style="position:absolute;left:58848;top:9732;width:1244;height:42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4YsMA&#10;AADcAAAADwAAAGRycy9kb3ducmV2LnhtbESPQUsDMRSE7wX/Q3iCtzZrClXWpkUFwYOX1kLx9ti8&#10;bhaTl5jEdv33plDocZiZb5jlevROHCnlIbCG+1kDgrgLZuBew+7zbfoIIhdkgy4wafijDOvVzWSJ&#10;rQkn3tBxW3pRIZxb1GBLia2UubPkMc9CJK7eISSPpcrUS5PwVOHeSdU0C+lx4LpgMdKrpe57++s1&#10;fHxlN5+nvf1xSh1UjBt+UC9a392Oz08gCo3lGr60340GpRScz9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24Ys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3" o:spid="_x0000_s1035" style="position:absolute;left:58185;top:10361;width:1244;height:42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9rhMMA&#10;AADcAAAADwAAAGRycy9kb3ducmV2LnhtbESP3YrCMBSE74V9h3AWvNN0KyulGmUVFsQLwZ8HODTH&#10;ttqclCSr8e3NguDlMDPfMPNlNJ24kfOtZQVf4wwEcWV1y7WC0/F3VIDwAVljZ5kUPMjDcvExmGOp&#10;7Z33dDuEWiQI+xIVNCH0pZS+asigH9ueOHln6wyGJF0ttcN7gptO5lk2lQZbTgsN9rRuqLoe/oyC&#10;C65c7PaF3O528Xs6uVax3hRKDT/jzwxEoBje4Vd7oxXk+QT+z6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9rh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4" o:spid="_x0000_s1036" style="position:absolute;left:57283;top:10424;width:1244;height:42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b8QMQA&#10;AADcAAAADwAAAGRycy9kb3ducmV2LnhtbESPwWrDMBBE74X+g9hCb40cN5TgRjahpOCLD3b8AYu1&#10;tU2slZEUx+3XV4VAj8PMvGEOxWomsZDzo2UF200CgrizeuReQXv+fNmD8AFZ42SZFHyThyJ/fDhg&#10;pu2Na1qa0IsIYZ+hgiGEOZPSdwMZ9Bs7E0fvyzqDIUrXS+3wFuFmkmmSvEmDI8eFAWf6GKi7NFej&#10;oOx/luT0mp64sufqOh1d29VOqeen9fgOItAa/sP3dqkVpOkO/s7EI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2/ED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25" o:spid="_x0000_s1037" style="position:absolute;left:56627;top:9809;width:1244;height:428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2ZJcQA&#10;AADcAAAADwAAAGRycy9kb3ducmV2LnhtbESPQUvDQBSE74L/YXmCl9BuGlGamE0RodCb2Ap6fGSf&#10;2Wj2bcg+2/TfdwXB4zAz3zD1ZvaDOtIU+8AGVsscFHEbbM+dgbfDdrEGFQXZ4hCYDJwpwqa5vqqx&#10;suHEr3TcS6cShGOFBpzIWGkdW0ce4zKMxMn7DJNHSXLqtJ3wlOB+0EWeP2iPPacFhyM9O2q/9z/e&#10;wIwv/vzRyl1Wfr1vs1VWlm4UY25v5qdHUEKz/If/2jtroCju4fdMOgK6u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NmSXEAAAA3AAAAA8AAAAAAAAAAAAAAAAAmAIAAGRycy9k&#10;b3ducmV2LnhtbFBLBQYAAAAABAAEAPUAAACJAwAAAAA=&#10;" fillcolor="#ffb500" stroked="f" strokeweight="1pt">
                  <v:stroke joinstyle="miter"/>
                </v:roundrect>
              </v:group>
              <v:group id="Group 226" o:spid="_x0000_s1038" style="position:absolute;left:47889;top:11666;width:6926;height:6866" coordorigin="47889,11666" coordsize="6925,6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<v:oval id="Oval 227" o:spid="_x0000_s1039" style="position:absolute;left:48810;top:12566;width:5199;height:5199;rotation:-741732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/XsUA&#10;AADcAAAADwAAAGRycy9kb3ducmV2LnhtbESP3WrCQBSE7wu+w3IEb4puDKVqdBVRCoJF8Af08pA9&#10;JsHs2ZBdk/Ttu0Khl8PMfMMsVp0pRUO1KywrGI8iEMSp1QVnCi7nr+EUhPPIGkvLpOCHHKyWvbcF&#10;Jtq2fKTm5DMRIOwSVJB7XyVSujQng25kK+Lg3W1t0AdZZ1LX2Aa4KWUcRZ/SYMFhIceKNjmlj9PT&#10;KGh32WHvGzfj9+uzvX1vP5pybJUa9Lv1HISnzv+H/9o7rSCOJ/A6E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Kr9exQAAANwAAAAPAAAAAAAAAAAAAAAAAJgCAABkcnMv&#10;ZG93bnJldi54bWxQSwUGAAAAAAQABAD1AAAAigMAAAAA&#10;" fillcolor="window" strokecolor="#3167a9" strokeweight="1.5pt">
                  <v:stroke joinstyle="miter"/>
                </v:oval>
                <v:shape id="Arc 228" o:spid="_x0000_s1040" style="position:absolute;left:47889;top:11666;width:6926;height:6866;rotation:-9613369fd;visibility:visible;mso-wrap-style:square;v-text-anchor:middle" coordsize="692536,686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VIsQA&#10;AADcAAAADwAAAGRycy9kb3ducmV2LnhtbERPTU/CQBC9m/AfNmPihcDWEsBUFmKMgMqJwsHj2B3b&#10;hu5s012h/HvmYOLx5X0vVr1r1Jm6UHs28DhOQBEX3tZcGjge1qMnUCEiW2w8k4ErBVgtB3cLzKy/&#10;8J7OeSyVhHDI0EAVY5tpHYqKHIaxb4mF+/GdwyiwK7Xt8CLhrtFpksy0w5qlocKWXisqTvmvk97P&#10;+fexGQ6/6nw92SVv2+nHZjs15uG+f3kGFamP/+I/97s1kKayVs7IEd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FlSLEAAAA3AAAAA8AAAAAAAAAAAAAAAAAmAIAAGRycy9k&#10;b3ducmV2LnhtbFBLBQYAAAAABAAEAPUAAACJAwAAAAA=&#10;" path="m346268,nsc483138,,607165,79935,662724,203955v56100,125227,31723,271537,-62016,372224c508186,675558,365439,711821,236117,668799l346268,343316,346268,xem346268,nfc483138,,607165,79935,662724,203955v56100,125227,31723,271537,-62016,372224c508186,675558,365439,711821,236117,668799e" filled="f" strokecolor="#f7911e" strokeweight="1pt">
                  <v:stroke dashstyle="3 1" endarrow="block" endarrowwidth="narrow" endarrowlength="short" joinstyle="miter"/>
                  <v:path arrowok="t" o:connecttype="custom" o:connectlocs="346268,0;662724,203955;600708,576179;236117,668799" o:connectangles="0,0,0,0"/>
                </v:shape>
                <v:roundrect id="Rounded Rectangle 229" o:spid="_x0000_s1041" style="position:absolute;left:51699;top:14711;width:805;height:277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SM+MQA&#10;AADcAAAADwAAAGRycy9kb3ducmV2LnhtbESPQWsCMRSE7wX/Q3hCbzXrglZXo4i10GttEY9vN8/s&#10;6uZlSVLd+uubQqHHYWa+YZbr3rbiSj40jhWMRxkI4srpho2Cz4/XpxmIEJE1to5JwTcFWK8GD0ss&#10;tLvxO1330YgE4VCggjrGrpAyVDVZDCPXESfv5LzFmKQ3Unu8JbhtZZ5lU2mx4bRQY0fbmqrL/ssm&#10;yuT5Xl5edll5LA9zb7w5G7lR6nHYbxYgIvXxP/zXftMK8nwOv2fS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0jPj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30" o:spid="_x0000_s1042" style="position:absolute;left:51282;top:14312;width:805;height:277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55RcEA&#10;AADcAAAADwAAAGRycy9kb3ducmV2LnhtbERPz2vCMBS+D/wfwhO8rekURu0aRUXHbmPqweOjeWvK&#10;mpfaRE3/++Uw2PHj+12to+3EnQbfOlbwkuUgiGunW24UnE+H5wKED8gaO8ekYCQP69XkqcJSuwd/&#10;0f0YGpFC2JeowITQl1L62pBFn7meOHHfbrAYEhwaqQd8pHDbyXmev0qLLacGgz3tDNU/x5tVUGyX&#10;+3FXbI2Ol8ib8dNfw7tXajaNmzcQgWL4F/+5P7SC+SLNT2fSEZ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eeUXBAAAA3AAAAA8AAAAAAAAAAAAAAAAAmAIAAGRycy9kb3du&#10;cmV2LnhtbFBLBQYAAAAABAAEAPUAAACGAwAAAAA=&#10;" fillcolor="#ffb500" stroked="f" strokeweight="1pt">
                  <v:stroke joinstyle="miter"/>
                </v:roundrect>
                <v:roundrect id="Rounded Rectangle 231" o:spid="_x0000_s1043" style="position:absolute;left:50676;top:14291;width:805;height:277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58asIA&#10;AADcAAAADwAAAGRycy9kb3ducmV2LnhtbESP0YrCMBRE34X9h3AXfNPUCiJdo7iLC4ugYPUD7jbX&#10;ptjclCba+vdGEHwcZuYMs1j1thY3an3lWMFknIAgLpyuuFRwOv6O5iB8QNZYOyYFd/KwWn4MFphp&#10;1/GBbnkoRYSwz1CBCaHJpPSFIYt+7Bri6J1dazFE2ZZSt9hFuK1lmiQzabHiuGCwoR9DxSW/WgXT&#10;/+/utN2t9+XMbiikem76zis1/OzXXyAC9eEdfrX/tIJ0OoH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HnxqwgAAANwAAAAPAAAAAAAAAAAAAAAAAJgCAABkcnMvZG93&#10;bnJldi54bWxQSwUGAAAAAAQABAD1AAAAhwMAAAAA&#10;" fillcolor="#ffb500" stroked="f" strokeweight="1pt">
                  <v:stroke joinstyle="miter"/>
                </v:roundrect>
                <v:roundrect id="Rounded Rectangle 232" o:spid="_x0000_s1044" style="position:absolute;left:50235;top:14762;width:805;height:27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nkscUA&#10;AADcAAAADwAAAGRycy9kb3ducmV2LnhtbESPwWrDMBBE74X8g9hAb7VcG0pwo5hQCGkPJSR1ocfF&#10;2tjG0spYSuz8fVQo9DjMzBtmXc7WiCuNvnOs4DlJQRDXTnfcKKi+dk8rED4gazSOScGNPJSbxcMa&#10;C+0mPtL1FBoRIewLVNCGMBRS+roliz5xA3H0zm60GKIcG6lHnCLcGpml6Yu02HFcaHGgt5bq/nSx&#10;Cn664fM75XqfHXJz+1ih6avjTqnH5bx9BRFoDv/hv/a7VpDlGfyeiUdA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eSxxQAAANwAAAAPAAAAAAAAAAAAAAAAAJgCAABkcnMv&#10;ZG93bnJldi54bWxQSwUGAAAAAAQABAD1AAAAigMAAAAA&#10;" fillcolor="#ffb500" stroked="f" strokeweight="1pt">
                  <v:stroke joinstyle="miter"/>
                </v:roundrect>
                <v:roundrect id="Rounded Rectangle 233" o:spid="_x0000_s1045" style="position:absolute;left:51715;top:15318;width:805;height:27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iLJMMA&#10;AADcAAAADwAAAGRycy9kb3ducmV2LnhtbESPQUsDMRSE70L/Q3gFbzbbLKisTUsrCB68tAri7bF5&#10;3SwmL2kS2/XfG0HwOMzMN8xqM3knzpTyGFjDctGAIO6DGXnQ8Pb6dHMPIhdkgy4wafimDJv17GqF&#10;nQkX3tP5UAZRIZw71GBLiZ2UubfkMS9CJK7eMSSPpco0SJPwUuHeSdU0t9LjyHXBYqRHS/3n4ctr&#10;ePnIrm3Tuz05pY4qxj3fqZ3W1/Np+wCi0FT+w3/tZ6NBtS38nqlH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iLJ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34" o:spid="_x0000_s1046" style="position:absolute;left:51285;top:15725;width:805;height:27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9lLcQA&#10;AADcAAAADwAAAGRycy9kb3ducmV2LnhtbESP0WoCMRRE3wv+Q7iCbzVbbWXZGkUFQfogaPsBl+R2&#10;d+vmZknibvr3TaHQx2FmzjDrbbKdGMiH1rGCp3kBglg703Kt4OP9+FiCCBHZYOeYFHxTgO1m8rDG&#10;yriRLzRcYy0yhEOFCpoY+0rKoBuyGOauJ87ep/MWY5a+lsbjmOG2k4uiWEmLLeeFBns6NKRv17tV&#10;8IV7n7pLKd/O5/SyWt50qk+lUrNp2r2CiJTif/ivfTIKFstn+D2Tj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vZS3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35" o:spid="_x0000_s1047" style="position:absolute;left:50701;top:15766;width:805;height:27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PPBsMA&#10;AADcAAAADwAAAGRycy9kb3ducmV2LnhtbESPQYvCMBSE78L+h/AWvGm6FRfpmhZZFLx4UPsDHs2z&#10;Ldu8lCTW6q83grDHYWa+YdbFaDoxkPOtZQVf8wQEcWV1y7WC8rybrUD4gKyxs0wK7uShyD8ma8y0&#10;vfGRhlOoRYSwz1BBE0KfSemrhgz6ue2Jo3exzmCI0tVSO7xFuOlkmiTf0mDLcaHBnn4bqv5OV6Ng&#10;Xz+GZLtIt3yw58O127iyOjqlpp/j5gdEoDH8h9/tvVaQLpbwOhOPgMy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KPPBs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36" o:spid="_x0000_s1048" style="position:absolute;left:50277;top:15368;width:805;height:277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aRj8QA&#10;AADcAAAADwAAAGRycy9kb3ducmV2LnhtbESPQWvCQBSE74X+h+UVvATdqCBNdJVSELyVWsEeH9ln&#10;Njb7NmRfNf77bkHwOMzMN8xqM/hWXaiPTWAD00kOirgKtuHawOFrO34FFQXZYhuYDNwowmb9/LTC&#10;0oYrf9JlL7VKEI4lGnAiXal1rBx5jJPQESfvFHqPkmRfa9vjNcF9q2d5vtAeG04LDjt6d1T97H+9&#10;gQE//O27knlWnI/bbJoVhevEmNHL8LYEJTTII3xv76yB2XwB/2fSEd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GkY/EAAAA3AAAAA8AAAAAAAAAAAAAAAAAmAIAAGRycy9k&#10;b3ducmV2LnhtbFBLBQYAAAAABAAEAPUAAACJAwAAAAA=&#10;" fillcolor="#ffb500" stroked="f" strokeweight="1pt">
                  <v:stroke joinstyle="miter"/>
                </v:roundrect>
              </v:group>
              <v:group id="Group 237" o:spid="_x0000_s1049" style="position:absolute;left:55920;top:15054;width:4855;height:4896" coordorigin="55920,15054" coordsize="4855,48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<v:oval id="Oval 238" o:spid="_x0000_s1050" style="position:absolute;left:56530;top:15711;width:3630;height:3630;rotation:-325654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J9lMIA&#10;AADcAAAADwAAAGRycy9kb3ducmV2LnhtbERPTU/CQBC9m/AfNkPCTbZWA6ayECGSKDfQmHgbukNb&#10;7c42uwvUf88cSDi+vO/ZonetOlGIjWcDD+MMFHHpbcOVga/P9f0zqJiQLbaeycA/RVjMB3czLKw/&#10;85ZOu1QpCeFYoIE6pa7QOpY1OYxj3xELd/DBYRIYKm0DniXctTrPsol22LA01NjRqqbyb3d0BvLl&#10;h//5nZb58Wm/fatcHr4Pm70xo2H/+gIqUZ9u4qv73YrvUdbKGTkCe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wn2UwgAAANwAAAAPAAAAAAAAAAAAAAAAAJgCAABkcnMvZG93&#10;bnJldi54bWxQSwUGAAAAAAQABAD1AAAAhwMAAAAA&#10;" fillcolor="window" strokecolor="#3167a9" strokeweight="1.5pt">
                  <v:stroke joinstyle="miter"/>
                </v:oval>
                <v:shape id="Arc 239" o:spid="_x0000_s1051" style="position:absolute;left:55900;top:15074;width:4896;height:4855;rotation:-5452588fd;visibility:visible;mso-wrap-style:square;v-text-anchor:middle" coordsize="489579,485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EPwcYA&#10;AADcAAAADwAAAGRycy9kb3ducmV2LnhtbESPQWvCQBSE7wX/w/KE3upGi6VGVxFBWixUahSvj+wz&#10;CWbfxt3VxP76bqHQ4zAz3zCzRWdqcSPnK8sKhoMEBHFudcWFgn22fnoF4QOyxtoyKbiTh8W89zDD&#10;VNuWv+i2C4WIEPYpKihDaFIpfV6SQT+wDXH0TtYZDFG6QmqHbYSbWo6S5EUarDgulNjQqqT8vLsa&#10;BdcNnj+bllf3zI+z78vxY/t2cEo99rvlFESgLvyH/9rvWsHoeQK/Z+IR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EPwcYAAADcAAAADwAAAAAAAAAAAAAAAACYAgAAZHJz&#10;L2Rvd25yZXYueG1sUEsFBgAAAAAEAAQA9QAAAIsDAAAAAA==&#10;" path="m244789,nsc341557,,429242,56535,468514,144245v39642,88537,22415,191972,-43829,263164c359274,477705,258339,503357,166901,472921l244790,242769v,-80923,-1,-161846,-1,-242769xem244789,nfc341557,,429242,56535,468514,144245v39642,88537,22415,191972,-43829,263164c359274,477705,258339,503357,166901,472921e" filled="f" strokecolor="#f7911e" strokeweight="1pt">
                  <v:stroke dashstyle="3 1" endarrow="block" endarrowwidth="narrow" endarrowlength="short" joinstyle="miter"/>
                  <v:path arrowok="t" o:connecttype="custom" o:connectlocs="244789,0;468514,144245;424685,407409;166901,472921" o:connectangles="0,0,0,0"/>
                </v:shape>
                <v:roundrect id="Rounded Rectangle 240" o:spid="_x0000_s1052" style="position:absolute;left:58566;top:17213;width:582;height:200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HAxcQA&#10;AADcAAAADwAAAGRycy9kb3ducmV2LnhtbESPwU4CMRCG7ya8QzMm3qQrUdGVQghq4lUgxOPsdugu&#10;bKebtsLq0zsHE46Tf/5v5pstBt+pE8XUBjZwNy5AEdfBtuwMbDfvt0+gUka22AUmAz+UYDEfXc2w&#10;tOHMn3RaZ6cEwqlEA03Ofal1qhvymMahJ5ZsH6LHLGN02kY8C9x3elIUj9pjy3KhwZ5WDdXH9bcX&#10;ysP0tzq+vhXVV7V7ji66g9NLY26uh+ULqExDviz/tz+sgcm9vC8yIgJ6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RwMX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1" o:spid="_x0000_s1053" style="position:absolute;left:58265;top:16925;width:582;height:200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Svo8QA&#10;AADcAAAADwAAAGRycy9kb3ducmV2LnhtbESPQWvCQBSE7wX/w/IK3uomIiVG16BSpbdS7aHHR/aZ&#10;Dc2+jdmtbv59t1DocZiZb5h1FW0nbjT41rGCfJaBIK6dbrlR8HE+PBUgfEDW2DkmBSN5qDaThzWW&#10;2t35nW6n0IgEYV+iAhNCX0rpa0MW/cz1xMm7uMFiSHJopB7wnuC2k/Mse5YWW04LBnvaG6q/Tt9W&#10;QbFbvoz7Ymd0/Iy8Hd/8NRy9UtPHuF2BCBTDf/iv/aoVzBc5/J5JR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Ur6P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2" o:spid="_x0000_s1054" style="position:absolute;left:57828;top:16910;width:581;height:200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qRYMMA&#10;AADcAAAADwAAAGRycy9kb3ducmV2LnhtbESP3YrCMBSE7wXfIRzBO02ti0jXKCoKIqzgzwOcbc42&#10;ZZuT0kRb394sLHg5zMw3zGLV2Uo8qPGlYwWTcQKCOHe65ELB7bofzUH4gKyxckwKnuRhtez3Fphp&#10;1/KZHpdQiAhhn6ECE0KdSelzQxb92NXE0ftxjcUQZVNI3WAb4baSaZLMpMWS44LBmraG8t/L3SqY&#10;fm/a2/FrfSpmdkch1XPTtV6p4aBbf4II1IV3+L990ArSjxT+zsQj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qRY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3" o:spid="_x0000_s1055" style="position:absolute;left:57510;top:17250;width:581;height:200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MyV8UA&#10;AADcAAAADwAAAGRycy9kb3ducmV2LnhtbESPzWrDMBCE74W8g9hAbo1cp5TgRDElYNIcSskf5LhY&#10;G9tEWhlLje23rwqFHoeZ+YZZ54M14kGdbxwreJknIIhLpxuuFJxPxfMShA/IGo1jUjCSh3wzeVpj&#10;pl3PB3ocQyUihH2GCuoQ2kxKX9Zk0c9dSxy9m+sshii7SuoO+wi3RqZJ8iYtNhwXamxpW1N5P35b&#10;Bdem/bwkXO7Sr4UZ90s09/OhUGo2Hd5XIAIN4T/81/7QCtLXBfyeiU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zJXxQAAANwAAAAPAAAAAAAAAAAAAAAAAJgCAABkcnMv&#10;ZG93bnJldi54bWxQSwUGAAAAAAQABAD1AAAAigMAAAAA&#10;" fillcolor="#ffb500" stroked="f" strokeweight="1pt">
                  <v:stroke joinstyle="miter"/>
                </v:roundrect>
                <v:roundrect id="Rounded Rectangle 244" o:spid="_x0000_s1056" style="position:absolute;left:58578;top:17652;width:581;height:200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dgLcMA&#10;AADcAAAADwAAAGRycy9kb3ducmV2LnhtbESPQUsDMRSE70L/Q3hCbzZrWlS2TUsVCh68tAri7bF5&#10;3SxNXmIS2/XfG0HwOMzMN8xqM3onzpTyEFjD7awBQdwFM3Cv4e11d/MAIhdkgy4wafimDJv15GqF&#10;rQkX3tP5UHpRIZxb1GBLia2UubPkMc9CJK7eMSSPpcrUS5PwUuHeSdU0d9LjwHXBYqQnS93p8OU1&#10;vHxkN5+nd/vplDqqGPd8rx61nl6P2yWIQmP5D/+1n40GtVjA75l6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dgLc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5" o:spid="_x0000_s1057" style="position:absolute;left:58268;top:17946;width:581;height:200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Wzy8QA&#10;AADcAAAADwAAAGRycy9kb3ducmV2LnhtbESP0WoCMRRE34X+Q7iFvmlWW2VZjdIWCuKDoO0HXJLr&#10;7urmZknS3fTvTaHQx2FmzjCbXbKdGMiH1rGC+awAQaydablW8PX5MS1BhIhssHNMCn4owG77MNlg&#10;ZdzIJxrOsRYZwqFCBU2MfSVl0A1ZDDPXE2fv4rzFmKWvpfE4Zrjt5KIoVtJiy3mhwZ7eG9K387dV&#10;cMU3n7pTKQ/HY1qunm861ftSqafH9LoGESnF//Bfe28ULF6W8HsmHwG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ls8v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6" o:spid="_x0000_s1058" style="position:absolute;left:57846;top:17975;width:582;height:200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ciDMMA&#10;AADcAAAADwAAAGRycy9kb3ducmV2LnhtbESPQYvCMBSE78L+h/AEb5paF1m6pkUWBS8e1P6AR/O2&#10;Ldu8lCTW6q83grDHYWa+YTbFaDoxkPOtZQXLRQKCuLK65VpBednPv0D4gKyxs0wK7uShyD8mG8y0&#10;vfGJhnOoRYSwz1BBE0KfSemrhgz6he2Jo/drncEQpauldniLcNPJNEnW0mDLcaHBnn4aqv7OV6Pg&#10;UD+GZLdKd3y0l+O127qyOjmlZtNx+w0i0Bj+w+/2QStIP9fwOhOPgMy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ciD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7" o:spid="_x0000_s1059" style="position:absolute;left:57540;top:17687;width:581;height:200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xHacUA&#10;AADcAAAADwAAAGRycy9kb3ducmV2LnhtbESPQWvCQBSE7wX/w/IKvQTdqKWa1FWkIPRWagt6fGSf&#10;2bTZtyH7qvHfu4VCj8PMfMOsNoNv1Zn62AQ2MJ3koIirYBuuDXx+7MZLUFGQLbaBycCVImzWo7sV&#10;ljZc+J3Oe6lVgnAs0YAT6UqtY+XIY5yEjjh5p9B7lCT7WtseLwnuWz3L8yftseG04LCjF0fV9/7H&#10;GxjwzV+Plcyz4uuwy6ZZUbhOjHm4H7bPoIQG+Q//tV+tgdnjAn7PpCO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EdpxQAAANwAAAAPAAAAAAAAAAAAAAAAAJgCAABkcnMv&#10;ZG93bnJldi54bWxQSwUGAAAAAAQABAD1AAAAigMAAAAA&#10;" fillcolor="#ffb500" stroked="f" strokeweight="1pt">
                  <v:stroke joinstyle="miter"/>
                </v:roundrect>
              </v:group>
              <w10:wrap anchorx="margin"/>
            </v:group>
          </w:pict>
        </mc:Fallback>
      </mc:AlternateContent>
    </w:r>
  </w:p>
  <w:p w:rsidR="00726759" w:rsidRDefault="00726759" w:rsidP="000D4051">
    <w:pPr>
      <w:pStyle w:val="zBrandingOwner"/>
    </w:pPr>
    <w:sdt>
      <w:sdtPr>
        <w:alias w:val="Doc Entity"/>
        <w:tag w:val="Doc Entity"/>
        <w:id w:val="-404695648"/>
        <w:placeholder>
          <w:docPart w:val="C7605EF9465F4C3C81600DEE06E446F9"/>
        </w:placeholder>
        <w15:color w:val="000000"/>
        <w15:appearance w15:val="hidden"/>
        <w:text w:multiLine="1"/>
      </w:sdtPr>
      <w:sdtContent>
        <w:r>
          <w:t>Qualcomm Technologies, Inc.</w:t>
        </w:r>
      </w:sdtContent>
    </w:sdt>
  </w:p>
  <w:p w:rsidR="00726759" w:rsidRDefault="0072675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759" w:rsidRDefault="0072675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759" w:rsidRPr="009A2B19" w:rsidRDefault="00726759" w:rsidP="008B4FAB">
    <w:pPr>
      <w:pStyle w:val="Header"/>
    </w:pPr>
    <w:r w:rsidRPr="000A183B">
      <w:t xml:space="preserve"> </w:t>
    </w:r>
    <w:r w:rsidRPr="00A92E40">
      <w:rPr>
        <w:rFonts w:ascii="Arial" w:hAnsi="Arial" w:cs="Arial"/>
        <w:i/>
        <w:sz w:val="18"/>
        <w:szCs w:val="18"/>
      </w:rPr>
      <w:t xml:space="preserve"> </w:t>
    </w:r>
    <w:r w:rsidRPr="009A2B19">
      <w:rPr>
        <w:rFonts w:ascii="Arial" w:hAnsi="Arial" w:cs="Arial"/>
        <w:i/>
        <w:sz w:val="18"/>
        <w:szCs w:val="18"/>
      </w:rPr>
      <w:fldChar w:fldCharType="begin"/>
    </w:r>
    <w:r w:rsidRPr="009A2B19">
      <w:rPr>
        <w:rFonts w:ascii="Arial" w:hAnsi="Arial" w:cs="Arial"/>
        <w:i/>
        <w:sz w:val="18"/>
        <w:szCs w:val="18"/>
      </w:rPr>
      <w:instrText xml:space="preserve"> STYLEREF "ProductName" \* MERGEFORMAT </w:instrText>
    </w:r>
    <w:r w:rsidRPr="009A2B19">
      <w:rPr>
        <w:rFonts w:ascii="Arial" w:hAnsi="Arial" w:cs="Arial"/>
        <w:i/>
        <w:sz w:val="18"/>
        <w:szCs w:val="18"/>
      </w:rPr>
      <w:fldChar w:fldCharType="separate"/>
    </w:r>
    <w:r w:rsidR="00002E8B" w:rsidRPr="00002E8B">
      <w:rPr>
        <w:rFonts w:ascii="Arial" w:hAnsi="Arial" w:cs="Arial"/>
        <w:bCs/>
        <w:i/>
        <w:noProof/>
        <w:sz w:val="18"/>
        <w:szCs w:val="18"/>
      </w:rPr>
      <w:t>Device Registration Subsystem 1.0.0</w:t>
    </w:r>
    <w:r w:rsidRPr="009A2B19">
      <w:rPr>
        <w:rFonts w:ascii="Arial" w:hAnsi="Arial" w:cs="Arial"/>
        <w:i/>
        <w:noProof/>
        <w:sz w:val="18"/>
        <w:szCs w:val="18"/>
      </w:rPr>
      <w:fldChar w:fldCharType="end"/>
    </w:r>
    <w:r w:rsidRPr="009A2B19">
      <w:rPr>
        <w:rFonts w:ascii="Arial" w:hAnsi="Arial" w:cs="Arial"/>
        <w:i/>
        <w:sz w:val="18"/>
        <w:szCs w:val="18"/>
      </w:rPr>
      <w:t xml:space="preserve"> </w:t>
    </w:r>
    <w:r w:rsidRPr="009A2B19">
      <w:rPr>
        <w:rFonts w:ascii="Arial" w:hAnsi="Arial" w:cs="Arial"/>
        <w:i/>
        <w:noProof/>
        <w:sz w:val="18"/>
        <w:szCs w:val="18"/>
      </w:rPr>
      <w:fldChar w:fldCharType="begin"/>
    </w:r>
    <w:r w:rsidRPr="009A2B19">
      <w:rPr>
        <w:rFonts w:ascii="Arial" w:hAnsi="Arial" w:cs="Arial"/>
        <w:i/>
        <w:noProof/>
        <w:sz w:val="18"/>
        <w:szCs w:val="18"/>
      </w:rPr>
      <w:instrText xml:space="preserve"> STYLEREF "DocumentType" \* MERGEFORMAT </w:instrText>
    </w:r>
    <w:r w:rsidRPr="009A2B19">
      <w:rPr>
        <w:rFonts w:ascii="Arial" w:hAnsi="Arial" w:cs="Arial"/>
        <w:i/>
        <w:noProof/>
        <w:sz w:val="18"/>
        <w:szCs w:val="18"/>
      </w:rPr>
      <w:fldChar w:fldCharType="separate"/>
    </w:r>
    <w:r w:rsidR="00002E8B" w:rsidRPr="00002E8B">
      <w:rPr>
        <w:rFonts w:ascii="Arial" w:hAnsi="Arial" w:cs="Arial"/>
        <w:bCs/>
        <w:i/>
        <w:noProof/>
        <w:sz w:val="18"/>
        <w:szCs w:val="18"/>
      </w:rPr>
      <w:t>User Guide</w:t>
    </w:r>
    <w:r w:rsidR="00002E8B">
      <w:rPr>
        <w:rFonts w:ascii="Arial" w:hAnsi="Arial" w:cs="Arial"/>
        <w:i/>
        <w:noProof/>
        <w:sz w:val="18"/>
        <w:szCs w:val="18"/>
      </w:rPr>
      <w:t xml:space="preserve"> (Importer)</w:t>
    </w:r>
    <w:r w:rsidRPr="009A2B19">
      <w:rPr>
        <w:rFonts w:ascii="Arial" w:hAnsi="Arial" w:cs="Arial"/>
        <w:i/>
        <w:noProof/>
        <w:sz w:val="18"/>
        <w:szCs w:val="18"/>
      </w:rPr>
      <w:fldChar w:fldCharType="end"/>
    </w:r>
    <w:r>
      <w:rPr>
        <w:rFonts w:ascii="Arial" w:hAnsi="Arial" w:cs="Arial"/>
        <w:i/>
        <w:sz w:val="18"/>
        <w:szCs w:val="18"/>
      </w:rPr>
      <w:t xml:space="preserve">                               </w:t>
    </w:r>
    <w:r w:rsidRPr="009A2B19">
      <w:rPr>
        <w:rFonts w:ascii="Arial" w:hAnsi="Arial" w:cs="Arial"/>
        <w:i/>
        <w:sz w:val="18"/>
        <w:szCs w:val="18"/>
      </w:rPr>
      <w:t xml:space="preserve"> </w:t>
    </w:r>
    <w:r>
      <w:rPr>
        <w:rFonts w:ascii="Arial" w:hAnsi="Arial" w:cs="Arial"/>
        <w:i/>
        <w:sz w:val="18"/>
        <w:szCs w:val="18"/>
      </w:rPr>
      <w:t xml:space="preserve">                     </w:t>
    </w:r>
    <w:r w:rsidRPr="009A2B19">
      <w:rPr>
        <w:rFonts w:ascii="Arial" w:hAnsi="Arial" w:cs="Arial"/>
        <w:i/>
        <w:sz w:val="18"/>
        <w:szCs w:val="18"/>
      </w:rPr>
      <w:t xml:space="preserve"> </w:t>
    </w:r>
    <w:r w:rsidRPr="009A2B19">
      <w:rPr>
        <w:rFonts w:ascii="Arial" w:hAnsi="Arial" w:cs="Arial"/>
        <w:i/>
        <w:noProof/>
        <w:sz w:val="18"/>
        <w:szCs w:val="18"/>
      </w:rPr>
      <w:fldChar w:fldCharType="begin"/>
    </w:r>
    <w:r w:rsidRPr="009A2B19">
      <w:rPr>
        <w:rFonts w:ascii="Arial" w:hAnsi="Arial" w:cs="Arial"/>
        <w:i/>
        <w:noProof/>
        <w:sz w:val="18"/>
        <w:szCs w:val="18"/>
      </w:rPr>
      <w:instrText xml:space="preserve"> STYLEREF "Heading 1" \* MERGEFORMAT </w:instrText>
    </w:r>
    <w:r w:rsidR="00C825AE">
      <w:rPr>
        <w:rFonts w:ascii="Arial" w:hAnsi="Arial" w:cs="Arial"/>
        <w:i/>
        <w:noProof/>
        <w:sz w:val="18"/>
        <w:szCs w:val="18"/>
      </w:rPr>
      <w:fldChar w:fldCharType="separate"/>
    </w:r>
    <w:r w:rsidR="00002E8B">
      <w:rPr>
        <w:rFonts w:ascii="Arial" w:hAnsi="Arial" w:cs="Arial"/>
        <w:i/>
        <w:noProof/>
        <w:sz w:val="18"/>
        <w:szCs w:val="18"/>
      </w:rPr>
      <w:t>System Description</w:t>
    </w:r>
    <w:r w:rsidRPr="009A2B19">
      <w:rPr>
        <w:rFonts w:ascii="Arial" w:hAnsi="Arial" w:cs="Arial"/>
        <w:i/>
        <w:noProof/>
        <w:sz w:val="18"/>
        <w:szCs w:val="18"/>
      </w:rPr>
      <w:fldChar w:fldCharType="end"/>
    </w:r>
  </w:p>
  <w:p w:rsidR="00726759" w:rsidRDefault="0072675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95F44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F56F80"/>
    <w:multiLevelType w:val="hybridMultilevel"/>
    <w:tmpl w:val="C5DC1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F1386"/>
    <w:multiLevelType w:val="hybridMultilevel"/>
    <w:tmpl w:val="FBE2BEFC"/>
    <w:lvl w:ilvl="0" w:tplc="4DF2B8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B504DB"/>
    <w:multiLevelType w:val="hybridMultilevel"/>
    <w:tmpl w:val="3E90998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D8E7D6D"/>
    <w:multiLevelType w:val="hybridMultilevel"/>
    <w:tmpl w:val="0DC0044C"/>
    <w:lvl w:ilvl="0" w:tplc="04090005">
      <w:start w:val="1"/>
      <w:numFmt w:val="bullet"/>
      <w:lvlText w:val=""/>
      <w:lvlJc w:val="left"/>
      <w:pPr>
        <w:ind w:left="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5" w15:restartNumberingAfterBreak="0">
    <w:nsid w:val="1E4F02BD"/>
    <w:multiLevelType w:val="hybridMultilevel"/>
    <w:tmpl w:val="62C80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6E5274"/>
    <w:multiLevelType w:val="multilevel"/>
    <w:tmpl w:val="B8F2CDE8"/>
    <w:name w:val="Table Bullets5"/>
    <w:lvl w:ilvl="0">
      <w:start w:val="1"/>
      <w:numFmt w:val="bullet"/>
      <w:lvlRestart w:val="0"/>
      <w:pStyle w:val="TU-TableBullet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</w:rPr>
    </w:lvl>
    <w:lvl w:ilvl="1">
      <w:start w:val="1"/>
      <w:numFmt w:val="bullet"/>
      <w:pStyle w:val="TU2-TableBullet2"/>
      <w:lvlText w:val=""/>
      <w:lvlJc w:val="left"/>
      <w:pPr>
        <w:tabs>
          <w:tab w:val="num" w:pos="504"/>
        </w:tabs>
        <w:ind w:left="504" w:hanging="216"/>
      </w:pPr>
      <w:rPr>
        <w:rFonts w:ascii="Wingdings" w:hAnsi="Wingdings" w:hint="default"/>
        <w:sz w:val="20"/>
      </w:rPr>
    </w:lvl>
    <w:lvl w:ilvl="2">
      <w:start w:val="1"/>
      <w:numFmt w:val="none"/>
      <w:pStyle w:val="TU3-TableBullet3"/>
      <w:lvlText w:val="–"/>
      <w:lvlJc w:val="left"/>
      <w:pPr>
        <w:tabs>
          <w:tab w:val="num" w:pos="806"/>
        </w:tabs>
        <w:ind w:left="806" w:hanging="244"/>
      </w:pPr>
      <w:rPr>
        <w:rFonts w:ascii="Arial" w:hAnsi="Arial" w:cs="Arial"/>
      </w:rPr>
    </w:lvl>
    <w:lvl w:ilvl="3">
      <w:start w:val="1"/>
      <w:numFmt w:val="bullet"/>
      <w:pStyle w:val="TU4-TableBullet4"/>
      <w:lvlText w:val=""/>
      <w:lvlJc w:val="left"/>
      <w:pPr>
        <w:tabs>
          <w:tab w:val="num" w:pos="1080"/>
        </w:tabs>
        <w:ind w:left="1080" w:hanging="216"/>
      </w:pPr>
      <w:rPr>
        <w:rFonts w:ascii="Symbol" w:hAnsi="Symbol" w:hint="default"/>
        <w:sz w:val="16"/>
      </w:r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7" w15:restartNumberingAfterBreak="0">
    <w:nsid w:val="2A97280A"/>
    <w:multiLevelType w:val="hybridMultilevel"/>
    <w:tmpl w:val="855EFA44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8" w15:restartNumberingAfterBreak="0">
    <w:nsid w:val="2C03269A"/>
    <w:multiLevelType w:val="hybridMultilevel"/>
    <w:tmpl w:val="FBE2BEFC"/>
    <w:lvl w:ilvl="0" w:tplc="4DF2B8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24EFD"/>
    <w:multiLevelType w:val="hybridMultilevel"/>
    <w:tmpl w:val="2F86A058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30C40162"/>
    <w:multiLevelType w:val="multilevel"/>
    <w:tmpl w:val="33D24AB6"/>
    <w:lvl w:ilvl="0">
      <w:start w:val="1"/>
      <w:numFmt w:val="bullet"/>
      <w:lvlRestart w:val="0"/>
      <w:pStyle w:val="U-Bullet"/>
      <w:lvlText w:val="■"/>
      <w:lvlJc w:val="left"/>
      <w:pPr>
        <w:tabs>
          <w:tab w:val="num" w:pos="1080"/>
        </w:tabs>
        <w:ind w:left="1080" w:hanging="288"/>
      </w:pPr>
      <w:rPr>
        <w:rFonts w:ascii="Times New Roman" w:hAnsi="Times New Roman" w:cs="Times New Roman" w:hint="default"/>
        <w:b w:val="0"/>
        <w:i w:val="0"/>
        <w:sz w:val="18"/>
      </w:rPr>
    </w:lvl>
    <w:lvl w:ilvl="1">
      <w:start w:val="1"/>
      <w:numFmt w:val="bullet"/>
      <w:pStyle w:val="U2-Bullet2"/>
      <w:lvlText w:val="□"/>
      <w:lvlJc w:val="left"/>
      <w:pPr>
        <w:tabs>
          <w:tab w:val="num" w:pos="1440"/>
        </w:tabs>
        <w:ind w:left="1440" w:hanging="288"/>
      </w:pPr>
      <w:rPr>
        <w:rFonts w:ascii="Times New Roman" w:hAnsi="Times New Roman" w:cs="Times New Roman" w:hint="default"/>
        <w:b w:val="0"/>
        <w:i w:val="0"/>
        <w:sz w:val="20"/>
      </w:rPr>
    </w:lvl>
    <w:lvl w:ilvl="2">
      <w:start w:val="1"/>
      <w:numFmt w:val="bullet"/>
      <w:pStyle w:val="U3-Bullet3"/>
      <w:lvlText w:val="●"/>
      <w:lvlJc w:val="left"/>
      <w:pPr>
        <w:tabs>
          <w:tab w:val="num" w:pos="1699"/>
        </w:tabs>
        <w:ind w:left="1699" w:hanging="259"/>
      </w:pPr>
      <w:rPr>
        <w:rFonts w:ascii="Times New Roman" w:hAnsi="Times New Roman" w:cs="Times New Roman" w:hint="default"/>
        <w:b w:val="0"/>
        <w:i w:val="0"/>
        <w:sz w:val="18"/>
      </w:rPr>
    </w:lvl>
    <w:lvl w:ilvl="3">
      <w:start w:val="1"/>
      <w:numFmt w:val="bullet"/>
      <w:pStyle w:val="U4-Bullet4"/>
      <w:lvlText w:val="–"/>
      <w:lvlJc w:val="left"/>
      <w:pPr>
        <w:tabs>
          <w:tab w:val="num" w:pos="2016"/>
        </w:tabs>
        <w:ind w:left="2016" w:hanging="216"/>
      </w:pPr>
      <w:rPr>
        <w:rFonts w:ascii="Times New Roman" w:hAnsi="Times New Roman" w:cs="Times New Roman" w:hint="default"/>
        <w:b w:val="0"/>
        <w:i w:val="0"/>
        <w:sz w:val="18"/>
      </w:rPr>
    </w:lvl>
    <w:lvl w:ilvl="4">
      <w:start w:val="1"/>
      <w:numFmt w:val="bullet"/>
      <w:lvlText w:val="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3E83752F"/>
    <w:multiLevelType w:val="hybridMultilevel"/>
    <w:tmpl w:val="14CAE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F461BF"/>
    <w:multiLevelType w:val="hybridMultilevel"/>
    <w:tmpl w:val="6DAA9110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13" w15:restartNumberingAfterBreak="0">
    <w:nsid w:val="3F776A2F"/>
    <w:multiLevelType w:val="hybridMultilevel"/>
    <w:tmpl w:val="CE041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287FA7"/>
    <w:multiLevelType w:val="hybridMultilevel"/>
    <w:tmpl w:val="52F2979C"/>
    <w:lvl w:ilvl="0" w:tplc="04090005">
      <w:start w:val="1"/>
      <w:numFmt w:val="bullet"/>
      <w:lvlText w:val=""/>
      <w:lvlJc w:val="left"/>
      <w:pPr>
        <w:ind w:left="12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5" w15:restartNumberingAfterBreak="0">
    <w:nsid w:val="471E0A12"/>
    <w:multiLevelType w:val="hybridMultilevel"/>
    <w:tmpl w:val="D8C21C12"/>
    <w:lvl w:ilvl="0" w:tplc="04090005">
      <w:start w:val="1"/>
      <w:numFmt w:val="bullet"/>
      <w:lvlText w:val=""/>
      <w:lvlJc w:val="left"/>
      <w:pPr>
        <w:ind w:left="8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6" w15:restartNumberingAfterBreak="0">
    <w:nsid w:val="4A445CAC"/>
    <w:multiLevelType w:val="hybridMultilevel"/>
    <w:tmpl w:val="759C7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1B0677"/>
    <w:multiLevelType w:val="hybridMultilevel"/>
    <w:tmpl w:val="646E45F8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18" w15:restartNumberingAfterBreak="0">
    <w:nsid w:val="507B3C47"/>
    <w:multiLevelType w:val="multilevel"/>
    <w:tmpl w:val="7A66F72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9B5467"/>
    <w:multiLevelType w:val="hybridMultilevel"/>
    <w:tmpl w:val="EA1E0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0C30F1"/>
    <w:multiLevelType w:val="multilevel"/>
    <w:tmpl w:val="01DE0A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04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5A8596C"/>
    <w:multiLevelType w:val="multilevel"/>
    <w:tmpl w:val="EA3487E2"/>
    <w:lvl w:ilvl="0">
      <w:start w:val="1"/>
      <w:numFmt w:val="decimal"/>
      <w:lvlText w:val="%1."/>
      <w:lvlJc w:val="left"/>
      <w:pPr>
        <w:ind w:left="360" w:hanging="360"/>
      </w:pPr>
      <w:rPr>
        <w:rFonts w:asciiTheme="minorBidi" w:hAnsiTheme="minorBidi" w:cstheme="minorBidi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asciiTheme="minorBidi" w:hAnsiTheme="minorBidi" w:cstheme="minorBidi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auto"/>
      </w:rPr>
    </w:lvl>
  </w:abstractNum>
  <w:abstractNum w:abstractNumId="22" w15:restartNumberingAfterBreak="0">
    <w:nsid w:val="56A55042"/>
    <w:multiLevelType w:val="multilevel"/>
    <w:tmpl w:val="D034D11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8306F77"/>
    <w:multiLevelType w:val="hybridMultilevel"/>
    <w:tmpl w:val="F2E02688"/>
    <w:lvl w:ilvl="0" w:tplc="4DF2B884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4" w15:restartNumberingAfterBreak="0">
    <w:nsid w:val="59637925"/>
    <w:multiLevelType w:val="hybridMultilevel"/>
    <w:tmpl w:val="64081014"/>
    <w:lvl w:ilvl="0" w:tplc="42E0F8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7F5407"/>
    <w:multiLevelType w:val="hybridMultilevel"/>
    <w:tmpl w:val="B6E88E4E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26" w15:restartNumberingAfterBreak="0">
    <w:nsid w:val="5F562FE4"/>
    <w:multiLevelType w:val="hybridMultilevel"/>
    <w:tmpl w:val="927AF104"/>
    <w:lvl w:ilvl="0" w:tplc="4DF2B8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1723E0"/>
    <w:multiLevelType w:val="hybridMultilevel"/>
    <w:tmpl w:val="653E7DBA"/>
    <w:lvl w:ilvl="0" w:tplc="D30C165A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66FF062E"/>
    <w:multiLevelType w:val="hybridMultilevel"/>
    <w:tmpl w:val="758267DC"/>
    <w:lvl w:ilvl="0" w:tplc="0409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29" w15:restartNumberingAfterBreak="0">
    <w:nsid w:val="68140963"/>
    <w:multiLevelType w:val="hybridMultilevel"/>
    <w:tmpl w:val="B5C03240"/>
    <w:lvl w:ilvl="0" w:tplc="C22A69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8572D00"/>
    <w:multiLevelType w:val="hybridMultilevel"/>
    <w:tmpl w:val="19567DC6"/>
    <w:lvl w:ilvl="0" w:tplc="4DF2B8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FF2DEE"/>
    <w:multiLevelType w:val="hybridMultilevel"/>
    <w:tmpl w:val="8EC0D4DC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32" w15:restartNumberingAfterBreak="0">
    <w:nsid w:val="72447DA0"/>
    <w:multiLevelType w:val="hybridMultilevel"/>
    <w:tmpl w:val="C43E311A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3"/>
  </w:num>
  <w:num w:numId="4">
    <w:abstractNumId w:val="14"/>
  </w:num>
  <w:num w:numId="5">
    <w:abstractNumId w:val="32"/>
  </w:num>
  <w:num w:numId="6">
    <w:abstractNumId w:val="31"/>
  </w:num>
  <w:num w:numId="7">
    <w:abstractNumId w:val="7"/>
  </w:num>
  <w:num w:numId="8">
    <w:abstractNumId w:val="12"/>
  </w:num>
  <w:num w:numId="9">
    <w:abstractNumId w:val="25"/>
  </w:num>
  <w:num w:numId="10">
    <w:abstractNumId w:val="18"/>
  </w:num>
  <w:num w:numId="11">
    <w:abstractNumId w:val="9"/>
  </w:num>
  <w:num w:numId="12">
    <w:abstractNumId w:val="15"/>
  </w:num>
  <w:num w:numId="13">
    <w:abstractNumId w:val="17"/>
  </w:num>
  <w:num w:numId="14">
    <w:abstractNumId w:val="4"/>
  </w:num>
  <w:num w:numId="15">
    <w:abstractNumId w:val="19"/>
  </w:num>
  <w:num w:numId="16">
    <w:abstractNumId w:val="20"/>
  </w:num>
  <w:num w:numId="17">
    <w:abstractNumId w:val="28"/>
  </w:num>
  <w:num w:numId="18">
    <w:abstractNumId w:val="16"/>
  </w:num>
  <w:num w:numId="19">
    <w:abstractNumId w:val="22"/>
  </w:num>
  <w:num w:numId="20">
    <w:abstractNumId w:val="27"/>
  </w:num>
  <w:num w:numId="21">
    <w:abstractNumId w:val="21"/>
  </w:num>
  <w:num w:numId="22">
    <w:abstractNumId w:val="24"/>
  </w:num>
  <w:num w:numId="23">
    <w:abstractNumId w:val="29"/>
  </w:num>
  <w:num w:numId="24">
    <w:abstractNumId w:val="6"/>
  </w:num>
  <w:num w:numId="25">
    <w:abstractNumId w:val="3"/>
  </w:num>
  <w:num w:numId="26">
    <w:abstractNumId w:val="5"/>
  </w:num>
  <w:num w:numId="27">
    <w:abstractNumId w:val="1"/>
  </w:num>
  <w:num w:numId="28">
    <w:abstractNumId w:val="8"/>
  </w:num>
  <w:num w:numId="29">
    <w:abstractNumId w:val="26"/>
  </w:num>
  <w:num w:numId="30">
    <w:abstractNumId w:val="23"/>
  </w:num>
  <w:num w:numId="31">
    <w:abstractNumId w:val="30"/>
  </w:num>
  <w:num w:numId="32">
    <w:abstractNumId w:val="2"/>
  </w:num>
  <w:num w:numId="33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omna ali">
    <w15:presenceInfo w15:providerId="Windows Live" w15:userId="9caa7c7a94a6c9e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051"/>
    <w:rsid w:val="0000193D"/>
    <w:rsid w:val="00002A72"/>
    <w:rsid w:val="00002E8B"/>
    <w:rsid w:val="00006C14"/>
    <w:rsid w:val="00016AB3"/>
    <w:rsid w:val="000326B0"/>
    <w:rsid w:val="000405CA"/>
    <w:rsid w:val="000539A2"/>
    <w:rsid w:val="0005661F"/>
    <w:rsid w:val="00060016"/>
    <w:rsid w:val="00077CB4"/>
    <w:rsid w:val="0008509A"/>
    <w:rsid w:val="000A4A17"/>
    <w:rsid w:val="000B1BD7"/>
    <w:rsid w:val="000D4051"/>
    <w:rsid w:val="000F4155"/>
    <w:rsid w:val="000F6695"/>
    <w:rsid w:val="00104142"/>
    <w:rsid w:val="00107FAB"/>
    <w:rsid w:val="0014485D"/>
    <w:rsid w:val="00145E53"/>
    <w:rsid w:val="00173084"/>
    <w:rsid w:val="00184D30"/>
    <w:rsid w:val="001E3192"/>
    <w:rsid w:val="001F263B"/>
    <w:rsid w:val="0023017C"/>
    <w:rsid w:val="002344CD"/>
    <w:rsid w:val="002569F2"/>
    <w:rsid w:val="002666C1"/>
    <w:rsid w:val="00267E1E"/>
    <w:rsid w:val="00272CC3"/>
    <w:rsid w:val="002A4743"/>
    <w:rsid w:val="002B2C77"/>
    <w:rsid w:val="002B6E30"/>
    <w:rsid w:val="002C75DC"/>
    <w:rsid w:val="002C7FC4"/>
    <w:rsid w:val="002D2A2D"/>
    <w:rsid w:val="002D713F"/>
    <w:rsid w:val="002D7678"/>
    <w:rsid w:val="002F5AB7"/>
    <w:rsid w:val="0030735D"/>
    <w:rsid w:val="0032685B"/>
    <w:rsid w:val="00362B63"/>
    <w:rsid w:val="00366D79"/>
    <w:rsid w:val="00373889"/>
    <w:rsid w:val="00395BC2"/>
    <w:rsid w:val="00396610"/>
    <w:rsid w:val="003D0146"/>
    <w:rsid w:val="003E0783"/>
    <w:rsid w:val="003E6067"/>
    <w:rsid w:val="003F3051"/>
    <w:rsid w:val="003F38BC"/>
    <w:rsid w:val="0040635B"/>
    <w:rsid w:val="00412DE9"/>
    <w:rsid w:val="00424FF9"/>
    <w:rsid w:val="00425FC6"/>
    <w:rsid w:val="0042628D"/>
    <w:rsid w:val="00435D71"/>
    <w:rsid w:val="00457D2E"/>
    <w:rsid w:val="00465CC6"/>
    <w:rsid w:val="00473FDB"/>
    <w:rsid w:val="0047681E"/>
    <w:rsid w:val="00481DE8"/>
    <w:rsid w:val="004B12D1"/>
    <w:rsid w:val="004D6822"/>
    <w:rsid w:val="00511216"/>
    <w:rsid w:val="005244C6"/>
    <w:rsid w:val="005261CD"/>
    <w:rsid w:val="00531298"/>
    <w:rsid w:val="0054408C"/>
    <w:rsid w:val="0056271D"/>
    <w:rsid w:val="00575596"/>
    <w:rsid w:val="005E06D6"/>
    <w:rsid w:val="006148CE"/>
    <w:rsid w:val="006202DA"/>
    <w:rsid w:val="0062769D"/>
    <w:rsid w:val="006B46D8"/>
    <w:rsid w:val="006D152D"/>
    <w:rsid w:val="006D7E02"/>
    <w:rsid w:val="006E6820"/>
    <w:rsid w:val="00700E63"/>
    <w:rsid w:val="00703992"/>
    <w:rsid w:val="007109B9"/>
    <w:rsid w:val="00726759"/>
    <w:rsid w:val="00741B88"/>
    <w:rsid w:val="00744CDA"/>
    <w:rsid w:val="0075444C"/>
    <w:rsid w:val="0075726D"/>
    <w:rsid w:val="00763B14"/>
    <w:rsid w:val="0077162C"/>
    <w:rsid w:val="007735F4"/>
    <w:rsid w:val="00782E82"/>
    <w:rsid w:val="00791E37"/>
    <w:rsid w:val="007A45BA"/>
    <w:rsid w:val="007E33CA"/>
    <w:rsid w:val="007E73A2"/>
    <w:rsid w:val="00817BC8"/>
    <w:rsid w:val="00843B10"/>
    <w:rsid w:val="00867963"/>
    <w:rsid w:val="008738E5"/>
    <w:rsid w:val="00876444"/>
    <w:rsid w:val="008B4FAB"/>
    <w:rsid w:val="008E7FF3"/>
    <w:rsid w:val="009044B6"/>
    <w:rsid w:val="009A0EA1"/>
    <w:rsid w:val="00A10E86"/>
    <w:rsid w:val="00A135C1"/>
    <w:rsid w:val="00A449A0"/>
    <w:rsid w:val="00A46A19"/>
    <w:rsid w:val="00A50178"/>
    <w:rsid w:val="00A54D8D"/>
    <w:rsid w:val="00A77C77"/>
    <w:rsid w:val="00A8500D"/>
    <w:rsid w:val="00A87142"/>
    <w:rsid w:val="00A94970"/>
    <w:rsid w:val="00AB1D99"/>
    <w:rsid w:val="00B03C05"/>
    <w:rsid w:val="00B235F3"/>
    <w:rsid w:val="00B523F8"/>
    <w:rsid w:val="00B82ED5"/>
    <w:rsid w:val="00B84279"/>
    <w:rsid w:val="00BC2EC7"/>
    <w:rsid w:val="00BC77D6"/>
    <w:rsid w:val="00BE5E40"/>
    <w:rsid w:val="00BE6088"/>
    <w:rsid w:val="00C11533"/>
    <w:rsid w:val="00C222E8"/>
    <w:rsid w:val="00C2295E"/>
    <w:rsid w:val="00C26ADB"/>
    <w:rsid w:val="00C317F7"/>
    <w:rsid w:val="00C41A8B"/>
    <w:rsid w:val="00C64164"/>
    <w:rsid w:val="00C825AE"/>
    <w:rsid w:val="00C9043E"/>
    <w:rsid w:val="00CA19DF"/>
    <w:rsid w:val="00D209CB"/>
    <w:rsid w:val="00D53962"/>
    <w:rsid w:val="00D54ADB"/>
    <w:rsid w:val="00D75158"/>
    <w:rsid w:val="00D83CC9"/>
    <w:rsid w:val="00D91995"/>
    <w:rsid w:val="00DA35BC"/>
    <w:rsid w:val="00DD02FE"/>
    <w:rsid w:val="00DE27A9"/>
    <w:rsid w:val="00E02A90"/>
    <w:rsid w:val="00E06942"/>
    <w:rsid w:val="00E261BE"/>
    <w:rsid w:val="00E55CE3"/>
    <w:rsid w:val="00E765E1"/>
    <w:rsid w:val="00E87337"/>
    <w:rsid w:val="00E92F92"/>
    <w:rsid w:val="00EA6C4A"/>
    <w:rsid w:val="00EB0AE2"/>
    <w:rsid w:val="00EC58DF"/>
    <w:rsid w:val="00ED2389"/>
    <w:rsid w:val="00F01D96"/>
    <w:rsid w:val="00F1348C"/>
    <w:rsid w:val="00F20894"/>
    <w:rsid w:val="00F55E8F"/>
    <w:rsid w:val="00F57709"/>
    <w:rsid w:val="00F75760"/>
    <w:rsid w:val="00F82344"/>
    <w:rsid w:val="00FB2670"/>
    <w:rsid w:val="00FC68AD"/>
    <w:rsid w:val="00FD068B"/>
    <w:rsid w:val="00FD6FD3"/>
    <w:rsid w:val="00FE131D"/>
    <w:rsid w:val="00FE5802"/>
    <w:rsid w:val="00FF5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F401934-D922-4B39-9B99-69CBFF066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5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4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50"/>
    <w:qFormat/>
    <w:rsid w:val="005261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1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49"/>
    <w:unhideWhenUsed/>
    <w:rsid w:val="000D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49"/>
    <w:rsid w:val="000D4051"/>
  </w:style>
  <w:style w:type="paragraph" w:styleId="Footer">
    <w:name w:val="footer"/>
    <w:basedOn w:val="Normal"/>
    <w:link w:val="FooterChar"/>
    <w:uiPriority w:val="99"/>
    <w:unhideWhenUsed/>
    <w:rsid w:val="000D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051"/>
  </w:style>
  <w:style w:type="paragraph" w:customStyle="1" w:styleId="zBrandingOwner">
    <w:name w:val="zBrandingOwner"/>
    <w:link w:val="zBrandingOwnerChar"/>
    <w:uiPriority w:val="2"/>
    <w:rsid w:val="000D4051"/>
    <w:pPr>
      <w:adjustRightInd w:val="0"/>
      <w:snapToGrid w:val="0"/>
      <w:spacing w:after="0" w:line="560" w:lineRule="exact"/>
    </w:pPr>
    <w:rPr>
      <w:rFonts w:ascii="Arial" w:eastAsia="SimHei" w:hAnsi="Arial" w:cs="Arial"/>
      <w:sz w:val="28"/>
      <w:szCs w:val="20"/>
    </w:rPr>
  </w:style>
  <w:style w:type="character" w:customStyle="1" w:styleId="zBrandingOwnerChar">
    <w:name w:val="zBrandingOwner Char"/>
    <w:basedOn w:val="DefaultParagraphFont"/>
    <w:link w:val="zBrandingOwner"/>
    <w:uiPriority w:val="2"/>
    <w:rsid w:val="000D4051"/>
    <w:rPr>
      <w:rFonts w:ascii="Arial" w:eastAsia="SimHei" w:hAnsi="Arial" w:cs="Arial"/>
      <w:sz w:val="28"/>
      <w:szCs w:val="20"/>
    </w:rPr>
  </w:style>
  <w:style w:type="paragraph" w:customStyle="1" w:styleId="ProductName">
    <w:name w:val="ProductName"/>
    <w:next w:val="Normal"/>
    <w:link w:val="ProductNameChar"/>
    <w:qFormat/>
    <w:rsid w:val="000D4051"/>
    <w:pPr>
      <w:suppressLineNumbers/>
      <w:adjustRightInd w:val="0"/>
      <w:snapToGrid w:val="0"/>
      <w:spacing w:after="240" w:line="280" w:lineRule="atLeast"/>
    </w:pPr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character" w:customStyle="1" w:styleId="ProductNameChar">
    <w:name w:val="ProductName Char"/>
    <w:basedOn w:val="DefaultParagraphFont"/>
    <w:link w:val="ProductName"/>
    <w:rsid w:val="000D4051"/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paragraph" w:customStyle="1" w:styleId="DocumentType">
    <w:name w:val="DocumentType"/>
    <w:link w:val="DocumentTypeChar"/>
    <w:qFormat/>
    <w:locked/>
    <w:rsid w:val="000D4051"/>
    <w:pPr>
      <w:suppressLineNumbers/>
      <w:spacing w:before="200" w:after="240" w:line="240" w:lineRule="auto"/>
    </w:pPr>
    <w:rPr>
      <w:rFonts w:ascii="Arial" w:eastAsia="Times New Roman" w:hAnsi="Arial" w:cs="Times New Roman"/>
      <w:iCs/>
      <w:sz w:val="36"/>
      <w:szCs w:val="20"/>
    </w:rPr>
  </w:style>
  <w:style w:type="character" w:customStyle="1" w:styleId="DocumentTypeChar">
    <w:name w:val="DocumentType Char"/>
    <w:basedOn w:val="DefaultParagraphFont"/>
    <w:link w:val="DocumentType"/>
    <w:rsid w:val="000D4051"/>
    <w:rPr>
      <w:rFonts w:ascii="Arial" w:eastAsia="Times New Roman" w:hAnsi="Arial" w:cs="Times New Roman"/>
      <w:iCs/>
      <w:sz w:val="36"/>
      <w:szCs w:val="20"/>
    </w:rPr>
  </w:style>
  <w:style w:type="paragraph" w:customStyle="1" w:styleId="docDate">
    <w:name w:val="docDate"/>
    <w:link w:val="docDateChar"/>
    <w:uiPriority w:val="14"/>
    <w:unhideWhenUsed/>
    <w:qFormat/>
    <w:rsid w:val="000D4051"/>
    <w:pPr>
      <w:spacing w:before="120" w:after="0" w:line="240" w:lineRule="auto"/>
    </w:pPr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customStyle="1" w:styleId="docDateChar">
    <w:name w:val="docDate Char"/>
    <w:basedOn w:val="DefaultParagraphFont"/>
    <w:link w:val="docDate"/>
    <w:uiPriority w:val="14"/>
    <w:rsid w:val="000D4051"/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styleId="Strong">
    <w:name w:val="Strong"/>
    <w:basedOn w:val="DefaultParagraphFont"/>
    <w:qFormat/>
    <w:rsid w:val="000D4051"/>
    <w:rPr>
      <w:b/>
      <w:bCs/>
    </w:rPr>
  </w:style>
  <w:style w:type="character" w:styleId="Hyperlink">
    <w:name w:val="Hyperlink"/>
    <w:basedOn w:val="DefaultParagraphFont"/>
    <w:uiPriority w:val="99"/>
    <w:unhideWhenUsed/>
    <w:rsid w:val="000D4051"/>
    <w:rPr>
      <w:color w:val="0563C1" w:themeColor="hyperlink"/>
      <w:u w:val="single"/>
    </w:rPr>
  </w:style>
  <w:style w:type="paragraph" w:customStyle="1" w:styleId="zCR0">
    <w:name w:val="zCR0"/>
    <w:link w:val="zCR0Char"/>
    <w:uiPriority w:val="2"/>
    <w:rsid w:val="000D4051"/>
    <w:pPr>
      <w:spacing w:before="120" w:after="0" w:line="240" w:lineRule="auto"/>
    </w:pPr>
    <w:rPr>
      <w:rFonts w:ascii="Arial" w:eastAsia="SimSun" w:hAnsi="Arial" w:cs="Arial"/>
      <w:bCs/>
      <w:noProof/>
      <w:sz w:val="16"/>
      <w:szCs w:val="20"/>
      <w:lang w:eastAsia="ja-JP"/>
    </w:rPr>
  </w:style>
  <w:style w:type="character" w:customStyle="1" w:styleId="zCR0Char">
    <w:name w:val="zCR0 Char"/>
    <w:basedOn w:val="DefaultParagraphFont"/>
    <w:link w:val="zCR0"/>
    <w:uiPriority w:val="2"/>
    <w:rsid w:val="000D4051"/>
    <w:rPr>
      <w:rFonts w:ascii="Arial" w:eastAsia="SimSun" w:hAnsi="Arial" w:cs="Arial"/>
      <w:bCs/>
      <w:noProof/>
      <w:sz w:val="16"/>
      <w:szCs w:val="20"/>
      <w:lang w:eastAsia="ja-JP"/>
    </w:rPr>
  </w:style>
  <w:style w:type="paragraph" w:customStyle="1" w:styleId="zCRH">
    <w:name w:val="zCRH"/>
    <w:basedOn w:val="zCR0"/>
    <w:next w:val="zCR0"/>
    <w:link w:val="zCRHChar"/>
    <w:uiPriority w:val="2"/>
    <w:rsid w:val="000D4051"/>
    <w:pPr>
      <w:spacing w:after="240"/>
      <w:jc w:val="center"/>
    </w:pPr>
    <w:rPr>
      <w:rFonts w:eastAsia="MS Mincho"/>
      <w:b/>
      <w:sz w:val="18"/>
    </w:rPr>
  </w:style>
  <w:style w:type="character" w:customStyle="1" w:styleId="zCRHChar">
    <w:name w:val="zCRH Char"/>
    <w:basedOn w:val="zCR0Char"/>
    <w:link w:val="zCRH"/>
    <w:uiPriority w:val="2"/>
    <w:rsid w:val="000D4051"/>
    <w:rPr>
      <w:rFonts w:ascii="Arial" w:eastAsia="MS Mincho" w:hAnsi="Arial" w:cs="Arial"/>
      <w:b/>
      <w:bCs/>
      <w:noProof/>
      <w:sz w:val="18"/>
      <w:szCs w:val="20"/>
      <w:lang w:eastAsia="ja-JP"/>
    </w:rPr>
  </w:style>
  <w:style w:type="paragraph" w:customStyle="1" w:styleId="zCRC">
    <w:name w:val="zCRC"/>
    <w:basedOn w:val="zCR0"/>
    <w:link w:val="zCRCChar"/>
    <w:uiPriority w:val="2"/>
    <w:rsid w:val="000D4051"/>
    <w:pPr>
      <w:spacing w:before="240"/>
      <w:jc w:val="center"/>
    </w:pPr>
    <w:rPr>
      <w:sz w:val="18"/>
    </w:rPr>
  </w:style>
  <w:style w:type="character" w:customStyle="1" w:styleId="zCRCChar">
    <w:name w:val="zCRC Char"/>
    <w:basedOn w:val="DefaultParagraphFont"/>
    <w:link w:val="zCRC"/>
    <w:uiPriority w:val="2"/>
    <w:rsid w:val="000D4051"/>
    <w:rPr>
      <w:rFonts w:ascii="Arial" w:eastAsia="SimSun" w:hAnsi="Arial" w:cs="Arial"/>
      <w:bCs/>
      <w:noProof/>
      <w:sz w:val="18"/>
      <w:szCs w:val="20"/>
      <w:lang w:eastAsia="ja-JP"/>
    </w:rPr>
  </w:style>
  <w:style w:type="paragraph" w:styleId="NoSpacing">
    <w:name w:val="No Spacing"/>
    <w:link w:val="NoSpacingChar"/>
    <w:uiPriority w:val="99"/>
    <w:qFormat/>
    <w:rsid w:val="005261CD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5261CD"/>
    <w:rPr>
      <w:rFonts w:ascii="Calibri" w:eastAsia="Times New Roman" w:hAnsi="Calibri" w:cs="Times New Roman"/>
    </w:rPr>
  </w:style>
  <w:style w:type="paragraph" w:customStyle="1" w:styleId="xFMHead2">
    <w:name w:val="xFM Head 2"/>
    <w:rsid w:val="005261CD"/>
    <w:pPr>
      <w:spacing w:after="360" w:line="276" w:lineRule="auto"/>
    </w:pPr>
    <w:rPr>
      <w:rFonts w:ascii="Arial" w:eastAsia="SimHei" w:hAnsi="Arial" w:cs="Arial"/>
      <w:b/>
      <w:sz w:val="32"/>
      <w:szCs w:val="28"/>
      <w:lang w:eastAsia="ja-JP"/>
    </w:rPr>
  </w:style>
  <w:style w:type="paragraph" w:customStyle="1" w:styleId="TB-TableBody">
    <w:name w:val="TB-Table Body"/>
    <w:qFormat/>
    <w:rsid w:val="005261CD"/>
    <w:pPr>
      <w:spacing w:before="40" w:after="40" w:line="180" w:lineRule="atLeast"/>
    </w:pPr>
    <w:rPr>
      <w:rFonts w:ascii="Arial" w:eastAsia="Times New Roman" w:hAnsi="Arial" w:cs="Arial"/>
      <w:sz w:val="18"/>
      <w:szCs w:val="20"/>
    </w:rPr>
  </w:style>
  <w:style w:type="paragraph" w:customStyle="1" w:styleId="TH-TableHeading">
    <w:name w:val="TH-Table Heading"/>
    <w:qFormat/>
    <w:rsid w:val="005261CD"/>
    <w:pPr>
      <w:keepNext/>
      <w:spacing w:before="60" w:after="60" w:line="240" w:lineRule="atLeast"/>
      <w:jc w:val="center"/>
    </w:pPr>
    <w:rPr>
      <w:rFonts w:ascii="Arial" w:eastAsia="Times New Roman" w:hAnsi="Arial" w:cs="Arial"/>
      <w:b/>
      <w:sz w:val="18"/>
      <w:szCs w:val="20"/>
    </w:rPr>
  </w:style>
  <w:style w:type="table" w:customStyle="1" w:styleId="FormatA">
    <w:name w:val="Format A"/>
    <w:rsid w:val="005261CD"/>
    <w:pPr>
      <w:spacing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Ind w:w="83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auto"/>
    </w:tcPr>
    <w:tblStylePr w:type="firstRow">
      <w:tblPr/>
      <w:trPr>
        <w:cantSplit w:val="0"/>
        <w:tblHeader/>
      </w:trPr>
      <w:tcPr>
        <w:tcBorders>
          <w:bottom w:val="single" w:sz="12" w:space="0" w:color="auto"/>
        </w:tcBorders>
        <w:vAlign w:val="center"/>
      </w:tcPr>
    </w:tblStylePr>
  </w:style>
  <w:style w:type="paragraph" w:customStyle="1" w:styleId="TC-TableBodyCenter">
    <w:name w:val="TC-Table Body_Center"/>
    <w:basedOn w:val="TB-TableBody"/>
    <w:uiPriority w:val="49"/>
    <w:qFormat/>
    <w:rsid w:val="005261CD"/>
    <w:pPr>
      <w:jc w:val="center"/>
    </w:pPr>
  </w:style>
  <w:style w:type="character" w:customStyle="1" w:styleId="Heading1Char">
    <w:name w:val="Heading 1 Char"/>
    <w:basedOn w:val="DefaultParagraphFont"/>
    <w:link w:val="Heading1"/>
    <w:uiPriority w:val="50"/>
    <w:rsid w:val="005261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61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B-Body">
    <w:name w:val="B-Body"/>
    <w:link w:val="B-BodyChar"/>
    <w:uiPriority w:val="30"/>
    <w:qFormat/>
    <w:rsid w:val="005261CD"/>
    <w:pPr>
      <w:tabs>
        <w:tab w:val="left" w:pos="2160"/>
      </w:tabs>
      <w:spacing w:before="120" w:after="40" w:line="240" w:lineRule="auto"/>
      <w:ind w:left="720"/>
    </w:pPr>
    <w:rPr>
      <w:rFonts w:ascii="Times New Roman" w:eastAsia="SimSun" w:hAnsi="Times New Roman" w:cs="Times New Roman"/>
      <w:szCs w:val="20"/>
    </w:rPr>
  </w:style>
  <w:style w:type="character" w:customStyle="1" w:styleId="B-BodyChar">
    <w:name w:val="B-Body Char"/>
    <w:basedOn w:val="DefaultParagraphFont"/>
    <w:link w:val="B-Body"/>
    <w:uiPriority w:val="30"/>
    <w:rsid w:val="005261CD"/>
    <w:rPr>
      <w:rFonts w:ascii="Times New Roman" w:eastAsia="SimSun" w:hAnsi="Times New Roman" w:cs="Times New Roman"/>
      <w:szCs w:val="20"/>
    </w:rPr>
  </w:style>
  <w:style w:type="paragraph" w:customStyle="1" w:styleId="U-Bullet">
    <w:name w:val="U-Bullet"/>
    <w:basedOn w:val="B-Body"/>
    <w:qFormat/>
    <w:rsid w:val="005261CD"/>
    <w:pPr>
      <w:numPr>
        <w:numId w:val="2"/>
      </w:numPr>
      <w:tabs>
        <w:tab w:val="clear" w:pos="2160"/>
      </w:tabs>
    </w:pPr>
  </w:style>
  <w:style w:type="paragraph" w:customStyle="1" w:styleId="U2-Bullet2">
    <w:name w:val="U2-Bullet 2"/>
    <w:basedOn w:val="U-Bullet"/>
    <w:rsid w:val="005261CD"/>
    <w:pPr>
      <w:numPr>
        <w:ilvl w:val="1"/>
      </w:numPr>
      <w:tabs>
        <w:tab w:val="clear" w:pos="1440"/>
        <w:tab w:val="num" w:pos="360"/>
        <w:tab w:val="left" w:pos="2160"/>
      </w:tabs>
    </w:pPr>
  </w:style>
  <w:style w:type="paragraph" w:customStyle="1" w:styleId="U3-Bullet3">
    <w:name w:val="U3-Bullet 3"/>
    <w:basedOn w:val="U2-Bullet2"/>
    <w:rsid w:val="005261CD"/>
    <w:pPr>
      <w:numPr>
        <w:ilvl w:val="2"/>
      </w:numPr>
      <w:tabs>
        <w:tab w:val="clear" w:pos="1699"/>
        <w:tab w:val="num" w:pos="360"/>
      </w:tabs>
    </w:pPr>
    <w:rPr>
      <w:rFonts w:eastAsia="MS Mincho"/>
      <w:lang w:eastAsia="ja-JP"/>
    </w:rPr>
  </w:style>
  <w:style w:type="paragraph" w:customStyle="1" w:styleId="U4-Bullet4">
    <w:name w:val="U4-Bullet 4"/>
    <w:basedOn w:val="U3-Bullet3"/>
    <w:rsid w:val="005261CD"/>
    <w:pPr>
      <w:numPr>
        <w:ilvl w:val="3"/>
      </w:numPr>
      <w:tabs>
        <w:tab w:val="clear" w:pos="2016"/>
        <w:tab w:val="num" w:pos="360"/>
      </w:tabs>
    </w:pPr>
    <w:rPr>
      <w:szCs w:val="24"/>
    </w:rPr>
  </w:style>
  <w:style w:type="paragraph" w:styleId="NormalWeb">
    <w:name w:val="Normal (Web)"/>
    <w:basedOn w:val="Normal"/>
    <w:uiPriority w:val="99"/>
    <w:unhideWhenUsed/>
    <w:rsid w:val="00627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11533"/>
    <w:pPr>
      <w:ind w:left="720"/>
      <w:contextualSpacing/>
    </w:pPr>
    <w:rPr>
      <w:sz w:val="24"/>
    </w:rPr>
  </w:style>
  <w:style w:type="paragraph" w:styleId="CommentText">
    <w:name w:val="annotation text"/>
    <w:basedOn w:val="Normal"/>
    <w:link w:val="CommentTextChar"/>
    <w:uiPriority w:val="99"/>
    <w:unhideWhenUsed/>
    <w:rsid w:val="00C115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1533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B03C05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3C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3C0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3C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C05"/>
    <w:rPr>
      <w:rFonts w:ascii="Segoe UI" w:hAnsi="Segoe UI" w:cs="Segoe UI"/>
      <w:sz w:val="18"/>
      <w:szCs w:val="18"/>
    </w:rPr>
  </w:style>
  <w:style w:type="paragraph" w:customStyle="1" w:styleId="TU-TableBullet">
    <w:name w:val="TU-Table Bullet"/>
    <w:basedOn w:val="TB-TableBody"/>
    <w:qFormat/>
    <w:rsid w:val="004D6822"/>
    <w:pPr>
      <w:numPr>
        <w:numId w:val="24"/>
      </w:numPr>
      <w:spacing w:line="200" w:lineRule="atLeast"/>
    </w:pPr>
    <w:rPr>
      <w:rFonts w:eastAsia="SimSun"/>
    </w:rPr>
  </w:style>
  <w:style w:type="paragraph" w:customStyle="1" w:styleId="TU2-TableBullet2">
    <w:name w:val="TU2-Table Bullet 2"/>
    <w:basedOn w:val="TU-TableBullet"/>
    <w:rsid w:val="004D6822"/>
    <w:pPr>
      <w:numPr>
        <w:ilvl w:val="1"/>
      </w:numPr>
    </w:pPr>
  </w:style>
  <w:style w:type="paragraph" w:customStyle="1" w:styleId="TU3-TableBullet3">
    <w:name w:val="TU3-Table Bullet 3"/>
    <w:basedOn w:val="TU2-TableBullet2"/>
    <w:rsid w:val="004D6822"/>
    <w:pPr>
      <w:numPr>
        <w:ilvl w:val="2"/>
      </w:numPr>
    </w:pPr>
    <w:rPr>
      <w:lang w:eastAsia="ja-JP"/>
    </w:rPr>
  </w:style>
  <w:style w:type="paragraph" w:customStyle="1" w:styleId="TU4-TableBullet4">
    <w:name w:val="TU4-Table Bullet 4"/>
    <w:basedOn w:val="TU3-TableBullet3"/>
    <w:qFormat/>
    <w:rsid w:val="004D6822"/>
    <w:pPr>
      <w:numPr>
        <w:ilvl w:val="3"/>
      </w:numPr>
      <w:tabs>
        <w:tab w:val="left" w:pos="1116"/>
      </w:tabs>
    </w:pPr>
  </w:style>
  <w:style w:type="paragraph" w:customStyle="1" w:styleId="docDCN">
    <w:name w:val="docDCN"/>
    <w:link w:val="docDCNChar"/>
    <w:qFormat/>
    <w:rsid w:val="00C317F7"/>
    <w:pPr>
      <w:spacing w:before="360" w:after="180" w:line="240" w:lineRule="auto"/>
    </w:pPr>
    <w:rPr>
      <w:rFonts w:ascii="Arial" w:eastAsia="Times New Roman" w:hAnsi="Arial" w:cs="Times New Roman"/>
      <w:sz w:val="24"/>
      <w:szCs w:val="20"/>
    </w:rPr>
  </w:style>
  <w:style w:type="character" w:customStyle="1" w:styleId="docDCNChar">
    <w:name w:val="docDCN Char"/>
    <w:link w:val="docDCN"/>
    <w:rsid w:val="00C317F7"/>
    <w:rPr>
      <w:rFonts w:ascii="Arial" w:eastAsia="Times New Roman" w:hAnsi="Arial" w:cs="Times New Roman"/>
      <w:sz w:val="24"/>
      <w:szCs w:val="20"/>
    </w:rPr>
  </w:style>
  <w:style w:type="character" w:customStyle="1" w:styleId="FooterBold">
    <w:name w:val="FooterBold"/>
    <w:uiPriority w:val="1"/>
    <w:rsid w:val="008B4FAB"/>
    <w:rPr>
      <w:b/>
    </w:rPr>
  </w:style>
  <w:style w:type="paragraph" w:customStyle="1" w:styleId="zFooter">
    <w:name w:val="zFooter"/>
    <w:link w:val="zFooterChar"/>
    <w:uiPriority w:val="2"/>
    <w:rsid w:val="008B4FAB"/>
    <w:pPr>
      <w:widowControl w:val="0"/>
      <w:pBdr>
        <w:top w:val="single" w:sz="4" w:space="1" w:color="auto"/>
      </w:pBdr>
      <w:tabs>
        <w:tab w:val="center" w:pos="4680"/>
        <w:tab w:val="right" w:pos="10080"/>
      </w:tabs>
      <w:spacing w:after="0" w:line="240" w:lineRule="atLeast"/>
      <w:ind w:left="-720" w:right="-720"/>
      <w:jc w:val="center"/>
    </w:pPr>
    <w:rPr>
      <w:rFonts w:ascii="Arial" w:eastAsia="SimSun" w:hAnsi="Arial" w:cs="Arial"/>
      <w:noProof/>
      <w:sz w:val="18"/>
      <w:szCs w:val="16"/>
      <w:lang w:eastAsia="ja-JP"/>
    </w:rPr>
  </w:style>
  <w:style w:type="character" w:customStyle="1" w:styleId="zFooterChar">
    <w:name w:val="zFooter Char"/>
    <w:basedOn w:val="FooterChar"/>
    <w:link w:val="zFooter"/>
    <w:uiPriority w:val="2"/>
    <w:rsid w:val="008B4FAB"/>
    <w:rPr>
      <w:rFonts w:ascii="Arial" w:eastAsia="SimSun" w:hAnsi="Arial" w:cs="Arial"/>
      <w:noProof/>
      <w:sz w:val="18"/>
      <w:szCs w:val="16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EC58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07FA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F6695"/>
    <w:pPr>
      <w:tabs>
        <w:tab w:val="left" w:pos="440"/>
        <w:tab w:val="right" w:leader="dot" w:pos="9350"/>
      </w:tabs>
      <w:spacing w:after="100"/>
      <w:ind w:hanging="180"/>
    </w:pPr>
    <w:rPr>
      <w:rFonts w:ascii="Arial" w:hAnsi="Arial" w:cs="Arial"/>
      <w:b/>
      <w:noProof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0F6695"/>
    <w:pPr>
      <w:tabs>
        <w:tab w:val="left" w:pos="880"/>
        <w:tab w:val="right" w:leader="dot" w:pos="8550"/>
      </w:tabs>
      <w:spacing w:after="100"/>
      <w:ind w:left="360" w:hanging="310"/>
    </w:pPr>
  </w:style>
  <w:style w:type="paragraph" w:styleId="TableofFigures">
    <w:name w:val="table of figures"/>
    <w:basedOn w:val="Normal"/>
    <w:next w:val="Normal"/>
    <w:uiPriority w:val="99"/>
    <w:unhideWhenUsed/>
    <w:rsid w:val="00107FAB"/>
    <w:pPr>
      <w:spacing w:after="0"/>
    </w:pPr>
  </w:style>
  <w:style w:type="paragraph" w:customStyle="1" w:styleId="T-TableTitle">
    <w:name w:val="T-Table Title"/>
    <w:qFormat/>
    <w:rsid w:val="00BC2EC7"/>
    <w:pPr>
      <w:keepNext/>
      <w:spacing w:before="240" w:after="120" w:line="240" w:lineRule="auto"/>
      <w:ind w:left="720"/>
    </w:pPr>
    <w:rPr>
      <w:rFonts w:ascii="Arial" w:eastAsia="Times New Roman" w:hAnsi="Arial" w:cs="Arial"/>
      <w:b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7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76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5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0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9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8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7605EF9465F4C3C81600DEE06E446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D263ED-7796-45A3-B682-22C4DE6A8C0F}"/>
      </w:docPartPr>
      <w:docPartBody>
        <w:p w:rsidR="00D14E0E" w:rsidRDefault="00D14E0E" w:rsidP="00D14E0E">
          <w:pPr>
            <w:pStyle w:val="C7605EF9465F4C3C81600DEE06E446F9"/>
          </w:pPr>
          <w:r>
            <w:t xml:space="preserve">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E0E"/>
    <w:rsid w:val="004576A5"/>
    <w:rsid w:val="00AF244B"/>
    <w:rsid w:val="00B53DEB"/>
    <w:rsid w:val="00D14E0E"/>
    <w:rsid w:val="00F63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7605EF9465F4C3C81600DEE06E446F9">
    <w:name w:val="C7605EF9465F4C3C81600DEE06E446F9"/>
    <w:rsid w:val="00D14E0E"/>
  </w:style>
  <w:style w:type="paragraph" w:customStyle="1" w:styleId="2CD3E05E486A4E4F8A8B6DB42416C169">
    <w:name w:val="2CD3E05E486A4E4F8A8B6DB42416C169"/>
    <w:rsid w:val="00D14E0E"/>
  </w:style>
  <w:style w:type="paragraph" w:customStyle="1" w:styleId="AC1D5D4E6B9D44C88277C741216AE94D">
    <w:name w:val="AC1D5D4E6B9D44C88277C741216AE94D"/>
    <w:rsid w:val="00D14E0E"/>
  </w:style>
  <w:style w:type="character" w:styleId="PlaceholderText">
    <w:name w:val="Placeholder Text"/>
    <w:basedOn w:val="DefaultParagraphFont"/>
    <w:uiPriority w:val="99"/>
    <w:semiHidden/>
    <w:rsid w:val="00D14E0E"/>
    <w:rPr>
      <w:color w:val="808080"/>
    </w:rPr>
  </w:style>
  <w:style w:type="paragraph" w:customStyle="1" w:styleId="4B9E1281902A4798A303EDE80ECCA0C3">
    <w:name w:val="4B9E1281902A4798A303EDE80ECCA0C3"/>
    <w:rsid w:val="00D14E0E"/>
  </w:style>
  <w:style w:type="paragraph" w:customStyle="1" w:styleId="0CBDEB0C33A641BCB6AD7F136582782B">
    <w:name w:val="0CBDEB0C33A641BCB6AD7F136582782B"/>
    <w:rsid w:val="00D14E0E"/>
  </w:style>
  <w:style w:type="paragraph" w:customStyle="1" w:styleId="B82BC1C06CDB4014AEB25C332187AC1D">
    <w:name w:val="B82BC1C06CDB4014AEB25C332187AC1D"/>
    <w:rsid w:val="00D14E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C48A3-0B8A-436F-8E78-67128ED0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1724</Words>
  <Characters>9830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momna ali</dc:creator>
  <cp:keywords/>
  <dc:description/>
  <cp:lastModifiedBy>momna ali</cp:lastModifiedBy>
  <cp:revision>4</cp:revision>
  <cp:lastPrinted>2018-11-07T07:41:00Z</cp:lastPrinted>
  <dcterms:created xsi:type="dcterms:W3CDTF">2018-11-07T07:32:00Z</dcterms:created>
  <dcterms:modified xsi:type="dcterms:W3CDTF">2018-11-07T08:03:00Z</dcterms:modified>
</cp:coreProperties>
</file>